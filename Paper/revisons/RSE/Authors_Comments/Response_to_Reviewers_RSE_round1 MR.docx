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67DAB" w14:textId="77777777" w:rsidR="00067FE9" w:rsidRDefault="00000000">
      <w:pPr>
        <w:pStyle w:val="Ttulo1"/>
      </w:pPr>
      <w:r>
        <w:t>Response to Reviewers</w:t>
      </w:r>
    </w:p>
    <w:p w14:paraId="27DFC032" w14:textId="77777777" w:rsidR="00067FE9" w:rsidRDefault="00067FE9"/>
    <w:p w14:paraId="4DDD050C" w14:textId="2A53017A" w:rsidR="00067FE9" w:rsidRDefault="00000000">
      <w:r w:rsidRPr="00BB3161">
        <w:rPr>
          <w:b/>
          <w:bCs/>
        </w:rPr>
        <w:t>Manuscript title</w:t>
      </w:r>
      <w:r w:rsidR="00BB3161" w:rsidRPr="00BB3161">
        <w:rPr>
          <w:b/>
          <w:bCs/>
        </w:rPr>
        <w:t>:</w:t>
      </w:r>
      <w:r>
        <w:t xml:space="preserve"> Heatwave impacts on intertidal seagrass reflectance: from laboratory experiment to satellite mapping of seagrass heat shock index</w:t>
      </w:r>
    </w:p>
    <w:p w14:paraId="331770C1" w14:textId="048AA930" w:rsidR="00067FE9" w:rsidRDefault="00000000">
      <w:r w:rsidRPr="00BB3161">
        <w:rPr>
          <w:b/>
          <w:bCs/>
        </w:rPr>
        <w:t>Authors:</w:t>
      </w:r>
      <w:r>
        <w:t xml:space="preserve"> </w:t>
      </w:r>
      <w:r w:rsidR="00BB3161">
        <w:t xml:space="preserve">Oiry S., Davies B.F.R., Rosa P., </w:t>
      </w:r>
      <w:proofErr w:type="spellStart"/>
      <w:r w:rsidR="00BB3161">
        <w:t>Debly</w:t>
      </w:r>
      <w:proofErr w:type="spellEnd"/>
      <w:r w:rsidR="00BB3161">
        <w:t xml:space="preserve"> A., </w:t>
      </w:r>
      <w:proofErr w:type="spellStart"/>
      <w:r w:rsidR="00BB3161">
        <w:t>Zoffoli</w:t>
      </w:r>
      <w:proofErr w:type="spellEnd"/>
      <w:r w:rsidR="00BB3161">
        <w:t xml:space="preserve">., </w:t>
      </w:r>
      <w:proofErr w:type="spellStart"/>
      <w:r w:rsidR="00BB3161">
        <w:t>Barillé</w:t>
      </w:r>
      <w:proofErr w:type="spellEnd"/>
      <w:r w:rsidR="00BB3161">
        <w:t xml:space="preserve"> A-L., Harin N., Roman M., </w:t>
      </w:r>
      <w:proofErr w:type="spellStart"/>
      <w:r w:rsidR="00BB3161">
        <w:t>Gernez</w:t>
      </w:r>
      <w:proofErr w:type="spellEnd"/>
      <w:r w:rsidR="00BB3161">
        <w:t xml:space="preserve"> P. &amp; </w:t>
      </w:r>
      <w:proofErr w:type="spellStart"/>
      <w:r w:rsidR="00BB3161">
        <w:t>Barillé</w:t>
      </w:r>
      <w:proofErr w:type="spellEnd"/>
      <w:r w:rsidR="00BB3161">
        <w:t xml:space="preserve"> L.</w:t>
      </w:r>
    </w:p>
    <w:p w14:paraId="254D7C53" w14:textId="31EAFCA8" w:rsidR="00067FE9" w:rsidRDefault="00000000">
      <w:r w:rsidRPr="00BB3161">
        <w:rPr>
          <w:b/>
          <w:bCs/>
        </w:rPr>
        <w:t>Journal:</w:t>
      </w:r>
      <w:r w:rsidR="00BB3161">
        <w:t xml:space="preserve"> </w:t>
      </w:r>
      <w:r>
        <w:t>Remote Sensing of Environment</w:t>
      </w:r>
    </w:p>
    <w:p w14:paraId="28A73852" w14:textId="77777777" w:rsidR="00067FE9" w:rsidRDefault="00000000">
      <w:pPr>
        <w:pStyle w:val="Ttulo2"/>
      </w:pPr>
      <w:r>
        <w:t>Reviewer #1</w:t>
      </w:r>
    </w:p>
    <w:p w14:paraId="1C23E23B" w14:textId="34CE78C3" w:rsidR="005B0D5E" w:rsidRPr="00241F7A" w:rsidRDefault="005B0D5E" w:rsidP="005B0D5E">
      <w:pPr>
        <w:rPr>
          <w:b/>
          <w:bCs/>
        </w:rPr>
      </w:pPr>
      <w:r w:rsidRPr="00241F7A">
        <w:rPr>
          <w:b/>
          <w:bCs/>
        </w:rPr>
        <w:t xml:space="preserve">This manuscript studied the heatwave impacts on intertidal seagrass </w:t>
      </w:r>
      <w:proofErr w:type="gramStart"/>
      <w:r w:rsidRPr="00241F7A">
        <w:rPr>
          <w:b/>
          <w:bCs/>
        </w:rPr>
        <w:t>reflectance,  and</w:t>
      </w:r>
      <w:proofErr w:type="gramEnd"/>
      <w:r w:rsidRPr="00241F7A">
        <w:rPr>
          <w:b/>
          <w:bCs/>
        </w:rPr>
        <w:t xml:space="preserve"> revealed the reduction in reflectance in green and NIR regions. It developed a new spectral index, Seagrass Heat Shock Index (SHSI), to detect heatwave-induced leaf browning. Then, the SHSI was applied to Sentinel-2 MSI satellite data to analyze the heatwave impacts on intertidal seagrass reflectance during a heatwave event in September 2021 in a seagrass meadow near Quiberon. Overall, this manuscript has certain novelty and practical value</w:t>
      </w:r>
      <w:r w:rsidR="00241F7A" w:rsidRPr="00241F7A">
        <w:rPr>
          <w:b/>
          <w:bCs/>
        </w:rPr>
        <w:t xml:space="preserve">. </w:t>
      </w:r>
    </w:p>
    <w:p w14:paraId="08F8E8D6" w14:textId="515260EE" w:rsidR="00241F7A" w:rsidRDefault="00241F7A" w:rsidP="00241F7A">
      <w:r w:rsidRPr="00241F7A">
        <w:t>We sincerely thank Reviewer #1 for their detailed and constructive feedback, which has greatly contributed to improving the clarity, rigor, and overall structure of our manuscript. The reviewer’s comments led to significant methodological clarifications, refinement of the SHSI definition, and improved presentation of figures and interpretations. We are particularly grateful for the insightful remarks on spectral band selection and the ecological relevance of our findings, which helped us strengthen both the theoretical and applied value of the study.</w:t>
      </w:r>
      <w:r>
        <w:t xml:space="preserve"> </w:t>
      </w:r>
      <w:r w:rsidRPr="00241F7A">
        <w:t>Below, the reviewers can find detailed, point-by-point responses to every comment, indicating where changes were implemented.</w:t>
      </w:r>
    </w:p>
    <w:p w14:paraId="32287629" w14:textId="6F64CC27" w:rsidR="00067FE9" w:rsidRPr="00241F7A" w:rsidRDefault="00000000" w:rsidP="00241F7A">
      <w:pPr>
        <w:pStyle w:val="Prrafodelista"/>
        <w:numPr>
          <w:ilvl w:val="0"/>
          <w:numId w:val="17"/>
        </w:numPr>
        <w:rPr>
          <w:b/>
          <w:bCs/>
        </w:rPr>
      </w:pPr>
      <w:r w:rsidRPr="00241F7A">
        <w:rPr>
          <w:b/>
          <w:bCs/>
        </w:rPr>
        <w:t xml:space="preserve">1: This manuscript described that heatwaves reduce seagrass reflectance, especially in green and NIR regions. From Figure 6, </w:t>
      </w:r>
      <w:proofErr w:type="gramStart"/>
      <w:r w:rsidRPr="00241F7A">
        <w:rPr>
          <w:b/>
          <w:bCs/>
        </w:rPr>
        <w:t>it can be seen that this</w:t>
      </w:r>
      <w:proofErr w:type="gramEnd"/>
      <w:r w:rsidRPr="00241F7A">
        <w:rPr>
          <w:b/>
          <w:bCs/>
        </w:rPr>
        <w:t xml:space="preserve"> description is not accurate enough, and the long wavelength part of near-infrared (910–1000 nm) remains basically unchanged. So, the original description can be modified to 'red edge and </w:t>
      </w:r>
      <w:proofErr w:type="gramStart"/>
      <w:r w:rsidRPr="00241F7A">
        <w:rPr>
          <w:b/>
          <w:bCs/>
        </w:rPr>
        <w:t>short wave</w:t>
      </w:r>
      <w:proofErr w:type="gramEnd"/>
      <w:r w:rsidRPr="00241F7A">
        <w:rPr>
          <w:b/>
          <w:bCs/>
        </w:rPr>
        <w:t xml:space="preserve"> portion of near-infrared (710–910 nm)'.</w:t>
      </w:r>
    </w:p>
    <w:p w14:paraId="4FAEBBA6" w14:textId="6D9B2760" w:rsidR="00BD7680" w:rsidRDefault="00BD7680" w:rsidP="00BD7680">
      <w:r>
        <w:t>We thank the reviewer for this helpful observation. We agree that our initial description of reflectance decline in the near-infrared (NIR) region was too broad. As correctly pointed out,</w:t>
      </w:r>
      <w:r w:rsidR="000B344B">
        <w:t xml:space="preserve"> because spectral signatures have been standardized,</w:t>
      </w:r>
      <w:r>
        <w:t xml:space="preserve"> the long-wavelength portion of the NIR (910–1000 nm) remained relatively stable during the experiment (see Figure 6), while the most pronounced decline occurred in the red-edge and the short-wave portion of the NIR (710–910 nm).</w:t>
      </w:r>
    </w:p>
    <w:p w14:paraId="30B404EA" w14:textId="7F34C58A" w:rsidR="00BD7680" w:rsidRDefault="00BD7680" w:rsidP="00BD7680">
      <w:r>
        <w:t xml:space="preserve">Accordingly, we have </w:t>
      </w:r>
      <w:r w:rsidR="00086174">
        <w:t>changed</w:t>
      </w:r>
      <w:r>
        <w:t xml:space="preserve"> the text in the Results </w:t>
      </w:r>
      <w:r w:rsidRPr="00FF2058">
        <w:t>section (</w:t>
      </w:r>
      <w:commentRangeStart w:id="0"/>
      <w:r w:rsidRPr="00FF2058">
        <w:t xml:space="preserve">lines </w:t>
      </w:r>
      <w:r w:rsidR="00FF2058" w:rsidRPr="00FF2058">
        <w:t>326</w:t>
      </w:r>
      <w:r w:rsidRPr="00FF2058">
        <w:t>–</w:t>
      </w:r>
      <w:r w:rsidR="00FF2058" w:rsidRPr="00FF2058">
        <w:t>329</w:t>
      </w:r>
      <w:commentRangeEnd w:id="0"/>
      <w:r w:rsidR="00AF2FC2">
        <w:rPr>
          <w:rStyle w:val="Refdecomentario"/>
        </w:rPr>
        <w:commentReference w:id="0"/>
      </w:r>
      <w:r w:rsidRPr="00FF2058">
        <w:t>):</w:t>
      </w:r>
    </w:p>
    <w:p w14:paraId="5549CA9A" w14:textId="7E681B81" w:rsidR="00067FE9" w:rsidRPr="00BD7680" w:rsidRDefault="00BD7680" w:rsidP="00BD7680">
      <w:pPr>
        <w:rPr>
          <w:i/>
          <w:iCs/>
        </w:rPr>
      </w:pPr>
      <w:r>
        <w:rPr>
          <w:i/>
          <w:iCs/>
        </w:rPr>
        <w:lastRenderedPageBreak/>
        <w:t>“</w:t>
      </w:r>
      <w:r w:rsidRPr="00BD7680">
        <w:rPr>
          <w:i/>
          <w:iCs/>
        </w:rPr>
        <w:t>A drastic decrease was then observed during days 2 and 3 across all wavelengths, particularly in the green–yellow spectral region (500–650 nm) and in the red-edge and short-wave portion of the near-infrared (710–910 nm).</w:t>
      </w:r>
      <w:r>
        <w:rPr>
          <w:i/>
          <w:iCs/>
        </w:rPr>
        <w:t>”</w:t>
      </w:r>
      <w:r>
        <w:br/>
      </w:r>
    </w:p>
    <w:p w14:paraId="143945FB" w14:textId="0D7DDCB4" w:rsidR="00FE1FE9" w:rsidRPr="00811CB9" w:rsidRDefault="00000000" w:rsidP="00811CB9">
      <w:pPr>
        <w:pStyle w:val="Listaconvietas"/>
        <w:rPr>
          <w:b/>
          <w:bCs/>
        </w:rPr>
      </w:pPr>
      <w:r w:rsidRPr="00811CB9">
        <w:rPr>
          <w:b/>
          <w:bCs/>
        </w:rPr>
        <w:t xml:space="preserve">2: </w:t>
      </w:r>
      <w:r w:rsidR="00480BF7" w:rsidRPr="00811CB9">
        <w:rPr>
          <w:b/>
          <w:bCs/>
        </w:rPr>
        <w:t>The definition of SHSI is introduced as the reflection line height at 740 nm, compared to the 560 - 842 nm baseline. But there is no explanation for why these three bands were chosen. Firstly, choosing the red edge band of 740nm is quite reasonable, as the two spectra of the controlled and treated seagrass have the greatest difference around 740nm. However, why choosing 560 and 842nm is debatable. Firstly, regarding the selection of the wavelength band at the right endpoint of the SHSI baseline, Figure 6 shows that after 910nm, the spectra of the two seagrasses are relatively close, so choosing a longer wavelength is better. Sentinel-2 satellite has a longer wavelength of 865nm, which should be better than 842nm. For the selection of the band at the left endpoint of the SHSI baseline, because the heat wave affects the simultaneous decrease of the green and red edge bands of brown seagrass, choosing the green band (560nm) as the left endpoint of the SHSI baseline will reduce the difference in SHSI between green and brown seagrass. Considering that the reflectance of brown and green seagrass varies very little in the blue light band, using the blue light band (490nm) as the left endpoint of the SHSI baseline will amplify the difference in SHSI between green and brown seagrass. Therefore, replacing 842nm and 560nm by 865nm and 490nm should have better performance in distinguishing between brown and green seagrass.</w:t>
      </w:r>
    </w:p>
    <w:p w14:paraId="75C4524D" w14:textId="77777777" w:rsidR="00FE1FE9" w:rsidRPr="00FE1FE9" w:rsidRDefault="00FE1FE9" w:rsidP="00FE1FE9">
      <w:r w:rsidRPr="00FE1FE9">
        <w:t>We thank the reviewer for this constructive comment and for suggesting improvements to the selection of spectral bands used in the definition of the Seagrass Heat Shock Index (SHSI).</w:t>
      </w:r>
    </w:p>
    <w:p w14:paraId="07963A67" w14:textId="4A337517" w:rsidR="00FE1FE9" w:rsidRPr="00FE1FE9" w:rsidRDefault="00FE1FE9" w:rsidP="00FE1FE9">
      <w:r w:rsidRPr="00FE1FE9">
        <w:t xml:space="preserve">As the reviewer notes, the 740 nm red-edge band was chosen because it corresponds to the strongest divergence between impacted and non-impacted seagrass (Figure 6). </w:t>
      </w:r>
      <w:r w:rsidR="00086174" w:rsidRPr="00086174">
        <w:t>Based on the reviewer’s recommendation, we redefined the SHSI as follows:</w:t>
      </w:r>
    </w:p>
    <w:p w14:paraId="294B4096" w14:textId="4352B0C4" w:rsidR="00FE1FE9" w:rsidRPr="00FE1FE9" w:rsidRDefault="00FE1FE9" w:rsidP="00FE1FE9">
      <w:pPr>
        <w:numPr>
          <w:ilvl w:val="0"/>
          <w:numId w:val="10"/>
        </w:numPr>
      </w:pPr>
      <w:r w:rsidRPr="00FE1FE9">
        <w:rPr>
          <w:b/>
          <w:bCs/>
        </w:rPr>
        <w:t>Right baseline endpoint</w:t>
      </w:r>
      <w:r w:rsidRPr="00FE1FE9">
        <w:t xml:space="preserve"> — We agree that the original choice of 842 nm was suboptimal, since beyond ~910 nm the spectra of impacted and non-impacted seagrass converge. Using 865 nm (Sentinel-2 band B8a) as the right endpoint provides a stronger baseline definition</w:t>
      </w:r>
      <w:r>
        <w:t xml:space="preserve">, as </w:t>
      </w:r>
      <w:proofErr w:type="gramStart"/>
      <w:r>
        <w:t>its</w:t>
      </w:r>
      <w:proofErr w:type="gramEnd"/>
      <w:r>
        <w:t xml:space="preserve"> not influenced by the impacted or unimpacted nature of the spectral signature,</w:t>
      </w:r>
      <w:r w:rsidRPr="00FE1FE9">
        <w:t xml:space="preserve"> and maintains consistency with multispectral sensors.</w:t>
      </w:r>
    </w:p>
    <w:p w14:paraId="46F972B0" w14:textId="047820CE" w:rsidR="00FE1FE9" w:rsidRPr="00FE1FE9" w:rsidRDefault="00FE1FE9" w:rsidP="00FE1FE9">
      <w:pPr>
        <w:numPr>
          <w:ilvl w:val="0"/>
          <w:numId w:val="10"/>
        </w:numPr>
      </w:pPr>
      <w:r w:rsidRPr="00FE1FE9">
        <w:rPr>
          <w:b/>
          <w:bCs/>
        </w:rPr>
        <w:t>Left baseline endpoint</w:t>
      </w:r>
      <w:r w:rsidRPr="00FE1FE9">
        <w:t xml:space="preserve"> — In the original definition, 560 nm (green band) was selected to align with Sentinel-2 band B3. However, as shown in Figure 6, impacted seagrass exhibits a decrease in reflectance at 560 nm, whereas impacted and non-impacted seagrass show very similar reflectance in the blue (around 490 nm, Sentinel-2 band B2). By using 490 nm instead of 560 nm, the baseline is anchored in </w:t>
      </w:r>
      <w:r w:rsidRPr="00FE1FE9">
        <w:lastRenderedPageBreak/>
        <w:t>a region where reflectance remains largely unaffected by heatwave stress, thereby amplifying the contrast with the depressed red-edge reflectance of stressed seagrass.</w:t>
      </w:r>
    </w:p>
    <w:p w14:paraId="7628641B" w14:textId="2844189C" w:rsidR="00FE1FE9" w:rsidRDefault="00FE1FE9">
      <w:r w:rsidRPr="00FE1FE9">
        <w:t xml:space="preserve">With these modifications, </w:t>
      </w:r>
      <w:r>
        <w:t xml:space="preserve">the green band </w:t>
      </w:r>
      <w:r w:rsidR="00D3783B">
        <w:t>is</w:t>
      </w:r>
      <w:r>
        <w:t xml:space="preserve"> available to be incorporated into the equation and</w:t>
      </w:r>
      <w:r w:rsidR="00D3783B">
        <w:t>,</w:t>
      </w:r>
      <w:r>
        <w:t xml:space="preserve"> therefore</w:t>
      </w:r>
      <w:r w:rsidR="00D3783B">
        <w:t>,</w:t>
      </w:r>
      <w:r>
        <w:t xml:space="preserve"> </w:t>
      </w:r>
      <w:r w:rsidRPr="00FE1FE9">
        <w:t>the SHSI no longer relies solely on the difference between the red-edge signal and its linear interpolation. The updated formulation integrates both the red-edge (740 nm) and the green region</w:t>
      </w:r>
      <w:r>
        <w:t xml:space="preserve"> (560 nm)</w:t>
      </w:r>
      <w:r w:rsidRPr="00FE1FE9">
        <w:t xml:space="preserve"> of the spectrum, increasing its sensitivity to stress-induced changes in reflectance.</w:t>
      </w:r>
      <w:r w:rsidR="005B0D5E">
        <w:t xml:space="preserve"> </w:t>
      </w:r>
    </w:p>
    <w:p w14:paraId="3D380BB4" w14:textId="77777777" w:rsidR="00FE1FE9" w:rsidRDefault="00FE1FE9" w:rsidP="00FE1FE9">
      <w:r w:rsidRPr="00FE1FE9">
        <w:t>The revised equation is now defined as:</w:t>
      </w:r>
    </w:p>
    <w:bookmarkStart w:id="1" w:name="eq-SDI"/>
    <w:p w14:paraId="7D10BD60" w14:textId="0E6F431F" w:rsidR="00904A60" w:rsidRPr="00904A60" w:rsidRDefault="00000000" w:rsidP="00FE1FE9">
      <w:pPr>
        <w:pStyle w:val="Textoindependiente"/>
      </w:pPr>
      <m:oMathPara>
        <m:oMath>
          <m:m>
            <m:mPr>
              <m:plcHide m:val="1"/>
              <m:mcs>
                <m:mc>
                  <m:mcPr>
                    <m:count m:val="1"/>
                    <m:mcJc m:val="right"/>
                  </m:mcPr>
                </m:mc>
                <m:mc>
                  <m:mcPr>
                    <m:count m:val="1"/>
                    <m:mcJc m:val="left"/>
                  </m:mcPr>
                </m:mc>
              </m:mcs>
              <m:ctrlPr>
                <w:rPr>
                  <w:rFonts w:ascii="Cambria Math" w:hAnsi="Cambria Math"/>
                </w:rPr>
              </m:ctrlPr>
            </m:mPr>
            <m:mr>
              <m:e>
                <m:r>
                  <m:rPr>
                    <m:sty m:val="p"/>
                  </m:rPr>
                  <w:rPr>
                    <w:rFonts w:ascii="Cambria Math" w:hAnsi="Cambria Math"/>
                  </w:rPr>
                  <m:t>SHSI</m:t>
                </m:r>
              </m:e>
              <m:e>
                <m:r>
                  <m:rPr>
                    <m:sty m:val="p"/>
                  </m:rPr>
                  <w:rPr>
                    <w:rFonts w:ascii="Cambria Math" w:hAnsi="Cambria Math"/>
                  </w:rPr>
                  <m:t>=</m:t>
                </m:r>
                <m:r>
                  <w:rPr>
                    <w:rFonts w:ascii="Cambria Math" w:hAnsi="Cambria Math"/>
                  </w:rPr>
                  <m:t>LH</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green</m:t>
                        </m:r>
                      </m:sub>
                    </m:sSub>
                  </m:e>
                </m:d>
                <m:r>
                  <m:rPr>
                    <m:sty m:val="p"/>
                  </m:rPr>
                  <w:rPr>
                    <w:rFonts w:ascii="Cambria Math" w:hAnsi="Cambria Math"/>
                  </w:rPr>
                  <m:t>+</m:t>
                </m:r>
                <m:r>
                  <w:rPr>
                    <w:rFonts w:ascii="Cambria Math" w:hAnsi="Cambria Math"/>
                  </w:rPr>
                  <m:t>LH</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RE</m:t>
                        </m:r>
                      </m:sub>
                    </m:sSub>
                  </m:e>
                </m:d>
              </m:e>
            </m:mr>
            <m:mr>
              <m:e>
                <m:r>
                  <m:rPr>
                    <m:sty m:val="p"/>
                  </m:rPr>
                  <w:rPr>
                    <w:rFonts w:ascii="Cambria Math" w:hAnsi="Cambria Math"/>
                  </w:rPr>
                  <m:t>LH</m:t>
                </m:r>
                <m:d>
                  <m:dPr>
                    <m:ctrlPr>
                      <w:rPr>
                        <w:rFonts w:ascii="Cambria Math" w:hAnsi="Cambria Math"/>
                      </w:rPr>
                    </m:ctrlPr>
                  </m:dPr>
                  <m:e>
                    <m:sSub>
                      <m:sSubPr>
                        <m:ctrlPr>
                          <w:rPr>
                            <w:rFonts w:ascii="Cambria Math" w:hAnsi="Cambria Math"/>
                          </w:rPr>
                        </m:ctrlPr>
                      </m:sSubPr>
                      <m:e>
                        <m:r>
                          <m:rPr>
                            <m:sty m:val="p"/>
                          </m:rPr>
                          <w:rPr>
                            <w:rFonts w:ascii="Cambria Math" w:hAnsi="Cambria Math"/>
                          </w:rPr>
                          <m:t>λ</m:t>
                        </m:r>
                      </m:e>
                      <m:sub>
                        <m:r>
                          <m:rPr>
                            <m:sty m:val="p"/>
                          </m:rPr>
                          <w:rPr>
                            <w:rFonts w:ascii="Cambria Math" w:hAnsi="Cambria Math"/>
                          </w:rPr>
                          <m:t>i</m:t>
                        </m:r>
                      </m:sub>
                    </m:sSub>
                  </m:e>
                </m:d>
              </m:e>
              <m:e>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1</m:t>
                        </m:r>
                      </m:sub>
                    </m:sSub>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num>
                  <m:den>
                    <m:sSub>
                      <m:sSubPr>
                        <m:ctrlPr>
                          <w:rPr>
                            <w:rFonts w:ascii="Cambria Math" w:hAnsi="Cambria Math"/>
                          </w:rPr>
                        </m:ctrlPr>
                      </m:sSubPr>
                      <m:e>
                        <m:r>
                          <w:rPr>
                            <w:rFonts w:ascii="Cambria Math" w:hAnsi="Cambria Math"/>
                          </w:rPr>
                          <m:t>λ</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den>
                </m:f>
                <m:d>
                  <m:dPr>
                    <m:begChr m:val="["/>
                    <m:endChr m:val="]"/>
                    <m:ctrlPr>
                      <w:rPr>
                        <w:rFonts w:ascii="Cambria Math" w:hAnsi="Cambria Math"/>
                      </w:rPr>
                    </m:ctrlPr>
                  </m:dPr>
                  <m:e>
                    <m:sSup>
                      <m:sSupPr>
                        <m:ctrlPr>
                          <w:rPr>
                            <w:rFonts w:ascii="Cambria Math" w:hAnsi="Cambria Math"/>
                          </w:rPr>
                        </m:ctrlPr>
                      </m:sSupPr>
                      <m:e>
                        <m:r>
                          <w:rPr>
                            <w:rFonts w:ascii="Cambria Math" w:hAnsi="Cambria Math"/>
                          </w:rPr>
                          <m:t>R</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2</m:t>
                            </m:r>
                          </m:sub>
                        </m:sSub>
                      </m:e>
                    </m:d>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1</m:t>
                            </m:r>
                          </m:sub>
                        </m:sSub>
                      </m:e>
                    </m:d>
                  </m:e>
                </m:d>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sub>
                    </m:sSub>
                  </m:e>
                </m:d>
              </m:e>
            </m:mr>
            <m:mr>
              <m:e/>
              <m:e/>
            </m:mr>
          </m:m>
        </m:oMath>
      </m:oMathPara>
      <w:bookmarkEnd w:id="1"/>
    </w:p>
    <w:p w14:paraId="420DE164" w14:textId="3C259303" w:rsidR="00FE1FE9" w:rsidRDefault="00FE1FE9" w:rsidP="00FE1FE9">
      <w:pPr>
        <w:pStyle w:val="Textoindependiente"/>
      </w:pPr>
    </w:p>
    <w:p w14:paraId="1F0587FD" w14:textId="7F802B01" w:rsidR="00FE1FE9" w:rsidRPr="00FE1FE9" w:rsidRDefault="00FE1FE9" w:rsidP="00FE1FE9">
      <w:pPr>
        <w:pStyle w:val="FirstParagraph"/>
      </w:pPr>
      <w:r>
        <w:t>where</w:t>
      </w:r>
      <m:oMath>
        <m:r>
          <w:rPr>
            <w:rFonts w:ascii="Cambria Math" w:hAnsi="Cambria Math"/>
          </w:rPr>
          <m:t xml:space="preserve"> </m:t>
        </m:r>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rsidR="00534261">
        <w:rPr>
          <w:rFonts w:eastAsiaTheme="minorEastAsia"/>
        </w:rPr>
        <w:t xml:space="preserve"> is the</w:t>
      </w:r>
      <w:r>
        <w:t xml:space="preserve"> </w:t>
      </w:r>
      <w:r w:rsidR="00534261">
        <w:t xml:space="preserve">min-max standardized reflectance, </w:t>
      </w:r>
      <m:oMath>
        <m:sSub>
          <m:sSubPr>
            <m:ctrlPr>
              <w:rPr>
                <w:rFonts w:ascii="Cambria Math" w:hAnsi="Cambria Math"/>
              </w:rPr>
            </m:ctrlPr>
          </m:sSubPr>
          <m:e>
            <m:r>
              <w:rPr>
                <w:rFonts w:ascii="Cambria Math" w:hAnsi="Cambria Math"/>
              </w:rPr>
              <m:t>λ</m:t>
            </m:r>
          </m:e>
          <m:sub>
            <m:r>
              <w:rPr>
                <w:rFonts w:ascii="Cambria Math" w:hAnsi="Cambria Math"/>
              </w:rPr>
              <m:t>1</m:t>
            </m:r>
          </m:sub>
        </m:sSub>
      </m:oMath>
      <w:r>
        <w:t xml:space="preserve"> = 490</w:t>
      </w:r>
      <w:r w:rsidR="00534261">
        <w:t>,</w:t>
      </w:r>
      <w:r>
        <w:t xml:space="preserve"> </w:t>
      </w:r>
      <m:oMath>
        <m:sSub>
          <m:sSubPr>
            <m:ctrlPr>
              <w:rPr>
                <w:rFonts w:ascii="Cambria Math" w:hAnsi="Cambria Math"/>
              </w:rPr>
            </m:ctrlPr>
          </m:sSubPr>
          <m:e>
            <m:r>
              <w:rPr>
                <w:rFonts w:ascii="Cambria Math" w:hAnsi="Cambria Math"/>
              </w:rPr>
              <m:t>λ</m:t>
            </m:r>
          </m:e>
          <m:sub>
            <m:r>
              <w:rPr>
                <w:rFonts w:ascii="Cambria Math" w:hAnsi="Cambria Math"/>
              </w:rPr>
              <m:t>2</m:t>
            </m:r>
          </m:sub>
        </m:sSub>
      </m:oMath>
      <w:r>
        <w:t xml:space="preserve"> = 865</w:t>
      </w:r>
      <w:r w:rsidR="00534261">
        <w:t xml:space="preserve">, </w:t>
      </w:r>
      <m:oMath>
        <m:sSub>
          <m:sSubPr>
            <m:ctrlPr>
              <w:rPr>
                <w:rFonts w:ascii="Cambria Math" w:hAnsi="Cambria Math"/>
              </w:rPr>
            </m:ctrlPr>
          </m:sSubPr>
          <m:e>
            <m:r>
              <w:rPr>
                <w:rFonts w:ascii="Cambria Math" w:hAnsi="Cambria Math"/>
              </w:rPr>
              <m:t>λ</m:t>
            </m:r>
          </m:e>
          <m:sub>
            <m:r>
              <w:rPr>
                <w:rFonts w:ascii="Cambria Math" w:hAnsi="Cambria Math"/>
              </w:rPr>
              <m:t>green</m:t>
            </m:r>
          </m:sub>
        </m:sSub>
      </m:oMath>
      <w:r w:rsidR="00534261">
        <w:t xml:space="preserve"> = 560 and </w:t>
      </w:r>
      <m:oMath>
        <m:sSub>
          <m:sSubPr>
            <m:ctrlPr>
              <w:rPr>
                <w:rFonts w:ascii="Cambria Math" w:hAnsi="Cambria Math"/>
              </w:rPr>
            </m:ctrlPr>
          </m:sSubPr>
          <m:e>
            <m:r>
              <w:rPr>
                <w:rFonts w:ascii="Cambria Math" w:hAnsi="Cambria Math"/>
              </w:rPr>
              <m:t>λ</m:t>
            </m:r>
          </m:e>
          <m:sub>
            <m:r>
              <w:rPr>
                <w:rFonts w:ascii="Cambria Math" w:hAnsi="Cambria Math"/>
              </w:rPr>
              <m:t>RE</m:t>
            </m:r>
          </m:sub>
        </m:sSub>
      </m:oMath>
      <w:r w:rsidR="00534261">
        <w:t xml:space="preserve"> = 740.</w:t>
      </w:r>
    </w:p>
    <w:p w14:paraId="26BC2804" w14:textId="17F08BDD" w:rsidR="00FE1FE9" w:rsidRDefault="00FE1FE9" w:rsidP="00D3783B">
      <w:r w:rsidRPr="00FE1FE9">
        <w:t>We have updated the Methods section (</w:t>
      </w:r>
      <w:r w:rsidR="00D3783B">
        <w:t xml:space="preserve">section </w:t>
      </w:r>
      <w:proofErr w:type="gramStart"/>
      <w:r>
        <w:t>2</w:t>
      </w:r>
      <w:r w:rsidRPr="00FE1FE9">
        <w:t>.1.3.2</w:t>
      </w:r>
      <w:r w:rsidR="00D3783B">
        <w:t xml:space="preserve"> ;</w:t>
      </w:r>
      <w:proofErr w:type="gramEnd"/>
      <w:r w:rsidR="00D3783B">
        <w:t xml:space="preserve"> </w:t>
      </w:r>
      <w:r w:rsidR="00D3783B" w:rsidRPr="00FF2058">
        <w:t xml:space="preserve">lines </w:t>
      </w:r>
      <w:r w:rsidR="00FF2058">
        <w:t>215-233</w:t>
      </w:r>
      <w:r w:rsidRPr="00FE1FE9">
        <w:t xml:space="preserve">) to reflect this adjustment and to clarify that the new SHSI formulation </w:t>
      </w:r>
      <w:proofErr w:type="gramStart"/>
      <w:r w:rsidRPr="00FE1FE9">
        <w:t>takes into account</w:t>
      </w:r>
      <w:proofErr w:type="gramEnd"/>
      <w:r w:rsidRPr="00FE1FE9">
        <w:t xml:space="preserve"> changes in both the red-edge and the green portion of the spectrum, enhancing its robustness for detecting heatwave-induced stress while remaining compatible with current and future multispectral missions.</w:t>
      </w:r>
      <w:r w:rsidR="00086174">
        <w:t xml:space="preserve"> </w:t>
      </w:r>
    </w:p>
    <w:p w14:paraId="2EA0C646" w14:textId="2DCB5403" w:rsidR="00086174" w:rsidRPr="00D3783B" w:rsidRDefault="00086174" w:rsidP="00D3783B">
      <w:proofErr w:type="gramStart"/>
      <w:r>
        <w:t>Moreover</w:t>
      </w:r>
      <w:proofErr w:type="gramEnd"/>
      <w:r>
        <w:t xml:space="preserve"> the updated figure </w:t>
      </w:r>
      <w:r w:rsidR="00FF2058">
        <w:t xml:space="preserve">3 </w:t>
      </w:r>
      <w:r>
        <w:t xml:space="preserve">provides a graphical representation of the SHSI definition. </w:t>
      </w:r>
    </w:p>
    <w:p w14:paraId="55E19A34" w14:textId="12CE1CEB" w:rsidR="00067FE9" w:rsidRPr="00BD7680" w:rsidRDefault="00000000">
      <w:pPr>
        <w:pStyle w:val="Listaconvietas"/>
        <w:rPr>
          <w:b/>
          <w:bCs/>
        </w:rPr>
      </w:pPr>
      <w:r w:rsidRPr="00BD7680">
        <w:rPr>
          <w:b/>
          <w:bCs/>
        </w:rPr>
        <w:t xml:space="preserve"> 3: </w:t>
      </w:r>
      <w:r w:rsidR="005B0D5E" w:rsidRPr="005B0D5E">
        <w:rPr>
          <w:b/>
          <w:bCs/>
        </w:rPr>
        <w:t xml:space="preserve">This manuscript only used three Sentinel-2 MSI satellite data to monitor one heatwave event in the study area in September 2021. Although it has been demonstrated that the satellite computed SHSI can be used to identify the impact of heat waves on seagrass. However, this satellite remote sensing application is relatively simple, and there are some issues that have not been resolved. Is the spectral index of SHSI applicable for analyzing the impact of heatwave duration on seagrass beds at other times and in other study areas? Can this method be applied to other types of </w:t>
      </w:r>
      <w:proofErr w:type="gramStart"/>
      <w:r w:rsidR="005B0D5E" w:rsidRPr="005B0D5E">
        <w:rPr>
          <w:b/>
          <w:bCs/>
        </w:rPr>
        <w:t>seagrass</w:t>
      </w:r>
      <w:proofErr w:type="gramEnd"/>
      <w:r w:rsidR="005B0D5E" w:rsidRPr="005B0D5E">
        <w:rPr>
          <w:b/>
          <w:bCs/>
        </w:rPr>
        <w:t>? Can this method be applied to seagrass in different seasons and in different growth periods? If more satellite data is used, it may be possible to solve the above questions. Moreover, it is possible to provide a more reliable threshold for identifying the impact of heat waves on seagrass based on SHSI.</w:t>
      </w:r>
    </w:p>
    <w:p w14:paraId="5784786F" w14:textId="002C1EBB" w:rsidR="000E2351" w:rsidRDefault="000E2351" w:rsidP="000E2351">
      <w:r>
        <w:t xml:space="preserve">We thank the reviewer for these insightful comments regarding the applicability and generalization of the Seagrass Heat Shock Index (SHSI). We fully agree that assessing its </w:t>
      </w:r>
      <w:r>
        <w:lastRenderedPageBreak/>
        <w:t xml:space="preserve">robustness across different sites, time periods, and seagrass species is a key consideration for future </w:t>
      </w:r>
      <w:r w:rsidR="00B2026E">
        <w:t xml:space="preserve">remote sensing </w:t>
      </w:r>
      <w:r>
        <w:t>applications.</w:t>
      </w:r>
    </w:p>
    <w:p w14:paraId="622CF105" w14:textId="702368AF" w:rsidR="000E2351" w:rsidRDefault="00B2026E" w:rsidP="000E2351">
      <w:r w:rsidRPr="00B2026E">
        <w:t>To address these concerns, we added a new section (Annex B – Validation of the SHSI), where the index was applied to a second independent site — the Ria de Aveiro Coastal Lagoon (Portugal) — using Sentinel-2 imagery acquired in July 2025, along with concomitant in-situ measurements.</w:t>
      </w:r>
      <w:r w:rsidR="000E2351">
        <w:t xml:space="preserve"> This additional validation demonstrates that the SHSI can reliably distinguish between heat-impacted and unimpacted seagrass meadows in a different geographical region and under different environmental conditions. The validation achieved an overall accuracy of 0.92 and a Cohen’s κ coefficient of 0.84, confirming the robustness of the SHSI for detecting heat-stressed intertidal seagrasses from satellite imagery.</w:t>
      </w:r>
    </w:p>
    <w:p w14:paraId="25E8362E" w14:textId="37E3816C" w:rsidR="000E2351" w:rsidRDefault="000E2351" w:rsidP="000E2351">
      <w:r w:rsidRPr="000E2351">
        <w:t xml:space="preserve">Regarding the applicability to other seagrass species, the SHSI relies on the same spectral principles that describe pigment absorption and structural scattering in the visible and near-infrared regions. Since all seagrass species share a similar pigment composition—mainly chlorophylls, carotenoids, and accessory </w:t>
      </w:r>
      <w:proofErr w:type="gramStart"/>
      <w:r w:rsidRPr="000E2351">
        <w:t>pigments—</w:t>
      </w:r>
      <w:proofErr w:type="gramEnd"/>
      <w:r w:rsidRPr="000E2351">
        <w:t>we do not anticipate any theoretical limitation preventing the use of SHSI on other seagrass taxa</w:t>
      </w:r>
      <w:r w:rsidR="00B2026E">
        <w:t xml:space="preserve"> presenting similar physiological responses to heat stress</w:t>
      </w:r>
      <w:r w:rsidRPr="000E2351">
        <w:t xml:space="preserve">. For example, the index could be readily applied to other intertidal species such as </w:t>
      </w:r>
      <w:r w:rsidRPr="00D4447D">
        <w:rPr>
          <w:i/>
          <w:iCs/>
        </w:rPr>
        <w:t>Zostera japonica</w:t>
      </w:r>
      <w:r w:rsidRPr="000E2351">
        <w:t xml:space="preserve"> or </w:t>
      </w:r>
      <w:r w:rsidRPr="000E2351">
        <w:rPr>
          <w:i/>
          <w:iCs/>
        </w:rPr>
        <w:t xml:space="preserve">Halophila </w:t>
      </w:r>
      <w:proofErr w:type="spellStart"/>
      <w:r w:rsidRPr="000E2351">
        <w:rPr>
          <w:i/>
          <w:iCs/>
        </w:rPr>
        <w:t>beccarii</w:t>
      </w:r>
      <w:proofErr w:type="spellEnd"/>
      <w:r w:rsidRPr="000E2351">
        <w:rPr>
          <w:i/>
          <w:iCs/>
        </w:rPr>
        <w:t>,</w:t>
      </w:r>
      <w:r w:rsidRPr="000E2351">
        <w:t xml:space="preserve"> which exhibit similar optical properties and experience periodic aerial exposure during low tide. However, the method is </w:t>
      </w:r>
      <w:r w:rsidR="001136DA">
        <w:t>designed</w:t>
      </w:r>
      <w:r w:rsidRPr="000E2351">
        <w:t xml:space="preserve"> to intertidal meadows, as it relies on reflectance in the near-infrared domain, which is strongly absorbed by water. Consequently, the SHSI cannot be applied directly to subtidal species, whose canopies remain permanently submerged.</w:t>
      </w:r>
    </w:p>
    <w:p w14:paraId="48BD97BB" w14:textId="257D5191" w:rsidR="00EA3E11" w:rsidRDefault="000E2351" w:rsidP="00EA3E11">
      <w:r>
        <w:t xml:space="preserve">Concerning the seasonal and phenological applicability, the SHSI was tested during late summer at two locations: Quiberon (September 2021) and Aveiro (July 2025). These periods correspond to the seasonal maximum of </w:t>
      </w:r>
      <w:r w:rsidRPr="000E2351">
        <w:rPr>
          <w:i/>
          <w:iCs/>
        </w:rPr>
        <w:t xml:space="preserve">Zostera </w:t>
      </w:r>
      <w:proofErr w:type="spellStart"/>
      <w:r w:rsidR="00EA3E11">
        <w:rPr>
          <w:i/>
          <w:iCs/>
        </w:rPr>
        <w:t>noltii</w:t>
      </w:r>
      <w:proofErr w:type="spellEnd"/>
      <w:r>
        <w:t xml:space="preserve"> cover at both sites (</w:t>
      </w:r>
      <w:hyperlink r:id="rId10" w:history="1">
        <w:r w:rsidRPr="000E2351">
          <w:rPr>
            <w:rStyle w:val="Hipervnculo"/>
          </w:rPr>
          <w:t>Davies et al. 2024</w:t>
        </w:r>
      </w:hyperlink>
      <w:r>
        <w:t xml:space="preserve">). We suggest that SHSI should preferably be applied near this phenological peak, when the meadow is fully developed and photosynthetically active. Applying it outside of this </w:t>
      </w:r>
      <w:proofErr w:type="gramStart"/>
      <w:r>
        <w:t>period—</w:t>
      </w:r>
      <w:proofErr w:type="gramEnd"/>
      <w:r>
        <w:t xml:space="preserve">particularly during autumn </w:t>
      </w:r>
      <w:proofErr w:type="gramStart"/>
      <w:r>
        <w:t>senescence—</w:t>
      </w:r>
      <w:proofErr w:type="gramEnd"/>
      <w:r>
        <w:t xml:space="preserve">could lead to misinterpretation, as natural pigment degradation during senescence produces spectral changes </w:t>
      </w:r>
      <w:proofErr w:type="gramStart"/>
      <w:r>
        <w:t>similar to</w:t>
      </w:r>
      <w:proofErr w:type="gramEnd"/>
      <w:r>
        <w:t xml:space="preserve"> those caused by heat-induced stress.</w:t>
      </w:r>
      <w:r w:rsidR="001136DA">
        <w:t xml:space="preserve"> </w:t>
      </w:r>
      <w:r w:rsidR="00EA3E11" w:rsidRPr="00EA3E11">
        <w:t xml:space="preserve">Moreover, there is a latitudinal gradient in the phenology of certain seagrass species, such as </w:t>
      </w:r>
      <w:r w:rsidR="00EA3E11" w:rsidRPr="00FF2058">
        <w:rPr>
          <w:i/>
          <w:iCs/>
        </w:rPr>
        <w:t>Zostera</w:t>
      </w:r>
      <w:r w:rsidR="00EA3E11" w:rsidRPr="00EA3E11">
        <w:t xml:space="preserve"> </w:t>
      </w:r>
      <w:proofErr w:type="spellStart"/>
      <w:r w:rsidR="00EA3E11" w:rsidRPr="00FF2058">
        <w:rPr>
          <w:i/>
          <w:iCs/>
        </w:rPr>
        <w:t>nolt</w:t>
      </w:r>
      <w:r w:rsidR="00FF2058" w:rsidRPr="00FF2058">
        <w:rPr>
          <w:i/>
          <w:iCs/>
        </w:rPr>
        <w:t>i</w:t>
      </w:r>
      <w:r w:rsidR="00EA3E11" w:rsidRPr="00FF2058">
        <w:rPr>
          <w:i/>
          <w:iCs/>
        </w:rPr>
        <w:t>i</w:t>
      </w:r>
      <w:proofErr w:type="spellEnd"/>
      <w:r w:rsidR="00EA3E11" w:rsidRPr="00EA3E11">
        <w:t>. In the northernmost latitudes, above-ground biomass becomes undetectable in Sentinel-2 imagery during winter, making the SHSI unsuitable for assessing heat stress under these conditions.</w:t>
      </w:r>
    </w:p>
    <w:p w14:paraId="4884B65A" w14:textId="08382D41" w:rsidR="005B0D5E" w:rsidRPr="005B0D5E" w:rsidRDefault="00000000" w:rsidP="00EA3E11">
      <w:pPr>
        <w:pStyle w:val="Prrafodelista"/>
        <w:numPr>
          <w:ilvl w:val="0"/>
          <w:numId w:val="16"/>
        </w:numPr>
      </w:pPr>
      <w:r w:rsidRPr="00EA3E11">
        <w:rPr>
          <w:b/>
          <w:bCs/>
        </w:rPr>
        <w:t xml:space="preserve"> 4: </w:t>
      </w:r>
      <w:r w:rsidR="005B0D5E" w:rsidRPr="00EA3E11">
        <w:rPr>
          <w:b/>
          <w:bCs/>
        </w:rPr>
        <w:t>The satellite image of the third scene in the research area obtained in this manuscript differs from the satellite image of the second scene by more than one month, so it is not possible to analyze the changes in the repair process of the heat wave impact over time. If multiple satellite remote sensing images can be obtained continuously (with a 5-day interval), it would be meaningful to analyze the changes in the repair process of heat wave impacts over time.</w:t>
      </w:r>
    </w:p>
    <w:p w14:paraId="0E753B0F" w14:textId="77777777" w:rsidR="005B0D5E" w:rsidRDefault="005B0D5E" w:rsidP="005B0D5E">
      <w:pPr>
        <w:pStyle w:val="Listaconvietas"/>
        <w:numPr>
          <w:ilvl w:val="0"/>
          <w:numId w:val="0"/>
        </w:numPr>
        <w:rPr>
          <w:b/>
          <w:bCs/>
        </w:rPr>
      </w:pPr>
    </w:p>
    <w:p w14:paraId="0FE719DD" w14:textId="77777777" w:rsidR="00D4447D" w:rsidRDefault="00D4447D" w:rsidP="00D4447D">
      <w:pPr>
        <w:pStyle w:val="Listaconvietas"/>
        <w:numPr>
          <w:ilvl w:val="0"/>
          <w:numId w:val="0"/>
        </w:numPr>
      </w:pPr>
      <w:r>
        <w:lastRenderedPageBreak/>
        <w:t>We thank the reviewer for this relevant remark concerning the temporal gap between the second and third Sentinel-2 scenes used in our analysis. We fully agree that, in principle, a denser temporal sampling—such as a 5-day revisit interval—would provide a more detailed description of the recovery process following the heatwave event.</w:t>
      </w:r>
    </w:p>
    <w:p w14:paraId="2FD7E14B" w14:textId="77777777" w:rsidR="00D4447D" w:rsidRDefault="00D4447D" w:rsidP="00D4447D">
      <w:pPr>
        <w:pStyle w:val="Listaconvietas"/>
        <w:numPr>
          <w:ilvl w:val="0"/>
          <w:numId w:val="0"/>
        </w:numPr>
        <w:ind w:left="360" w:hanging="360"/>
      </w:pPr>
    </w:p>
    <w:p w14:paraId="64E9AD6D" w14:textId="77777777" w:rsidR="000C4FA4" w:rsidRDefault="00D4447D" w:rsidP="00D4447D">
      <w:pPr>
        <w:pStyle w:val="Listaconvietas"/>
        <w:numPr>
          <w:ilvl w:val="0"/>
          <w:numId w:val="0"/>
        </w:numPr>
      </w:pPr>
      <w:r>
        <w:t xml:space="preserve">However, when studying intertidal seagrass meadows using multispectral satellite imagery, two strict conditions must be simultaneously fulfilled for an image to be suitable for </w:t>
      </w:r>
      <w:r w:rsidRPr="000C4FA4">
        <w:t>analysis:</w:t>
      </w:r>
    </w:p>
    <w:p w14:paraId="24CF07F4" w14:textId="77777777" w:rsidR="000C4FA4" w:rsidRPr="000C4FA4" w:rsidRDefault="000C4FA4" w:rsidP="00D4447D">
      <w:pPr>
        <w:pStyle w:val="Listaconvietas"/>
        <w:numPr>
          <w:ilvl w:val="0"/>
          <w:numId w:val="0"/>
        </w:numPr>
      </w:pPr>
    </w:p>
    <w:p w14:paraId="2229A1BA" w14:textId="489BDA57" w:rsidR="000C4FA4" w:rsidRPr="000C4FA4" w:rsidRDefault="000C4FA4" w:rsidP="000C4FA4">
      <w:pPr>
        <w:pStyle w:val="Listaconvietas"/>
      </w:pPr>
      <w:r w:rsidRPr="000C4FA4">
        <w:t>The acquisition must coincide with a low-tide period, ensuring that the seagrass canopy is exposed and not submerged; and</w:t>
      </w:r>
    </w:p>
    <w:p w14:paraId="322E0E2D" w14:textId="56D5245A" w:rsidR="000C4FA4" w:rsidRPr="000C4FA4" w:rsidRDefault="000C4FA4" w:rsidP="000C4FA4">
      <w:pPr>
        <w:pStyle w:val="Listaconvietas"/>
      </w:pPr>
      <w:r w:rsidRPr="000C4FA4">
        <w:t xml:space="preserve">The scene must be free of cloud and haze contamination, which otherwise </w:t>
      </w:r>
      <w:r w:rsidR="0077754F">
        <w:t>can alter or block</w:t>
      </w:r>
      <w:r w:rsidRPr="000C4FA4">
        <w:t xml:space="preserve"> surface reflectance retrieval.</w:t>
      </w:r>
    </w:p>
    <w:p w14:paraId="691C0AD4" w14:textId="77777777" w:rsidR="000C4FA4" w:rsidRDefault="000C4FA4" w:rsidP="000C4FA4">
      <w:pPr>
        <w:pStyle w:val="Listaconvietas"/>
        <w:numPr>
          <w:ilvl w:val="0"/>
          <w:numId w:val="0"/>
        </w:numPr>
      </w:pPr>
    </w:p>
    <w:p w14:paraId="75C4A211" w14:textId="4AEF1B36" w:rsidR="000C4FA4" w:rsidRDefault="000C4FA4" w:rsidP="000C4FA4">
      <w:pPr>
        <w:pStyle w:val="Listaconvietas"/>
        <w:numPr>
          <w:ilvl w:val="0"/>
          <w:numId w:val="0"/>
        </w:numPr>
      </w:pPr>
      <w:r w:rsidRPr="000C4FA4">
        <w:t xml:space="preserve">These combined constraints substantially limit the number of usable acquisitions over intertidal environments. During the 2021 heatwave in Quiberon, the Sentinel-2 image acquired on 6 September 2021 captured the maximum impact of the event, whereas the 8 October 2021 image was the first subsequent acquisition </w:t>
      </w:r>
      <w:proofErr w:type="gramStart"/>
      <w:r w:rsidRPr="000C4FA4">
        <w:t>meeting</w:t>
      </w:r>
      <w:proofErr w:type="gramEnd"/>
      <w:r w:rsidRPr="000C4FA4">
        <w:t xml:space="preserve"> both low-tide and cloud-free conditions. Intermediate images within this period were either fully or partially covered by clouds or acquired during high tide, rendering them unsuitable for SHSI computation.</w:t>
      </w:r>
      <w:r>
        <w:t xml:space="preserve"> </w:t>
      </w:r>
      <w:r w:rsidRPr="000C4FA4">
        <w:t>Although the one-month interval does not allow a continuous temporal analysis of the recovery process, this third image nonetheless provided valuable insight into the post-heatwave phase, showing partial recovery and spatial heterogeneity in the affected areas.</w:t>
      </w:r>
    </w:p>
    <w:p w14:paraId="03FD8503" w14:textId="404F9FEF" w:rsidR="00067FE9" w:rsidRDefault="00067FE9" w:rsidP="00D4447D">
      <w:pPr>
        <w:pStyle w:val="Listaconvietas"/>
        <w:numPr>
          <w:ilvl w:val="0"/>
          <w:numId w:val="0"/>
        </w:numPr>
      </w:pPr>
    </w:p>
    <w:p w14:paraId="2FE475D8" w14:textId="6E2CCDD5" w:rsidR="00067FE9" w:rsidRPr="00BD7680" w:rsidRDefault="00000000">
      <w:pPr>
        <w:pStyle w:val="Listaconvietas"/>
        <w:rPr>
          <w:b/>
          <w:bCs/>
        </w:rPr>
      </w:pPr>
      <w:r w:rsidRPr="00BD7680">
        <w:rPr>
          <w:b/>
          <w:bCs/>
        </w:rPr>
        <w:t xml:space="preserve"> 5: </w:t>
      </w:r>
      <w:r w:rsidR="005B0D5E" w:rsidRPr="005B0D5E">
        <w:rPr>
          <w:b/>
          <w:bCs/>
        </w:rPr>
        <w:t>On line 30: the "temperatures" should be "air temperatures". "Air" cannot be omitted, otherwise it may be mistaken for water temperatures. Please review the entire manuscript for this issue.</w:t>
      </w:r>
    </w:p>
    <w:p w14:paraId="6A89AA52" w14:textId="335D540B" w:rsidR="00067FE9" w:rsidRDefault="000C4FA4">
      <w:r>
        <w:t>Done</w:t>
      </w:r>
      <w:r>
        <w:br/>
      </w:r>
    </w:p>
    <w:p w14:paraId="3E57F73D" w14:textId="47E15F90" w:rsidR="00067FE9" w:rsidRPr="00BD7680" w:rsidRDefault="00000000">
      <w:pPr>
        <w:pStyle w:val="Listaconvietas"/>
        <w:rPr>
          <w:b/>
          <w:bCs/>
        </w:rPr>
      </w:pPr>
      <w:r w:rsidRPr="00BD7680">
        <w:rPr>
          <w:b/>
          <w:bCs/>
        </w:rPr>
        <w:t xml:space="preserve"> 6: </w:t>
      </w:r>
      <w:r w:rsidR="005B0D5E" w:rsidRPr="005B0D5E">
        <w:rPr>
          <w:b/>
          <w:bCs/>
        </w:rPr>
        <w:t>The legend text in Figure 2 is too small. Subfigures A and B should be labeled.</w:t>
      </w:r>
    </w:p>
    <w:p w14:paraId="4FB4A4C5" w14:textId="58C83A3C" w:rsidR="00067FE9" w:rsidRDefault="00865D56">
      <w:r>
        <w:t>Done</w:t>
      </w:r>
      <w:r>
        <w:br/>
      </w:r>
    </w:p>
    <w:p w14:paraId="6021E997" w14:textId="2C1BE278" w:rsidR="00067FE9" w:rsidRPr="00AC2153" w:rsidRDefault="00000000">
      <w:pPr>
        <w:pStyle w:val="Listaconvietas"/>
        <w:rPr>
          <w:b/>
          <w:bCs/>
        </w:rPr>
      </w:pPr>
      <w:r w:rsidRPr="00AC2153">
        <w:rPr>
          <w:b/>
          <w:bCs/>
        </w:rPr>
        <w:t xml:space="preserve"> 7</w:t>
      </w:r>
      <w:proofErr w:type="gramStart"/>
      <w:r w:rsidRPr="00AC2153">
        <w:rPr>
          <w:b/>
          <w:bCs/>
        </w:rPr>
        <w:t xml:space="preserve">: </w:t>
      </w:r>
      <w:r w:rsidR="005B0D5E" w:rsidRPr="00AC2153">
        <w:rPr>
          <w:b/>
          <w:bCs/>
        </w:rPr>
        <w:t> Both</w:t>
      </w:r>
      <w:proofErr w:type="gramEnd"/>
      <w:r w:rsidR="005B0D5E" w:rsidRPr="00AC2153">
        <w:rPr>
          <w:b/>
          <w:bCs/>
        </w:rPr>
        <w:t xml:space="preserve"> Figure 8 and Figure 10 are too simple and have a relatively small amount of information. It is recommended to merge them into one image and divide </w:t>
      </w:r>
      <w:proofErr w:type="gramStart"/>
      <w:r w:rsidR="005B0D5E" w:rsidRPr="00AC2153">
        <w:rPr>
          <w:b/>
          <w:bCs/>
        </w:rPr>
        <w:t>it</w:t>
      </w:r>
      <w:proofErr w:type="gramEnd"/>
      <w:r w:rsidR="005B0D5E" w:rsidRPr="00AC2153">
        <w:rPr>
          <w:b/>
          <w:bCs/>
        </w:rPr>
        <w:t xml:space="preserve"> into two subgraphs.</w:t>
      </w:r>
    </w:p>
    <w:p w14:paraId="100B1F66" w14:textId="2495842B" w:rsidR="00067FE9" w:rsidRPr="00AC2153" w:rsidRDefault="00AC2153">
      <w:r w:rsidRPr="00AC2153">
        <w:t>Following the recommendation, Figures 8 and 10 have been merged into a single composite figure, now divided into two subpanels</w:t>
      </w:r>
      <w:r>
        <w:t xml:space="preserve"> (See new figure </w:t>
      </w:r>
      <w:r w:rsidR="00FF2058">
        <w:t>8</w:t>
      </w:r>
      <w:r>
        <w:t xml:space="preserve">). </w:t>
      </w:r>
    </w:p>
    <w:p w14:paraId="0E88B8B4" w14:textId="44CBD030" w:rsidR="004C4110" w:rsidRDefault="00000000" w:rsidP="004C4110">
      <w:pPr>
        <w:pStyle w:val="Listaconvietas"/>
        <w:rPr>
          <w:b/>
          <w:bCs/>
        </w:rPr>
      </w:pPr>
      <w:r w:rsidRPr="00BD7680">
        <w:rPr>
          <w:b/>
          <w:bCs/>
        </w:rPr>
        <w:lastRenderedPageBreak/>
        <w:t xml:space="preserve"> 8: </w:t>
      </w:r>
      <w:r w:rsidR="005B0D5E" w:rsidRPr="005B0D5E">
        <w:rPr>
          <w:b/>
          <w:bCs/>
        </w:rPr>
        <w:t xml:space="preserve">According to the definition of SHSI, SHSI should be greater than -1 and less than 1. Why does the legend in Figure 11 show SHSI sizes greater than -2 or greater than </w:t>
      </w:r>
      <w:proofErr w:type="gramStart"/>
      <w:r w:rsidR="005B0D5E" w:rsidRPr="005B0D5E">
        <w:rPr>
          <w:b/>
          <w:bCs/>
        </w:rPr>
        <w:t>2</w:t>
      </w:r>
      <w:r w:rsidR="005B0D5E">
        <w:rPr>
          <w:b/>
          <w:bCs/>
        </w:rPr>
        <w:t xml:space="preserve"> </w:t>
      </w:r>
      <w:r w:rsidRPr="00BD7680">
        <w:rPr>
          <w:b/>
          <w:bCs/>
        </w:rPr>
        <w:t>?</w:t>
      </w:r>
      <w:proofErr w:type="gramEnd"/>
    </w:p>
    <w:p w14:paraId="00F6404B" w14:textId="77777777" w:rsidR="004C4110" w:rsidRDefault="004C4110" w:rsidP="004C4110">
      <w:pPr>
        <w:pStyle w:val="Listaconvietas"/>
        <w:numPr>
          <w:ilvl w:val="0"/>
          <w:numId w:val="0"/>
        </w:numPr>
        <w:ind w:left="360" w:hanging="360"/>
        <w:rPr>
          <w:b/>
          <w:bCs/>
        </w:rPr>
      </w:pPr>
    </w:p>
    <w:p w14:paraId="401CE089" w14:textId="2823C49F" w:rsidR="004C4110" w:rsidRDefault="004C4110" w:rsidP="004C4110">
      <w:pPr>
        <w:pStyle w:val="Listaconvietas"/>
        <w:numPr>
          <w:ilvl w:val="0"/>
          <w:numId w:val="0"/>
        </w:numPr>
      </w:pPr>
      <w:r>
        <w:t xml:space="preserve">We thank the reviewer for this careful observation. The reviewer is correct that in the original version of the SHSI, which was computed from a single line height, the index was theoretically bounded between –1 and 1. A labeling error in the original Figure 11 </w:t>
      </w:r>
      <w:r w:rsidR="00534261">
        <w:t xml:space="preserve">(now Figure 10) </w:t>
      </w:r>
      <w:r>
        <w:t xml:space="preserve">indeed showed SHSI values slightly exceeding this range. </w:t>
      </w:r>
    </w:p>
    <w:p w14:paraId="4B8F6FAC" w14:textId="60C57010" w:rsidR="004C4110" w:rsidRDefault="004C4110" w:rsidP="004C4110">
      <w:pPr>
        <w:pStyle w:val="Listaconvietas"/>
        <w:numPr>
          <w:ilvl w:val="0"/>
          <w:numId w:val="0"/>
        </w:numPr>
      </w:pPr>
      <w:r>
        <w:t xml:space="preserve">However, following the refinement of the SHSI definition, the index is now calculated as the sum of </w:t>
      </w:r>
      <w:proofErr w:type="gramStart"/>
      <w:r>
        <w:t>two line</w:t>
      </w:r>
      <w:proofErr w:type="gramEnd"/>
      <w:r>
        <w:t xml:space="preserve"> heights measured at distinct wavelengths (560 nm and 740 nm). Because the resulting SHSI represents the cumulative deviation from the baseline at two spectral positions rather than a normalized single-band difference, its theoretical range is no longer constrained strictly between –1 and 1</w:t>
      </w:r>
      <w:r w:rsidR="00534261">
        <w:t xml:space="preserve"> but between -2 and 2</w:t>
      </w:r>
      <w:r>
        <w:t xml:space="preserve">. In practice, values </w:t>
      </w:r>
      <w:r w:rsidR="00534261">
        <w:t>reaching</w:t>
      </w:r>
      <w:r>
        <w:t xml:space="preserve"> these limits remain rare and occur only when reflectance differences at both wavelengths are particularly pronounced.</w:t>
      </w:r>
    </w:p>
    <w:p w14:paraId="500946D0" w14:textId="77777777" w:rsidR="004C4110" w:rsidRDefault="004C4110" w:rsidP="004C4110">
      <w:pPr>
        <w:pStyle w:val="Listaconvietas"/>
        <w:numPr>
          <w:ilvl w:val="0"/>
          <w:numId w:val="0"/>
        </w:numPr>
      </w:pPr>
    </w:p>
    <w:p w14:paraId="0BAB3213" w14:textId="05F493B1" w:rsidR="00067FE9" w:rsidRPr="004C4110" w:rsidRDefault="004C4110" w:rsidP="004C4110">
      <w:pPr>
        <w:pStyle w:val="Listaconvietas"/>
        <w:numPr>
          <w:ilvl w:val="0"/>
          <w:numId w:val="0"/>
        </w:numPr>
        <w:rPr>
          <w:b/>
          <w:bCs/>
        </w:rPr>
      </w:pPr>
      <w:r>
        <w:t>The legend of Figure 11</w:t>
      </w:r>
      <w:r w:rsidR="00534261">
        <w:t xml:space="preserve"> (now Figure 10) </w:t>
      </w:r>
      <w:r>
        <w:t>has been corrected accordingly in the revised manuscript, and a note clarifying the possible numerical range of SHSI has been added to the Methods section. (</w:t>
      </w:r>
      <w:r w:rsidRPr="00FF2058">
        <w:t xml:space="preserve">Lines </w:t>
      </w:r>
      <w:r w:rsidR="00FF2058" w:rsidRPr="00FF2058">
        <w:t>233-235</w:t>
      </w:r>
      <w:r>
        <w:t>)</w:t>
      </w:r>
      <w:r>
        <w:br/>
      </w:r>
    </w:p>
    <w:p w14:paraId="41ACA944" w14:textId="59FE9CEC" w:rsidR="00067FE9" w:rsidRDefault="00000000">
      <w:pPr>
        <w:pStyle w:val="Listaconvietas"/>
        <w:rPr>
          <w:b/>
          <w:bCs/>
        </w:rPr>
      </w:pPr>
      <w:r w:rsidRPr="00BD7680">
        <w:rPr>
          <w:b/>
          <w:bCs/>
        </w:rPr>
        <w:t xml:space="preserve"> 9: </w:t>
      </w:r>
      <w:r w:rsidR="005B0D5E" w:rsidRPr="005B0D5E">
        <w:rPr>
          <w:b/>
          <w:bCs/>
        </w:rPr>
        <w:t xml:space="preserve">Figure 12 is not clear </w:t>
      </w:r>
      <w:proofErr w:type="gramStart"/>
      <w:r w:rsidR="005B0D5E" w:rsidRPr="005B0D5E">
        <w:rPr>
          <w:b/>
          <w:bCs/>
        </w:rPr>
        <w:t>enough, and</w:t>
      </w:r>
      <w:proofErr w:type="gramEnd"/>
      <w:r w:rsidR="005B0D5E" w:rsidRPr="005B0D5E">
        <w:rPr>
          <w:b/>
          <w:bCs/>
        </w:rPr>
        <w:t xml:space="preserve"> is suggested to change it to a color image.</w:t>
      </w:r>
    </w:p>
    <w:p w14:paraId="7B06BD66" w14:textId="77777777" w:rsidR="00EE4780" w:rsidRDefault="00EE4780" w:rsidP="00EE4780">
      <w:pPr>
        <w:pStyle w:val="Listaconvietas"/>
        <w:numPr>
          <w:ilvl w:val="0"/>
          <w:numId w:val="0"/>
        </w:numPr>
        <w:ind w:left="360" w:hanging="360"/>
        <w:rPr>
          <w:b/>
          <w:bCs/>
        </w:rPr>
      </w:pPr>
    </w:p>
    <w:p w14:paraId="5D434DB7" w14:textId="001090F1" w:rsidR="00EE4780" w:rsidRDefault="00EE4780" w:rsidP="00EE4780">
      <w:pPr>
        <w:pStyle w:val="Listaconvietas"/>
        <w:numPr>
          <w:ilvl w:val="0"/>
          <w:numId w:val="0"/>
        </w:numPr>
      </w:pPr>
      <w:r>
        <w:t>Figure 12</w:t>
      </w:r>
      <w:r w:rsidR="00072F65">
        <w:t xml:space="preserve"> (now Figure 11)</w:t>
      </w:r>
      <w:r>
        <w:t xml:space="preserve"> has been substantially revised to improve clarity and visual interpretation. The updated version now displays the raw SHSI values before and during the heatwave event, instead of the relative change, providing a clearer visualization of the evolution of the index associated with seagrass exposure time.</w:t>
      </w:r>
    </w:p>
    <w:p w14:paraId="515BAC9D" w14:textId="30F09951" w:rsidR="00EE4780" w:rsidRDefault="00524F97" w:rsidP="00524F97">
      <w:pPr>
        <w:pStyle w:val="Listaconvietas"/>
        <w:numPr>
          <w:ilvl w:val="0"/>
          <w:numId w:val="0"/>
        </w:numPr>
      </w:pPr>
      <w:r w:rsidRPr="00524F97">
        <w:t>The revised figure (see new Figure 1</w:t>
      </w:r>
      <w:r w:rsidR="00072F65">
        <w:t>1</w:t>
      </w:r>
      <w:r w:rsidRPr="00524F97">
        <w:t>) also includes a true-color Sentinel-2 image illustrating the spatial distribution of areas exposed to air for more than 13 h 19 min per day during the heatwave, corresponding to the threshold identified by the GAM model at which the meadows exhibit noticeable darkening</w:t>
      </w:r>
      <w:r>
        <w:t>.</w:t>
      </w:r>
    </w:p>
    <w:p w14:paraId="3F41869D" w14:textId="77777777" w:rsidR="00524F97" w:rsidRDefault="00524F97" w:rsidP="00524F97">
      <w:pPr>
        <w:pStyle w:val="Listaconvietas"/>
        <w:numPr>
          <w:ilvl w:val="0"/>
          <w:numId w:val="0"/>
        </w:numPr>
      </w:pPr>
    </w:p>
    <w:p w14:paraId="44F9E32B" w14:textId="77777777" w:rsidR="00EE4780" w:rsidRDefault="00EE4780" w:rsidP="00EE4780">
      <w:pPr>
        <w:pStyle w:val="Listaconvietas"/>
        <w:numPr>
          <w:ilvl w:val="0"/>
          <w:numId w:val="0"/>
        </w:numPr>
        <w:ind w:left="360" w:hanging="360"/>
      </w:pPr>
      <w:r>
        <w:t>Corresponding text in the Results section has been updated accordingly:</w:t>
      </w:r>
    </w:p>
    <w:p w14:paraId="418CC42F" w14:textId="77777777" w:rsidR="00EE4780" w:rsidRDefault="00EE4780" w:rsidP="00EE4780">
      <w:pPr>
        <w:pStyle w:val="Listaconvietas"/>
        <w:numPr>
          <w:ilvl w:val="0"/>
          <w:numId w:val="0"/>
        </w:numPr>
        <w:ind w:left="360" w:hanging="360"/>
      </w:pPr>
    </w:p>
    <w:p w14:paraId="65138ACD" w14:textId="1AA8BD39" w:rsidR="00EE4780" w:rsidRDefault="00EE4780" w:rsidP="00EE4780">
      <w:pPr>
        <w:pStyle w:val="Listaconvietas"/>
        <w:numPr>
          <w:ilvl w:val="0"/>
          <w:numId w:val="0"/>
        </w:numPr>
        <w:rPr>
          <w:i/>
          <w:iCs/>
        </w:rPr>
      </w:pPr>
      <w:r>
        <w:t>“</w:t>
      </w:r>
      <w:r w:rsidRPr="00EE4780">
        <w:rPr>
          <w:i/>
          <w:iCs/>
        </w:rPr>
        <w:t>Additionally, there was a clear relationship between seagrass emersion time and seagrass darkening (Figure 1</w:t>
      </w:r>
      <w:r w:rsidR="00072F65">
        <w:rPr>
          <w:i/>
          <w:iCs/>
        </w:rPr>
        <w:t>1</w:t>
      </w:r>
      <w:r w:rsidRPr="00EE4780">
        <w:rPr>
          <w:i/>
          <w:iCs/>
        </w:rPr>
        <w:t>; Section 6.4). Before the heatwave event, no clear relationship was observed between emersion time and SHSI values (Figure 1</w:t>
      </w:r>
      <w:r w:rsidR="00072F65">
        <w:rPr>
          <w:i/>
          <w:iCs/>
        </w:rPr>
        <w:t>1</w:t>
      </w:r>
      <w:r w:rsidRPr="00EE4780">
        <w:rPr>
          <w:i/>
          <w:iCs/>
        </w:rPr>
        <w:t>A), with more than 98% of pixels exhibiting negative SHSI values. In contrast, during the heatwave, SHSI values increased sharply beyond an emersion duration of approximately 13 h 19 min per day (Figure 1</w:t>
      </w:r>
      <w:r w:rsidR="00072F65">
        <w:rPr>
          <w:i/>
          <w:iCs/>
        </w:rPr>
        <w:t>1</w:t>
      </w:r>
      <w:r w:rsidRPr="00EE4780">
        <w:rPr>
          <w:i/>
          <w:iCs/>
        </w:rPr>
        <w:t>B). More than 88% of the pixels that were exposed for more than 13 h 19 min per day displayed positive SHSI values during the event.”</w:t>
      </w:r>
    </w:p>
    <w:p w14:paraId="1B852F67" w14:textId="77777777" w:rsidR="00EE4780" w:rsidRDefault="00EE4780" w:rsidP="00EE4780">
      <w:pPr>
        <w:pStyle w:val="Listaconvietas"/>
        <w:numPr>
          <w:ilvl w:val="0"/>
          <w:numId w:val="0"/>
        </w:numPr>
        <w:rPr>
          <w:i/>
          <w:iCs/>
        </w:rPr>
      </w:pPr>
    </w:p>
    <w:p w14:paraId="17E66F8B" w14:textId="52321839" w:rsidR="00EE4780" w:rsidRDefault="00EE4780" w:rsidP="00EE4780">
      <w:pPr>
        <w:pStyle w:val="Listaconvietas"/>
        <w:numPr>
          <w:ilvl w:val="0"/>
          <w:numId w:val="0"/>
        </w:numPr>
      </w:pPr>
      <w:r w:rsidRPr="00FF2058">
        <w:t xml:space="preserve">Lines </w:t>
      </w:r>
      <w:r w:rsidR="00FF2058" w:rsidRPr="00FF2058">
        <w:t>398 - 405</w:t>
      </w:r>
      <w:r>
        <w:rPr>
          <w:i/>
          <w:iCs/>
        </w:rPr>
        <w:br/>
      </w:r>
    </w:p>
    <w:p w14:paraId="1FA5B6F9" w14:textId="77777777" w:rsidR="00EE4780" w:rsidRDefault="00EE4780">
      <w:r>
        <w:lastRenderedPageBreak/>
        <w:br w:type="page"/>
      </w:r>
    </w:p>
    <w:p w14:paraId="7E51F92A" w14:textId="5770E7B8" w:rsidR="00067FE9" w:rsidRDefault="00000000">
      <w:pPr>
        <w:pStyle w:val="Ttulo2"/>
      </w:pPr>
      <w:r>
        <w:lastRenderedPageBreak/>
        <w:t>Reviewer #3</w:t>
      </w:r>
      <w:r w:rsidR="005B0D5E">
        <w:t xml:space="preserve"> </w:t>
      </w:r>
    </w:p>
    <w:p w14:paraId="57AF1C79" w14:textId="38B6572E" w:rsidR="005B0D5E" w:rsidRDefault="005B0D5E" w:rsidP="005B0D5E">
      <w:pPr>
        <w:rPr>
          <w:b/>
          <w:bCs/>
        </w:rPr>
      </w:pPr>
      <w:r w:rsidRPr="00241F7A">
        <w:rPr>
          <w:b/>
          <w:bCs/>
        </w:rPr>
        <w:t>Seagrasses play crucial ecological roles within marine ecosystems; however, increasing heatwave frequency and intensity pose significant threats to their health. This study addresses the ecological impacts of marine and atmospheric heatwaves on intertidal seagrasses, particularly focusing on changes in spectral reflectance and leaf browning. The authors effectively combine controlled laboratory experiments with satellite remote sensing data, introducing the Seagrass Heat Shock Index (SHSI) as a tool for monitoring seagrass health under thermal stress conditions. Overall, the topic of this study is interesting, meeting the scope of the journal, while the manuscript requires revisions to enhance methodological clarity, analytical robustness, and to provide a more thorough interpretation of ecological implications, before I could recommend this manuscript for publication.</w:t>
      </w:r>
      <w:r w:rsidR="00241F7A" w:rsidRPr="00241F7A">
        <w:rPr>
          <w:b/>
          <w:bCs/>
        </w:rPr>
        <w:t xml:space="preserve"> </w:t>
      </w:r>
    </w:p>
    <w:p w14:paraId="7DEFC81D" w14:textId="480900C8" w:rsidR="00241F7A" w:rsidRPr="00241F7A" w:rsidRDefault="00241F7A" w:rsidP="005B0D5E">
      <w:r w:rsidRPr="00241F7A">
        <w:t xml:space="preserve">We are very grateful to Reviewer #3 for </w:t>
      </w:r>
      <w:del w:id="2" w:author="Marta Román Geada" w:date="2025-10-13T08:58:00Z" w16du:dateUtc="2025-10-13T06:58:00Z">
        <w:r w:rsidRPr="00241F7A" w:rsidDel="00AF2FC2">
          <w:delText xml:space="preserve">their </w:delText>
        </w:r>
      </w:del>
      <w:commentRangeStart w:id="3"/>
      <w:ins w:id="4" w:author="Marta Román Geada" w:date="2025-10-13T08:58:00Z" w16du:dateUtc="2025-10-13T06:58:00Z">
        <w:r w:rsidR="00AF2FC2">
          <w:t>his/her</w:t>
        </w:r>
        <w:r w:rsidR="00AF2FC2" w:rsidRPr="00241F7A">
          <w:t xml:space="preserve"> </w:t>
        </w:r>
      </w:ins>
      <w:commentRangeEnd w:id="3"/>
      <w:ins w:id="5" w:author="Marta Román Geada" w:date="2025-10-13T09:02:00Z" w16du:dateUtc="2025-10-13T07:02:00Z">
        <w:r w:rsidR="00AF2FC2">
          <w:rPr>
            <w:rStyle w:val="Refdecomentario"/>
          </w:rPr>
          <w:commentReference w:id="3"/>
        </w:r>
      </w:ins>
      <w:r w:rsidRPr="00241F7A">
        <w:t>thoughtful and precise comments, which helped us enhance the methodological transparency and ecological interpretation of our work. The suggestions on experimental design, statistical justification, and validation of the SHSI were especially valuable and resulted in a clearer, more comprehensive manuscript. We appreciate the reviewer’s recognition of the study’s novelty and hope that the revised version meets their expectations.</w:t>
      </w:r>
      <w:r>
        <w:t xml:space="preserve"> </w:t>
      </w:r>
      <w:r w:rsidRPr="00241F7A">
        <w:t>Below, the reviewers can find detailed, point-by-point responses to every comment, indicating where changes were implemented</w:t>
      </w:r>
      <w:r>
        <w:t>.</w:t>
      </w:r>
    </w:p>
    <w:p w14:paraId="29D0C003" w14:textId="17D7019F" w:rsidR="00067FE9" w:rsidRPr="00BD7680" w:rsidRDefault="00000000">
      <w:pPr>
        <w:pStyle w:val="Listaconvietas"/>
        <w:rPr>
          <w:b/>
          <w:bCs/>
        </w:rPr>
      </w:pPr>
      <w:r w:rsidRPr="00BD7680">
        <w:rPr>
          <w:b/>
          <w:bCs/>
        </w:rPr>
        <w:t xml:space="preserve"> 1: </w:t>
      </w:r>
      <w:r w:rsidR="005B0D5E" w:rsidRPr="005B0D5E">
        <w:rPr>
          <w:b/>
          <w:bCs/>
        </w:rPr>
        <w:t>Section 2.1.1 Sampling and acclimation of seagrasses: Please provide clearer justification for sample size and replication strategy. The current use of only six samples may limit robust statistical inferences. Additionally, clarify the rationale for choosing the sampling dimensions of 30x15x5 cm.</w:t>
      </w:r>
    </w:p>
    <w:p w14:paraId="756DAC45" w14:textId="51023697" w:rsidR="00AC2153" w:rsidRDefault="00AC2153" w:rsidP="00AC2153">
      <w:r>
        <w:t xml:space="preserve">A total of six seagrass cores were collected to balance statistical robustness with the practical and ethical constraints inherent to controlled chamber experiments. Each core (30 × 15 × 5 cm) included the entire seagrass assemblage—leaves, rhizomes, sediment, and associated fauna—thus maintaining the natural microenvironment and minimizing transplant stress. These cores were subsequently used to perform three independent experimental runs, each including one control and one treatment chamber, providing replication at the experimental-unit level rather than at the individual leaf or shoot scale. </w:t>
      </w:r>
    </w:p>
    <w:p w14:paraId="69826527" w14:textId="6BE9C6B4" w:rsidR="00AC2153" w:rsidRDefault="00AC2153" w:rsidP="00AC2153">
      <w:r>
        <w:t>The chosen sampling dimensions (30 × 15 × 5 cm) were determined to (</w:t>
      </w:r>
      <w:proofErr w:type="spellStart"/>
      <w:r>
        <w:t>i</w:t>
      </w:r>
      <w:proofErr w:type="spellEnd"/>
      <w:r>
        <w:t xml:space="preserve">) ensure sufficient areal coverage to include multiple seagrass shoots and rhizome connections representative of natural density; (ii) maintain intact sediment–root structure for stable oxygen and nutrient dynamics; (iii) allow physical compatibility with the </w:t>
      </w:r>
      <w:proofErr w:type="spellStart"/>
      <w:r>
        <w:t>ElectricBlue</w:t>
      </w:r>
      <w:proofErr w:type="spellEnd"/>
      <w:r>
        <w:t>® intertidal chamber system. Larger cores would have exceeded the chamber’s capacity, whereas smaller samples would have risked edge effects and incomplete representation of canopy structure</w:t>
      </w:r>
    </w:p>
    <w:p w14:paraId="30B7188F" w14:textId="12024F8D" w:rsidR="00AC2153" w:rsidRDefault="00AC2153" w:rsidP="00AC2153">
      <w:r>
        <w:t xml:space="preserve">Importantly, the sample size, replication number, and sampling dimensions were also constrained by regulatory considerations, as </w:t>
      </w:r>
      <w:r w:rsidRPr="00AC2153">
        <w:rPr>
          <w:i/>
          <w:iCs/>
        </w:rPr>
        <w:t xml:space="preserve">Zostera </w:t>
      </w:r>
      <w:proofErr w:type="spellStart"/>
      <w:r w:rsidR="00EA3E11">
        <w:rPr>
          <w:i/>
          <w:iCs/>
        </w:rPr>
        <w:t>noltii</w:t>
      </w:r>
      <w:proofErr w:type="spellEnd"/>
      <w:r>
        <w:t xml:space="preserve"> is a protected species in France under national conservation regulations. Consequently, its collection and manipulation are </w:t>
      </w:r>
      <w:r>
        <w:lastRenderedPageBreak/>
        <w:t>subject to strict permitting and ethical restrictions, which limit the number and size of samples that can be destructively harvested.</w:t>
      </w:r>
    </w:p>
    <w:p w14:paraId="61D397DB" w14:textId="0D94DCB4" w:rsidR="00AC2153" w:rsidRDefault="00AC2153" w:rsidP="00AC2153">
      <w:r>
        <w:t>Despite these necessary limitations, the experimental design yielded highly consistent and statistically significant results across independent runs, as confirmed by the Bayesian GLM outputs presented in Table 2 (Annex C).</w:t>
      </w:r>
    </w:p>
    <w:p w14:paraId="19392C0D" w14:textId="2E65FC37" w:rsidR="00067FE9" w:rsidRPr="00BD7680" w:rsidRDefault="00000000">
      <w:pPr>
        <w:pStyle w:val="Listaconvietas"/>
        <w:rPr>
          <w:b/>
          <w:bCs/>
        </w:rPr>
      </w:pPr>
      <w:r w:rsidRPr="00BD7680">
        <w:rPr>
          <w:b/>
          <w:bCs/>
        </w:rPr>
        <w:t xml:space="preserve"> 2: </w:t>
      </w:r>
      <w:r w:rsidR="005B0D5E" w:rsidRPr="005B0D5E">
        <w:rPr>
          <w:b/>
          <w:bCs/>
        </w:rPr>
        <w:t>Section 2.1.1: Justify the choice of one-week acclimation at 17°C and PAR of 150. How representative are these conditions of natural environmental variability?</w:t>
      </w:r>
    </w:p>
    <w:p w14:paraId="15D62AAC" w14:textId="61A8B91C" w:rsidR="00594B40" w:rsidRDefault="00594B40" w:rsidP="00594B40">
      <w:r w:rsidRPr="00594B40">
        <w:t xml:space="preserve">The one-week acclimation period was chosen to allow </w:t>
      </w:r>
      <w:r w:rsidRPr="00B27CD3">
        <w:rPr>
          <w:i/>
          <w:iCs/>
        </w:rPr>
        <w:t xml:space="preserve">Zostera </w:t>
      </w:r>
      <w:proofErr w:type="spellStart"/>
      <w:r w:rsidR="00EA3E11" w:rsidRPr="00B27CD3">
        <w:rPr>
          <w:i/>
          <w:iCs/>
        </w:rPr>
        <w:t>noltii</w:t>
      </w:r>
      <w:proofErr w:type="spellEnd"/>
      <w:r w:rsidRPr="00594B40">
        <w:t xml:space="preserve"> samples to recover from potential stress related to sampling and transplantation while ensuring that their physiological state stabilized before the start of the experiment. Extending the acclimation beyond one week was avoided for two reasons: first, to prevent excessive spacing between experimental runs, and second, because environmental conditions in late summer change rapidly in this region. Conducting all runs within a narrow time window was essential to ensure comparability, as delaying the experiment would have coincided with the onset of the natural seasonal decline of </w:t>
      </w:r>
      <w:r w:rsidRPr="00594B40">
        <w:rPr>
          <w:i/>
          <w:iCs/>
        </w:rPr>
        <w:t xml:space="preserve">Z. </w:t>
      </w:r>
      <w:proofErr w:type="spellStart"/>
      <w:r w:rsidR="00EA3E11">
        <w:rPr>
          <w:i/>
          <w:iCs/>
        </w:rPr>
        <w:t>noltii</w:t>
      </w:r>
      <w:proofErr w:type="spellEnd"/>
      <w:r w:rsidRPr="00594B40">
        <w:t xml:space="preserve"> in September. </w:t>
      </w:r>
      <w:r>
        <w:t xml:space="preserve">The temperature of 17 °C corresponds to the average in situ water temperature at high tide recorded during the sampling period in </w:t>
      </w:r>
      <w:proofErr w:type="spellStart"/>
      <w:r>
        <w:t>Bourgneuf</w:t>
      </w:r>
      <w:proofErr w:type="spellEnd"/>
      <w:r>
        <w:t xml:space="preserve"> Bay (France), thereby ensuring that acclimation occurred under representative seasonal conditions.</w:t>
      </w:r>
    </w:p>
    <w:p w14:paraId="49023EBE" w14:textId="05519D69" w:rsidR="00594B40" w:rsidRDefault="00594B40" w:rsidP="00594B40">
      <w:r>
        <w:t>The photosynthetically active radiation (</w:t>
      </w:r>
      <w:commentRangeStart w:id="6"/>
      <w:r>
        <w:t>PAR</w:t>
      </w:r>
      <w:commentRangeEnd w:id="6"/>
      <w:r w:rsidR="001E620C">
        <w:rPr>
          <w:rStyle w:val="Refdecomentario"/>
        </w:rPr>
        <w:commentReference w:id="6"/>
      </w:r>
      <w:r>
        <w:t xml:space="preserve">) of 150 µmol m⁻² s⁻¹ was selected to match the maximum light intensity achievable within the intertidal chamber system used for the experiment. Because these chambers have an inherent technical limitation in light transmission, maintaining the same PAR during acclimation prevented an abrupt reduction in light exposure when transferring samples into the chambers. This approach ensured that any subsequent changes in seagrass reflectance could be attributed to heat stress rather than to </w:t>
      </w:r>
      <w:proofErr w:type="spellStart"/>
      <w:r>
        <w:t>photoadaptive</w:t>
      </w:r>
      <w:proofErr w:type="spellEnd"/>
      <w:r>
        <w:t xml:space="preserve"> responses to lower irradiance.</w:t>
      </w:r>
    </w:p>
    <w:p w14:paraId="415BB694" w14:textId="611C4A34" w:rsidR="00067FE9" w:rsidRDefault="00594B40" w:rsidP="00594B40">
      <w:r>
        <w:t xml:space="preserve">These justifications have been </w:t>
      </w:r>
      <w:r w:rsidRPr="00172B5F">
        <w:t xml:space="preserve">added to Section 2.1.1 </w:t>
      </w:r>
      <w:r w:rsidR="00FF2058" w:rsidRPr="00172B5F">
        <w:t xml:space="preserve">(Lines 144-149) </w:t>
      </w:r>
      <w:r w:rsidRPr="00172B5F">
        <w:t>of the revised</w:t>
      </w:r>
      <w:r>
        <w:t xml:space="preserve"> manuscript to clarify that the acclimation conditions were both environmentally representative and specifically designed to match the experimental setup, minimizing artificial stress effects.</w:t>
      </w:r>
      <w:r>
        <w:br/>
      </w:r>
    </w:p>
    <w:p w14:paraId="76782D05" w14:textId="1989A073" w:rsidR="00067FE9" w:rsidRPr="00BD7680" w:rsidRDefault="00000000">
      <w:pPr>
        <w:pStyle w:val="Listaconvietas"/>
        <w:rPr>
          <w:b/>
          <w:bCs/>
        </w:rPr>
      </w:pPr>
      <w:r w:rsidRPr="00BD7680">
        <w:rPr>
          <w:b/>
          <w:bCs/>
        </w:rPr>
        <w:t xml:space="preserve"> 3: </w:t>
      </w:r>
      <w:r w:rsidR="005B0D5E" w:rsidRPr="005B0D5E">
        <w:rPr>
          <w:b/>
          <w:bCs/>
        </w:rPr>
        <w:t>Section 2.1.2 Experimental design: Clearly explain the rationale behind selecting specific temperatures (e.g., why incremental increases of 0.5°C daily?) and the chosen durations of heat exposure in the experimental design.</w:t>
      </w:r>
    </w:p>
    <w:p w14:paraId="35150862" w14:textId="5FC5D55F" w:rsidR="00A03D2B" w:rsidRDefault="00A03D2B" w:rsidP="00A03D2B">
      <w:r>
        <w:t>The temperature profile of the treatment scenario was established to replicate the real heatwave event that occurred in Quiberon (South Brittany, France) in September 2021, which is also analyzed in the satellite part of this study (</w:t>
      </w:r>
      <w:r w:rsidRPr="00172B5F">
        <w:t xml:space="preserve">see lines </w:t>
      </w:r>
      <w:r w:rsidR="00172B5F" w:rsidRPr="00172B5F">
        <w:t>176 - 183</w:t>
      </w:r>
      <w:r>
        <w:t xml:space="preserve">). During this natural event, both air and water temperatures exhibited a gradual, rather than abrupt, rise over several days. The incremental daily increase of 0.5 °C in water temperature and 1 °C in </w:t>
      </w:r>
      <w:r>
        <w:lastRenderedPageBreak/>
        <w:t>air temperature was therefore implemented to mimic this progressive thermal anomaly, ensuring that the laboratory experiment reproduced the temporal dynamics of the field event as realistically as possible. This approach allowed us to expose seagrasses to a realistic cumulative heat load rather than a sudden thermal shock.</w:t>
      </w:r>
    </w:p>
    <w:p w14:paraId="7B64102D" w14:textId="50D46907" w:rsidR="00067FE9" w:rsidRPr="00EF5306" w:rsidRDefault="00A03D2B" w:rsidP="00A03D2B">
      <w:pPr>
        <w:rPr>
          <w:b/>
          <w:bCs/>
        </w:rPr>
      </w:pPr>
      <w:r>
        <w:t xml:space="preserve">Regarding the duration of heat exposure, the experiment was intentionally limited to three days. Extending the experiment further was deemed unnecessary, as by day 3 all treatment samples exhibited visible darkening and stable reflectance values, indicating that the physiological and optical responses to heat stress had reached a plateau. Prolonging the exposure would therefore not have provided additional insight into the initial stress response phase targeted by this study. </w:t>
      </w:r>
      <w:r>
        <w:br/>
      </w:r>
    </w:p>
    <w:p w14:paraId="259E16CF" w14:textId="4FDD26C8" w:rsidR="00C967D3" w:rsidRPr="00C967D3" w:rsidRDefault="00000000" w:rsidP="00C967D3">
      <w:pPr>
        <w:pStyle w:val="Listaconvietas"/>
      </w:pPr>
      <w:r w:rsidRPr="00EF5306">
        <w:rPr>
          <w:b/>
          <w:bCs/>
        </w:rPr>
        <w:t xml:space="preserve"> 4: </w:t>
      </w:r>
      <w:r w:rsidR="00397007" w:rsidRPr="00397007">
        <w:rPr>
          <w:b/>
          <w:bCs/>
        </w:rPr>
        <w:t xml:space="preserve">Section 2.1.3: Provide explicit reasoning for selecting a 5 nm </w:t>
      </w:r>
      <w:proofErr w:type="spellStart"/>
      <w:r w:rsidR="00397007" w:rsidRPr="00397007">
        <w:rPr>
          <w:b/>
          <w:bCs/>
        </w:rPr>
        <w:t>Savitzky</w:t>
      </w:r>
      <w:proofErr w:type="spellEnd"/>
      <w:r w:rsidR="00397007" w:rsidRPr="00397007">
        <w:rPr>
          <w:b/>
          <w:bCs/>
        </w:rPr>
        <w:t xml:space="preserve">-Golay smoothing window. Why was this </w:t>
      </w:r>
      <w:proofErr w:type="gramStart"/>
      <w:r w:rsidR="00397007" w:rsidRPr="00397007">
        <w:rPr>
          <w:b/>
          <w:bCs/>
        </w:rPr>
        <w:t>particular window</w:t>
      </w:r>
      <w:proofErr w:type="gramEnd"/>
      <w:r w:rsidR="00397007" w:rsidRPr="00397007">
        <w:rPr>
          <w:b/>
          <w:bCs/>
        </w:rPr>
        <w:t xml:space="preserve"> size optimal for the spectral analysis?</w:t>
      </w:r>
    </w:p>
    <w:p w14:paraId="51D80F8C" w14:textId="77777777" w:rsidR="00C967D3" w:rsidRDefault="00C967D3" w:rsidP="00C967D3">
      <w:pPr>
        <w:pStyle w:val="Listaconvietas"/>
        <w:numPr>
          <w:ilvl w:val="0"/>
          <w:numId w:val="0"/>
        </w:numPr>
      </w:pPr>
    </w:p>
    <w:p w14:paraId="2995B69E" w14:textId="455633D3" w:rsidR="00C967D3" w:rsidRDefault="00C967D3" w:rsidP="00C967D3">
      <w:pPr>
        <w:pStyle w:val="Listaconvietas"/>
        <w:numPr>
          <w:ilvl w:val="0"/>
          <w:numId w:val="0"/>
        </w:numPr>
      </w:pPr>
      <w:r>
        <w:t xml:space="preserve">The use of a </w:t>
      </w:r>
      <w:proofErr w:type="spellStart"/>
      <w:r>
        <w:t>Savitzky</w:t>
      </w:r>
      <w:proofErr w:type="spellEnd"/>
      <w:r>
        <w:t>–Golay filter was essential for performing second-derivative spectral analysis, which is highly sensitive to small fluctuations in reflectance values</w:t>
      </w:r>
      <w:r w:rsidR="00170F5F">
        <w:t xml:space="preserve"> (i.e. the derivative analysis magnifies any spectral noise)</w:t>
      </w:r>
      <w:r>
        <w:t>. This filtering step was therefore necessary to remove spurious slope changes caused by instrumental noise and to ensure that derivative peaks reflected real optical features rather than noise artefacts.</w:t>
      </w:r>
    </w:p>
    <w:p w14:paraId="0D2DF3A6" w14:textId="5B7CE4C3" w:rsidR="00067FE9" w:rsidRDefault="00C967D3" w:rsidP="00C967D3">
      <w:r>
        <w:t>The 5 nm moving window was selected iteratively after testing several window sizes ranging from 3 to 15 nm. The 5 nm window provided the optimal balance between noise reduction and preservation of key spectral features. Larger windows tended to over-smooth the data and blur these diagnostic features, while smaller ones failed to fully suppress high-frequency noise.</w:t>
      </w:r>
    </w:p>
    <w:p w14:paraId="31234082" w14:textId="267960CC" w:rsidR="00B27CD3" w:rsidRDefault="00B27CD3" w:rsidP="00C967D3">
      <w:r w:rsidRPr="00172B5F">
        <w:t xml:space="preserve">See lines </w:t>
      </w:r>
      <w:r w:rsidR="00172B5F" w:rsidRPr="00172B5F">
        <w:t>200 - 202</w:t>
      </w:r>
    </w:p>
    <w:p w14:paraId="36E8F289" w14:textId="722599AD" w:rsidR="00067FE9" w:rsidRPr="00EF5306" w:rsidRDefault="00000000">
      <w:pPr>
        <w:pStyle w:val="Listaconvietas"/>
        <w:rPr>
          <w:b/>
          <w:bCs/>
        </w:rPr>
      </w:pPr>
      <w:r w:rsidRPr="00EF5306">
        <w:rPr>
          <w:b/>
          <w:bCs/>
        </w:rPr>
        <w:t xml:space="preserve"> 5: </w:t>
      </w:r>
      <w:r w:rsidR="005161E1" w:rsidRPr="005161E1">
        <w:rPr>
          <w:b/>
          <w:bCs/>
        </w:rPr>
        <w:t>Section 2.1.3: Clarify the criteria for choosing wavelengths in the SHSI calculation. Is this selection based purely on satellite compatibility, or is there empirical or theoretical support? Including a brief sensitivity analysis or comparative discussion would strengthen the index's credibility.</w:t>
      </w:r>
    </w:p>
    <w:p w14:paraId="3B324B93" w14:textId="5FE6C1D9" w:rsidR="005331B8" w:rsidRDefault="005331B8" w:rsidP="005331B8">
      <w:r>
        <w:t>The wavelengths used in the SHSI were selected based on a combination of empirical evidence, theoretical pigment absorption characteristics, and</w:t>
      </w:r>
      <w:r w:rsidR="00170F5F">
        <w:t xml:space="preserve"> </w:t>
      </w:r>
      <w:r>
        <w:t>compatibility</w:t>
      </w:r>
      <w:r w:rsidR="00170F5F">
        <w:t xml:space="preserve"> with several satellite missions</w:t>
      </w:r>
      <w:r>
        <w:t>. Specifically:</w:t>
      </w:r>
    </w:p>
    <w:p w14:paraId="04065513" w14:textId="77777777" w:rsidR="00170F5F" w:rsidRDefault="005331B8" w:rsidP="00170F5F">
      <w:pPr>
        <w:pStyle w:val="Prrafodelista"/>
        <w:numPr>
          <w:ilvl w:val="0"/>
          <w:numId w:val="13"/>
        </w:numPr>
      </w:pPr>
      <w:r>
        <w:t>The red-edge band at 740 nm was chosen because both experimental and satellite spectra consistently showed that the largest divergence between impacted and unimpacted seagrass occurs in this region (see Figure 6). This wavelength corresponds to the transition zone between chlorophyll absorption and near-</w:t>
      </w:r>
      <w:r>
        <w:lastRenderedPageBreak/>
        <w:t>infrared scattering, making it highly sensitive to pigment degradation and stress-induced structural changes.</w:t>
      </w:r>
    </w:p>
    <w:p w14:paraId="33AF0F99" w14:textId="41170A9C" w:rsidR="0082723A" w:rsidRDefault="00170F5F" w:rsidP="00170F5F">
      <w:pPr>
        <w:pStyle w:val="Prrafodelista"/>
        <w:numPr>
          <w:ilvl w:val="0"/>
          <w:numId w:val="13"/>
        </w:numPr>
      </w:pPr>
      <w:r>
        <w:t>In the revised version we redefined the SHSI adding a Line Heigh measurement at 560 nm, another spectral region where differences between impacted and unimpacted seagrasses were maximal</w:t>
      </w:r>
      <w:r w:rsidR="0082723A">
        <w:t xml:space="preserve"> (See lines 225 – 247 &amp; Figure 3).</w:t>
      </w:r>
    </w:p>
    <w:p w14:paraId="62E371BE" w14:textId="59051979" w:rsidR="00170F5F" w:rsidRDefault="005331B8" w:rsidP="00170F5F">
      <w:pPr>
        <w:pStyle w:val="Prrafodelista"/>
        <w:numPr>
          <w:ilvl w:val="0"/>
          <w:numId w:val="13"/>
        </w:numPr>
      </w:pPr>
      <w:r>
        <w:t>The blue (490 nm) and near-infrared (865 nm) wavelengths were selected as the anchor points for the baseline. Their choice was guided by both empirical observations and theoretical considerations: at 490 nm, impacted and non-impacted seagrass exhibit very similar reflectance, providing a stable baseline reference, whereas beyond 910 nm, the two spectra converge again, making 865 nm the optimal endpoint. This configuration allows the index to capture deviations in both the green–yellow and red-edge spectral domains most affected by heat-induced pigment loss.</w:t>
      </w:r>
    </w:p>
    <w:p w14:paraId="582FFFCB" w14:textId="7775A356" w:rsidR="005331B8" w:rsidRDefault="005331B8" w:rsidP="005331B8">
      <w:pPr>
        <w:pStyle w:val="Prrafodelista"/>
        <w:numPr>
          <w:ilvl w:val="0"/>
          <w:numId w:val="13"/>
        </w:numPr>
      </w:pPr>
      <w:r>
        <w:t xml:space="preserve">From a practical standpoint, these wavelengths correspond to Sentinel-2 bands (B2, </w:t>
      </w:r>
      <w:r w:rsidR="0082723A">
        <w:t xml:space="preserve">B3, </w:t>
      </w:r>
      <w:r>
        <w:t>B5, and B8a), ensuring that the SHSI can be computed from operational multispectral satellite data for large-scale applications.</w:t>
      </w:r>
    </w:p>
    <w:p w14:paraId="5B1B18D9" w14:textId="20DCB863" w:rsidR="005331B8" w:rsidRDefault="005331B8" w:rsidP="005331B8">
      <w:r w:rsidRPr="005331B8">
        <w:t xml:space="preserve">Although no formal sensitivity analysis was performed within this study, the selection of these wavelengths was informed by a visual interpretation of the spectral signatures shown in Figure 6, which clearly indicate where stress-induced spectral changes are most pronounced. Moreover, Figure 7 demonstrates that SHSI is the most sensitive </w:t>
      </w:r>
      <w:r w:rsidR="0082723A">
        <w:t xml:space="preserve">among </w:t>
      </w:r>
      <w:r w:rsidRPr="005331B8">
        <w:t>all tested indices (including NDVI, GLI, and the second derivative at 665 nm) in detecting heat-induced spectral changes, supporting the robustness of this band configuration.</w:t>
      </w:r>
      <w:r>
        <w:t xml:space="preserve"> </w:t>
      </w:r>
    </w:p>
    <w:p w14:paraId="21AD3355" w14:textId="392F3519" w:rsidR="00067FE9" w:rsidRDefault="005331B8" w:rsidP="005331B8">
      <w:r>
        <w:t xml:space="preserve">The robustness of this band selection was further supported by the validation analysis conducted in the newly added Annex B, where SHSI successfully detected heat-stressed seagrass in an independent site (Ria de Aveiro) with an overall accuracy of 0.92 and </w:t>
      </w:r>
      <w:proofErr w:type="gramStart"/>
      <w:r>
        <w:t>a Cohen’s κ</w:t>
      </w:r>
      <w:proofErr w:type="gramEnd"/>
      <w:r>
        <w:t xml:space="preserve"> of 0.84.</w:t>
      </w:r>
      <w:r>
        <w:br/>
      </w:r>
    </w:p>
    <w:p w14:paraId="0C971B40" w14:textId="27856594" w:rsidR="00067FE9" w:rsidRPr="00EF5306" w:rsidRDefault="00000000">
      <w:pPr>
        <w:pStyle w:val="Listaconvietas"/>
        <w:rPr>
          <w:b/>
          <w:bCs/>
        </w:rPr>
      </w:pPr>
      <w:r w:rsidRPr="00EF5306">
        <w:rPr>
          <w:b/>
          <w:bCs/>
        </w:rPr>
        <w:t xml:space="preserve"> 6: </w:t>
      </w:r>
      <w:r w:rsidR="00D96595" w:rsidRPr="00D96595">
        <w:rPr>
          <w:b/>
          <w:bCs/>
        </w:rPr>
        <w:t>Section 2.2.1 Temperature data and HW detection: Clarify both the temporal and spatial resolutions of the sea surface temperature (SST) data utilized in this study.</w:t>
      </w:r>
    </w:p>
    <w:p w14:paraId="1BFD11C9" w14:textId="0AD8EC8F" w:rsidR="00067FE9" w:rsidRDefault="00CF1559">
      <w:r w:rsidRPr="00CF1559">
        <w:t>The text in Section 2.2.1 has been updated to specify that the SST product used from CMEMS provides daily temporal resolution and a spatial resolution of approximately 0.05° × 0.05</w:t>
      </w:r>
      <w:r w:rsidR="0082723A">
        <w:t>°</w:t>
      </w:r>
      <w:r w:rsidRPr="00172B5F">
        <w:t>.</w:t>
      </w:r>
      <w:r w:rsidR="00B27CD3" w:rsidRPr="00172B5F">
        <w:t xml:space="preserve"> Lines </w:t>
      </w:r>
      <w:r w:rsidR="00172B5F" w:rsidRPr="00172B5F">
        <w:t>266 - 268</w:t>
      </w:r>
    </w:p>
    <w:p w14:paraId="56A013F3" w14:textId="4396AF9D" w:rsidR="00067FE9" w:rsidRPr="00BD7680" w:rsidRDefault="00000000">
      <w:pPr>
        <w:pStyle w:val="Listaconvietas"/>
        <w:rPr>
          <w:b/>
          <w:bCs/>
        </w:rPr>
      </w:pPr>
      <w:bookmarkStart w:id="7" w:name="_Hlk210914320"/>
      <w:r w:rsidRPr="00BD7680">
        <w:rPr>
          <w:b/>
          <w:bCs/>
        </w:rPr>
        <w:t xml:space="preserve"> 7</w:t>
      </w:r>
      <w:r w:rsidR="00D96595">
        <w:rPr>
          <w:b/>
          <w:bCs/>
        </w:rPr>
        <w:t>:</w:t>
      </w:r>
      <w:r w:rsidR="00D96595" w:rsidRPr="00D96595">
        <w:rPr>
          <w:rFonts w:ascii="Verdana" w:hAnsi="Verdana"/>
          <w:color w:val="000033"/>
          <w:sz w:val="17"/>
          <w:szCs w:val="17"/>
          <w:shd w:val="clear" w:color="auto" w:fill="FFFFFF"/>
        </w:rPr>
        <w:t xml:space="preserve"> </w:t>
      </w:r>
      <w:r w:rsidR="00D96595" w:rsidRPr="00D96595">
        <w:rPr>
          <w:b/>
          <w:bCs/>
        </w:rPr>
        <w:t>Section 2.2.2 Satellite observations: Clarify how atmospheric corrections applied to Sentinel-2 images (</w:t>
      </w:r>
      <w:proofErr w:type="gramStart"/>
      <w:r w:rsidR="00D96595" w:rsidRPr="00D96595">
        <w:rPr>
          <w:b/>
          <w:bCs/>
        </w:rPr>
        <w:t>Level-2</w:t>
      </w:r>
      <w:proofErr w:type="gramEnd"/>
      <w:r w:rsidR="00D96595" w:rsidRPr="00D96595">
        <w:rPr>
          <w:b/>
          <w:bCs/>
        </w:rPr>
        <w:t xml:space="preserve"> products) were validated or assessed for accuracy, as this can significantly impact spectral indices used.</w:t>
      </w:r>
    </w:p>
    <w:bookmarkEnd w:id="7"/>
    <w:p w14:paraId="4B161C7F" w14:textId="3E03E5FF" w:rsidR="005A3CF5" w:rsidRDefault="005A3CF5" w:rsidP="005A3CF5">
      <w:r>
        <w:t xml:space="preserve">In this study, no </w:t>
      </w:r>
      <w:r w:rsidR="0082723A">
        <w:t>assessment</w:t>
      </w:r>
      <w:r>
        <w:t xml:space="preserve"> of the atmospheric correction </w:t>
      </w:r>
      <w:r w:rsidR="0082723A">
        <w:t xml:space="preserve">performance </w:t>
      </w:r>
      <w:r>
        <w:t xml:space="preserve">was </w:t>
      </w:r>
      <w:r w:rsidR="0082723A">
        <w:t>done</w:t>
      </w:r>
      <w:r>
        <w:t xml:space="preserve">. However, all Sentinel-2 images used correspond to Level-2A surface reflectance products generated with Sen2Cor, the operational atmospheric correction processor routinely </w:t>
      </w:r>
      <w:r>
        <w:lastRenderedPageBreak/>
        <w:t xml:space="preserve">distributed by the European Space Agency (ESA). </w:t>
      </w:r>
      <w:commentRangeStart w:id="8"/>
      <w:r w:rsidR="0082723A">
        <w:t>S</w:t>
      </w:r>
      <w:r>
        <w:t xml:space="preserve">everal </w:t>
      </w:r>
      <w:commentRangeEnd w:id="8"/>
      <w:r w:rsidR="00C4149B">
        <w:rPr>
          <w:rStyle w:val="Refdecomentario"/>
        </w:rPr>
        <w:commentReference w:id="8"/>
      </w:r>
      <w:r>
        <w:t xml:space="preserve">studies have demonstrated </w:t>
      </w:r>
      <w:r w:rsidR="0082723A">
        <w:t xml:space="preserve">that S2 L2A data </w:t>
      </w:r>
      <w:r w:rsidR="00073540">
        <w:t>h</w:t>
      </w:r>
      <w:r w:rsidR="0082723A">
        <w:t>a</w:t>
      </w:r>
      <w:r w:rsidR="00073540">
        <w:t>ve</w:t>
      </w:r>
      <w:r w:rsidR="0082723A">
        <w:t xml:space="preserve"> a good agreement with in-situ</w:t>
      </w:r>
      <w:r w:rsidR="00073540">
        <w:t xml:space="preserve"> reflectance</w:t>
      </w:r>
      <w:r w:rsidR="0082723A">
        <w:t xml:space="preserve"> measurement</w:t>
      </w:r>
      <w:r w:rsidR="00073540">
        <w:t>s</w:t>
      </w:r>
      <w:r w:rsidR="0082723A">
        <w:t xml:space="preserve"> over </w:t>
      </w:r>
      <w:r>
        <w:t xml:space="preserve">intertidal </w:t>
      </w:r>
      <w:r w:rsidR="00073540">
        <w:t>habitat</w:t>
      </w:r>
      <w:r>
        <w:t>s (</w:t>
      </w:r>
      <w:r w:rsidR="00073540">
        <w:t xml:space="preserve">e.g., </w:t>
      </w:r>
      <w:hyperlink r:id="rId11" w:history="1">
        <w:proofErr w:type="spellStart"/>
        <w:r w:rsidR="008D17B4" w:rsidRPr="00073540">
          <w:rPr>
            <w:rStyle w:val="Hipervnculo"/>
          </w:rPr>
          <w:t>Zoffoli</w:t>
        </w:r>
        <w:proofErr w:type="spellEnd"/>
        <w:r w:rsidR="008D17B4" w:rsidRPr="00073540">
          <w:rPr>
            <w:rStyle w:val="Hipervnculo"/>
          </w:rPr>
          <w:t xml:space="preserve"> et al., 2020</w:t>
        </w:r>
      </w:hyperlink>
      <w:r>
        <w:t>).</w:t>
      </w:r>
    </w:p>
    <w:p w14:paraId="2A501565" w14:textId="26F648B6" w:rsidR="005A3CF5" w:rsidRDefault="005A3CF5" w:rsidP="005A3CF5">
      <w:r>
        <w:t xml:space="preserve">For this reason, </w:t>
      </w:r>
      <w:r w:rsidR="00073540">
        <w:t>S2 L2A</w:t>
      </w:r>
      <w:r>
        <w:t xml:space="preserve"> is widely adopted in remote sensing studies of intertidal seagrasses and macroalgae (e.g., Davies et al., 2024a; </w:t>
      </w:r>
      <w:r w:rsidR="008D17B4">
        <w:t>Oiry et al. 2021</w:t>
      </w:r>
      <w:r w:rsidR="000F597B">
        <w:t>; Haro et al. 2022</w:t>
      </w:r>
      <w:r>
        <w:t xml:space="preserve">). Consequently, using this </w:t>
      </w:r>
      <w:r w:rsidR="00073540">
        <w:t>product</w:t>
      </w:r>
      <w:r>
        <w:t xml:space="preserve"> ensures both methodological consistency and comparability with existing literature on intertidal ecosystem monitoring.</w:t>
      </w:r>
    </w:p>
    <w:p w14:paraId="2CECD6BE" w14:textId="06DBF381" w:rsidR="00067FE9" w:rsidRPr="00BD7680" w:rsidRDefault="00000000">
      <w:pPr>
        <w:pStyle w:val="Listaconvietas"/>
        <w:rPr>
          <w:b/>
          <w:bCs/>
        </w:rPr>
      </w:pPr>
      <w:r w:rsidRPr="00BD7680">
        <w:rPr>
          <w:b/>
          <w:bCs/>
        </w:rPr>
        <w:t xml:space="preserve"> 8: </w:t>
      </w:r>
      <w:proofErr w:type="gramStart"/>
      <w:r w:rsidR="00D96595" w:rsidRPr="00D96595">
        <w:rPr>
          <w:b/>
          <w:bCs/>
        </w:rPr>
        <w:t>Statistics,</w:t>
      </w:r>
      <w:proofErr w:type="gramEnd"/>
      <w:r w:rsidR="00D96595" w:rsidRPr="00D96595">
        <w:rPr>
          <w:b/>
          <w:bCs/>
        </w:rPr>
        <w:t xml:space="preserve"> provide clearer justifications for selecting GLMMs and GAMs. Discuss potential autocorrelation or spatial dependency concerns explicitly and how they were managed.</w:t>
      </w:r>
    </w:p>
    <w:p w14:paraId="1ED6AFB0" w14:textId="58A25310" w:rsidR="000F597B" w:rsidRPr="00172B5F" w:rsidRDefault="000F597B" w:rsidP="000F597B">
      <w:r w:rsidRPr="00172B5F">
        <w:t xml:space="preserve">Generalized Linear Mixed Models (GLMMs) were chosen to analyze </w:t>
      </w:r>
      <w:proofErr w:type="gramStart"/>
      <w:r w:rsidRPr="00172B5F">
        <w:t>the experimental</w:t>
      </w:r>
      <w:proofErr w:type="gramEnd"/>
      <w:r w:rsidRPr="00172B5F">
        <w:t xml:space="preserve"> data because they provide an appropriate framework for handling hierarchical and repeated-measures designs. Specifically, the experimental setup involved multiple time steps nested within independent experimental runs, with repeated observations taken on the same samples across days. Including Run and Timestep within Run as random effects allowed us to account for this non-independence of observations and avoid </w:t>
      </w:r>
      <w:proofErr w:type="spellStart"/>
      <w:r w:rsidRPr="00172B5F">
        <w:t>pseudoreplication</w:t>
      </w:r>
      <w:proofErr w:type="spellEnd"/>
      <w:r w:rsidRPr="00172B5F">
        <w:t>, while estimating treatment effects on reflectance indices robustly. The Bayesian implementation of GLMMs further provided reliable uncertainty estimates and model convergence diagnostics (Annex C).</w:t>
      </w:r>
    </w:p>
    <w:p w14:paraId="10B9EA72" w14:textId="66596946" w:rsidR="000F597B" w:rsidRPr="00172B5F" w:rsidRDefault="000F597B" w:rsidP="000F597B">
      <w:r w:rsidRPr="00172B5F">
        <w:t>Generalized Additive Models (GAMs) were used to explore the nonlinear relationship between emersion time and SHSI at the landscape scale. The GAM framework, using a penalized spline smoother, was selected to flexibly capture the gradual and threshold-like responses observed in the SHSI-emersion relationship (Figure 12).</w:t>
      </w:r>
    </w:p>
    <w:p w14:paraId="14F6F870" w14:textId="4763BEFA" w:rsidR="00067FE9" w:rsidRDefault="000F597B" w:rsidP="000F597B">
      <w:r w:rsidRPr="00172B5F">
        <w:t xml:space="preserve">Concerning autocorrelation and spatial dependency, the spatial resolution of Sentinel-2 data (10 m) and the high number of independent pixels (&gt;8,000) ensured adequate spatial representation of the meadow. To limit spatial dependency, we restricted the GAM analysis to pixels located within homogeneous vegetation zones (based on field quadrat classification) and verified that residuals showed no large-scale spatial pattern. Temporal autocorrelation was not a concern in this case, as </w:t>
      </w:r>
      <w:proofErr w:type="gramStart"/>
      <w:r w:rsidRPr="00172B5F">
        <w:t>each time</w:t>
      </w:r>
      <w:proofErr w:type="gramEnd"/>
      <w:r w:rsidRPr="00172B5F">
        <w:t xml:space="preserve"> point corresponded to independent satellite acquisitions.</w:t>
      </w:r>
      <w:r>
        <w:br/>
      </w:r>
    </w:p>
    <w:p w14:paraId="61A5AA1E" w14:textId="3F194AB2" w:rsidR="00067FE9" w:rsidRPr="00BD7680" w:rsidRDefault="00000000">
      <w:pPr>
        <w:pStyle w:val="Listaconvietas"/>
        <w:rPr>
          <w:b/>
          <w:bCs/>
        </w:rPr>
      </w:pPr>
      <w:r w:rsidRPr="00BD7680">
        <w:rPr>
          <w:b/>
          <w:bCs/>
        </w:rPr>
        <w:t xml:space="preserve"> 9: </w:t>
      </w:r>
      <w:r w:rsidR="009A0DAA" w:rsidRPr="009A0DAA">
        <w:rPr>
          <w:b/>
          <w:bCs/>
        </w:rPr>
        <w:t xml:space="preserve">I recommend </w:t>
      </w:r>
      <w:proofErr w:type="gramStart"/>
      <w:r w:rsidR="009A0DAA" w:rsidRPr="009A0DAA">
        <w:rPr>
          <w:b/>
          <w:bCs/>
        </w:rPr>
        <w:t>to include</w:t>
      </w:r>
      <w:proofErr w:type="gramEnd"/>
      <w:r w:rsidR="009A0DAA" w:rsidRPr="009A0DAA">
        <w:rPr>
          <w:b/>
          <w:bCs/>
        </w:rPr>
        <w:t xml:space="preserve"> a brief analysis on the sensitivity and specificity of SHSI compared to existing indices like NDVI and GLI. Provide statistical support for the claim of SHSI's superior sensitivity.</w:t>
      </w:r>
    </w:p>
    <w:p w14:paraId="2B7C1B0A" w14:textId="63EB7BB1" w:rsidR="00067FE9" w:rsidRDefault="006256AF">
      <w:r w:rsidRPr="006256AF">
        <w:t xml:space="preserve">The superior sensitivity of SHSI to heat-induced reflectance changes was quantitatively supported by the GLMM results presented in Table 2 (Annex C). The slope coefficient of SHSI (Estimate = 1.00 ± 0.10) was the highest among all indices tested, while NDVI and GLI showed smaller and negative slopes (–0.14 ± 0.02 and –0.26 ± 0.03, respectively). This indicates that SHSI captured the strongest and most consistent spectral response to </w:t>
      </w:r>
      <w:r w:rsidRPr="006256AF">
        <w:lastRenderedPageBreak/>
        <w:t>heatwave exposure over time. Moreover, Figure 7 clearly illustrates that SHSI exhibited the largest deviation between control and treatment groups, confirming its higher sensitivity relative to NDVI and GLI.</w:t>
      </w:r>
    </w:p>
    <w:p w14:paraId="532615D0" w14:textId="4853564C" w:rsidR="00067FE9" w:rsidRPr="00BD7680" w:rsidRDefault="00000000">
      <w:pPr>
        <w:pStyle w:val="Listaconvietas"/>
        <w:rPr>
          <w:b/>
          <w:bCs/>
        </w:rPr>
      </w:pPr>
      <w:r w:rsidRPr="00BD7680">
        <w:rPr>
          <w:b/>
          <w:bCs/>
        </w:rPr>
        <w:t xml:space="preserve"> 10: </w:t>
      </w:r>
      <w:r w:rsidR="006A145D" w:rsidRPr="006A145D">
        <w:rPr>
          <w:b/>
          <w:bCs/>
        </w:rPr>
        <w:t>Section 3.2.2: Clarify how pixel-based satellite analyses accounted for mixed pixels (e.g., sediment vs. seagrass) and potential biases arising from spatial resolution limitations.</w:t>
      </w:r>
    </w:p>
    <w:p w14:paraId="535CA1A8" w14:textId="000A5C11" w:rsidR="00E67467" w:rsidRDefault="00E67467" w:rsidP="00E67467">
      <w:r>
        <w:t>Spectral mixing can indeed affect the response of the SHSI when a pixel contains vegetation belonging to different functional or taxonomic groups. For instance, we do not expect saltmarsh vegetation, Phaeophyceae (brown algae), or Chlorophyceae (green algae) to exhibit the same spectral or physiological response to heat stress as seagrasses. In such cases, the sensitivity of SHSI to seagrass-specific heat stress would be reduced due to the blending of mixed spectral signals within a single pixel.</w:t>
      </w:r>
    </w:p>
    <w:p w14:paraId="1487DC05" w14:textId="47D7BA1B" w:rsidR="00E67467" w:rsidRDefault="00E67467" w:rsidP="00E67467">
      <w:r>
        <w:t xml:space="preserve">To ensure that this issue </w:t>
      </w:r>
      <w:proofErr w:type="gramStart"/>
      <w:r>
        <w:t>occurred only</w:t>
      </w:r>
      <w:proofErr w:type="gramEnd"/>
      <w:r>
        <w:t xml:space="preserve"> rarely in the present study, field campaigns were conducted prior to the satellite analyses at both study sites (Quiberon and Ria de Aveiro). These field surveys provided detailed in situ classification of vegetation types, allowing us to identify areas of homogeneous seagrass cover</w:t>
      </w:r>
      <w:r w:rsidR="00073540">
        <w:t xml:space="preserve"> </w:t>
      </w:r>
      <w:proofErr w:type="gramStart"/>
      <w:r w:rsidR="00073540">
        <w:t>a the</w:t>
      </w:r>
      <w:proofErr w:type="gramEnd"/>
      <w:r w:rsidR="00073540">
        <w:t xml:space="preserve"> scale of a single Sentinel-2 pixel</w:t>
      </w:r>
      <w:r>
        <w:t xml:space="preserve"> and minimize intra-pixel vegetation mixing.</w:t>
      </w:r>
    </w:p>
    <w:p w14:paraId="0179CB08" w14:textId="77777777" w:rsidR="007B2BC6" w:rsidRDefault="00E67467" w:rsidP="00E67467">
      <w:r>
        <w:t>In addition, meadow pixels were selected using the open-source algorithm ICE-CREAMS (Davies et al., 2024), which was specifically developed to discriminate among five taxonomic classes of intertidal habitats, including seagrasses, brown and green macroalgae, and saltmarsh vegetation. This approach ensured that only pixels confidently classified as seagrass were retained for SHSI computation and analysis.</w:t>
      </w:r>
    </w:p>
    <w:p w14:paraId="771FBBD4" w14:textId="726931FB" w:rsidR="00067FE9" w:rsidRDefault="007B2BC6" w:rsidP="00E67467">
      <w:r>
        <w:t>We have updated the 4.3 to discuss the spatial resolution of S2 related to vegetation patchiness (L 488 – 498)</w:t>
      </w:r>
      <w:r w:rsidR="00E67467">
        <w:br/>
      </w:r>
    </w:p>
    <w:p w14:paraId="1775AA1B" w14:textId="40226DF6" w:rsidR="00067FE9" w:rsidRPr="00BD7680" w:rsidRDefault="00000000">
      <w:pPr>
        <w:pStyle w:val="Listaconvietas"/>
        <w:rPr>
          <w:b/>
          <w:bCs/>
        </w:rPr>
      </w:pPr>
      <w:r w:rsidRPr="00BD7680">
        <w:rPr>
          <w:b/>
          <w:bCs/>
        </w:rPr>
        <w:t xml:space="preserve"> 11</w:t>
      </w:r>
      <w:r w:rsidR="00F01C0C">
        <w:rPr>
          <w:b/>
          <w:bCs/>
        </w:rPr>
        <w:t>:</w:t>
      </w:r>
      <w:r w:rsidR="00F01C0C" w:rsidRPr="00F01C0C">
        <w:rPr>
          <w:rFonts w:ascii="Verdana" w:hAnsi="Verdana"/>
          <w:color w:val="000033"/>
          <w:sz w:val="17"/>
          <w:szCs w:val="17"/>
          <w:shd w:val="clear" w:color="auto" w:fill="FFFFFF"/>
        </w:rPr>
        <w:t xml:space="preserve"> </w:t>
      </w:r>
      <w:r w:rsidR="00F01C0C" w:rsidRPr="00F01C0C">
        <w:rPr>
          <w:b/>
          <w:bCs/>
        </w:rPr>
        <w:t xml:space="preserve">Section 3.2.2: Expand on the ecological interpretation of observed SHSI recovery </w:t>
      </w:r>
      <w:proofErr w:type="gramStart"/>
      <w:r w:rsidR="00F01C0C" w:rsidRPr="00F01C0C">
        <w:rPr>
          <w:b/>
          <w:bCs/>
        </w:rPr>
        <w:t>one month</w:t>
      </w:r>
      <w:proofErr w:type="gramEnd"/>
      <w:r w:rsidR="00F01C0C" w:rsidRPr="00F01C0C">
        <w:rPr>
          <w:b/>
          <w:bCs/>
        </w:rPr>
        <w:t xml:space="preserve"> post-heatwave. Was this primarily due to regrowth, leaf replacement, or pigment restoration?</w:t>
      </w:r>
    </w:p>
    <w:p w14:paraId="53CDBD6E" w14:textId="77777777" w:rsidR="00625359" w:rsidRDefault="00E67467" w:rsidP="00E67467">
      <w:r>
        <w:t xml:space="preserve">This aspect </w:t>
      </w:r>
      <w:r w:rsidR="00B27CD3">
        <w:t>has been expanded</w:t>
      </w:r>
      <w:r>
        <w:t xml:space="preserve"> in Section 4.2 of the manuscript. In brief, the recovery of SHSI values to pre-disturbance levels likely reflects the intrinsic resilience and rapid turnover capacity of </w:t>
      </w:r>
      <w:r w:rsidRPr="00E67467">
        <w:rPr>
          <w:i/>
          <w:iCs/>
        </w:rPr>
        <w:t xml:space="preserve">Zostera </w:t>
      </w:r>
      <w:proofErr w:type="spellStart"/>
      <w:r w:rsidR="00EA3E11">
        <w:rPr>
          <w:i/>
          <w:iCs/>
        </w:rPr>
        <w:t>noltii</w:t>
      </w:r>
      <w:proofErr w:type="spellEnd"/>
      <w:r>
        <w:t xml:space="preserve">. As a fast-growing, colonizing species, </w:t>
      </w:r>
      <w:r w:rsidRPr="00E67467">
        <w:rPr>
          <w:i/>
          <w:iCs/>
        </w:rPr>
        <w:t xml:space="preserve">Z. </w:t>
      </w:r>
      <w:proofErr w:type="spellStart"/>
      <w:r w:rsidR="00EA3E11">
        <w:rPr>
          <w:i/>
          <w:iCs/>
        </w:rPr>
        <w:t>noltii</w:t>
      </w:r>
      <w:proofErr w:type="spellEnd"/>
      <w:r>
        <w:t xml:space="preserve"> exhibits high leaf turnover rates, rapid rhizome elongation, and efficient regrowth from belowground reserves (Borum et al., 2004; Duarte, 1991; Roca et al., 2016). The observed return to greener spectral signatures in mid- and lower-intertidal zones therefore most plausibly results from new leaf production sustained by the energy stored in rhizomes that survived the thermal stress (</w:t>
      </w:r>
      <w:proofErr w:type="spellStart"/>
      <w:r>
        <w:t>Hemminga</w:t>
      </w:r>
      <w:proofErr w:type="spellEnd"/>
      <w:r>
        <w:t>, 1998).</w:t>
      </w:r>
      <w:r w:rsidR="00625359">
        <w:t xml:space="preserve"> </w:t>
      </w:r>
      <w:r w:rsidR="00625359" w:rsidRPr="00625359">
        <w:t>This hypothesis is supported by our observations during the laboratory heatwave experiment, where we noticed that by the end of the experiment, seagrass leaves affected by heat stress began to detach from their rhizomes.</w:t>
      </w:r>
    </w:p>
    <w:p w14:paraId="536B806F" w14:textId="0818E316" w:rsidR="00903DD2" w:rsidRDefault="00B27CD3">
      <w:r w:rsidRPr="00172B5F">
        <w:lastRenderedPageBreak/>
        <w:t xml:space="preserve">Lines </w:t>
      </w:r>
      <w:r w:rsidR="00172B5F" w:rsidRPr="00172B5F">
        <w:t xml:space="preserve">479 </w:t>
      </w:r>
      <w:r w:rsidR="00903DD2">
        <w:t>–</w:t>
      </w:r>
      <w:r w:rsidR="00172B5F" w:rsidRPr="00172B5F">
        <w:t xml:space="preserve"> 487</w:t>
      </w:r>
    </w:p>
    <w:p w14:paraId="0DF28D9B" w14:textId="03E153BB" w:rsidR="00067FE9" w:rsidRPr="00BD7680" w:rsidRDefault="00000000">
      <w:pPr>
        <w:pStyle w:val="Listaconvietas"/>
        <w:rPr>
          <w:b/>
          <w:bCs/>
        </w:rPr>
      </w:pPr>
      <w:r w:rsidRPr="00BD7680">
        <w:rPr>
          <w:b/>
          <w:bCs/>
        </w:rPr>
        <w:t xml:space="preserve"> 12: </w:t>
      </w:r>
      <w:r w:rsidR="00F01C0C" w:rsidRPr="00F01C0C">
        <w:rPr>
          <w:b/>
          <w:bCs/>
        </w:rPr>
        <w:t xml:space="preserve">Section 4 Discussion: Recommend </w:t>
      </w:r>
      <w:proofErr w:type="gramStart"/>
      <w:r w:rsidR="00F01C0C" w:rsidRPr="00F01C0C">
        <w:rPr>
          <w:b/>
          <w:bCs/>
        </w:rPr>
        <w:t>to enhance</w:t>
      </w:r>
      <w:proofErr w:type="gramEnd"/>
      <w:r w:rsidR="00F01C0C" w:rsidRPr="00F01C0C">
        <w:rPr>
          <w:b/>
          <w:bCs/>
        </w:rPr>
        <w:t xml:space="preserve"> the ecological discussion in Section 4.3 by addressing potential interactive effects between heatwaves and other common stressors such as eutrophication, grazing, and tidal dynamics.</w:t>
      </w:r>
    </w:p>
    <w:p w14:paraId="59EC90E7" w14:textId="77777777" w:rsidR="00C93AAB" w:rsidRDefault="00C93AAB" w:rsidP="00C93AAB">
      <w:pPr>
        <w:pStyle w:val="Listaconvietas"/>
        <w:numPr>
          <w:ilvl w:val="0"/>
          <w:numId w:val="0"/>
        </w:numPr>
      </w:pPr>
    </w:p>
    <w:p w14:paraId="39A61D90" w14:textId="77777777" w:rsidR="00C93AAB" w:rsidRPr="00BD03ED" w:rsidRDefault="00C93AAB" w:rsidP="00C93AAB">
      <w:pPr>
        <w:pStyle w:val="Listaconvietas"/>
        <w:numPr>
          <w:ilvl w:val="0"/>
          <w:numId w:val="0"/>
        </w:numPr>
      </w:pPr>
      <w:r w:rsidRPr="00C93AAB">
        <w:t xml:space="preserve">We thank the reviewer for this helpful suggestion. The text in Section 4.3 has been expanded to discuss the potential interactive effects between heatwaves and other local stressors, including eutrophication, grazing pressure, and tidal dynamics. Recent studies (e.g., Dias et al., 2025; Lawrence &amp; Bolton, 2023; Smulders et al., 2025) have been cited to </w:t>
      </w:r>
      <w:r w:rsidRPr="00BD03ED">
        <w:t>support these interactions and their influence on seagrass resilience and recovery.</w:t>
      </w:r>
    </w:p>
    <w:p w14:paraId="4F06893A" w14:textId="455F2F7D" w:rsidR="00B27CD3" w:rsidRPr="00BD03ED" w:rsidRDefault="00B27CD3" w:rsidP="00C93AAB">
      <w:pPr>
        <w:pStyle w:val="Listaconvietas"/>
        <w:numPr>
          <w:ilvl w:val="0"/>
          <w:numId w:val="0"/>
        </w:numPr>
      </w:pPr>
      <w:r w:rsidRPr="00BD03ED">
        <w:t xml:space="preserve">Lines </w:t>
      </w:r>
      <w:r w:rsidR="000A40BA" w:rsidRPr="00BD03ED">
        <w:t>531 - 545</w:t>
      </w:r>
    </w:p>
    <w:p w14:paraId="192C4DF8" w14:textId="77777777" w:rsidR="00C93AAB" w:rsidRPr="00BD03ED" w:rsidRDefault="00C93AAB" w:rsidP="00C93AAB">
      <w:pPr>
        <w:pStyle w:val="Listaconvietas"/>
        <w:numPr>
          <w:ilvl w:val="0"/>
          <w:numId w:val="0"/>
        </w:numPr>
      </w:pPr>
    </w:p>
    <w:p w14:paraId="071D659B" w14:textId="7655ECD8" w:rsidR="00067FE9" w:rsidRPr="00BD03ED" w:rsidRDefault="00000000" w:rsidP="00C93AAB">
      <w:pPr>
        <w:pStyle w:val="Listaconvietas"/>
        <w:numPr>
          <w:ilvl w:val="0"/>
          <w:numId w:val="15"/>
        </w:numPr>
        <w:ind w:left="426" w:hanging="426"/>
        <w:rPr>
          <w:b/>
          <w:bCs/>
        </w:rPr>
      </w:pPr>
      <w:r w:rsidRPr="00BD03ED">
        <w:rPr>
          <w:b/>
          <w:bCs/>
        </w:rPr>
        <w:t xml:space="preserve"> 13</w:t>
      </w:r>
      <w:proofErr w:type="gramStart"/>
      <w:r w:rsidR="00347E72" w:rsidRPr="00BD03ED">
        <w:rPr>
          <w:b/>
          <w:bCs/>
        </w:rPr>
        <w:t xml:space="preserve">: </w:t>
      </w:r>
      <w:r w:rsidR="0017577D" w:rsidRPr="00BD03ED">
        <w:rPr>
          <w:b/>
          <w:bCs/>
        </w:rPr>
        <w:t> I</w:t>
      </w:r>
      <w:proofErr w:type="gramEnd"/>
      <w:r w:rsidR="0017577D" w:rsidRPr="00BD03ED">
        <w:rPr>
          <w:b/>
          <w:bCs/>
        </w:rPr>
        <w:t xml:space="preserve"> recommend </w:t>
      </w:r>
      <w:proofErr w:type="gramStart"/>
      <w:r w:rsidR="0017577D" w:rsidRPr="00BD03ED">
        <w:rPr>
          <w:b/>
          <w:bCs/>
        </w:rPr>
        <w:t>to acknowledge</w:t>
      </w:r>
      <w:proofErr w:type="gramEnd"/>
      <w:r w:rsidR="0017577D" w:rsidRPr="00BD03ED">
        <w:rPr>
          <w:b/>
          <w:bCs/>
        </w:rPr>
        <w:t xml:space="preserve"> how the Sentinel-2 spatial resolution might affect the accuracy of detecting smaller patches of heatwave-impacted </w:t>
      </w:r>
      <w:proofErr w:type="gramStart"/>
      <w:r w:rsidR="0017577D" w:rsidRPr="00BD03ED">
        <w:rPr>
          <w:b/>
          <w:bCs/>
        </w:rPr>
        <w:t>seagrass, and</w:t>
      </w:r>
      <w:proofErr w:type="gramEnd"/>
      <w:r w:rsidR="0017577D" w:rsidRPr="00BD03ED">
        <w:rPr>
          <w:b/>
          <w:bCs/>
        </w:rPr>
        <w:t xml:space="preserve"> discuss implications for conservation monitoring.</w:t>
      </w:r>
    </w:p>
    <w:p w14:paraId="0DCFA47B" w14:textId="32458299" w:rsidR="00067FE9" w:rsidRPr="00BD03ED" w:rsidRDefault="00C93AAB">
      <w:r w:rsidRPr="00BD03ED">
        <w:t>We thank the reviewer for this valuable suggestion. A new paragraph has been added at the end of Section 4.2 to acknowledge the potential limitations of Sentinel-2 spatial resolution (10 m) for detecting small or fragmented patches of heatwave-impacted seagrass. The paragraph also discusses the implications of this limitation for conservation monitoring and highlights the potential benefits of integrating higher-resolution sensors (e.g., drones, commercial satellites) with Sentinel-2 observations.</w:t>
      </w:r>
    </w:p>
    <w:p w14:paraId="3ADDDF80" w14:textId="586C646B" w:rsidR="00B27CD3" w:rsidRDefault="00B27CD3">
      <w:r w:rsidRPr="00BD03ED">
        <w:t xml:space="preserve">Lines </w:t>
      </w:r>
      <w:r w:rsidR="00BD03ED" w:rsidRPr="00BD03ED">
        <w:t>488 - 498</w:t>
      </w:r>
    </w:p>
    <w:p w14:paraId="71E5CCDC" w14:textId="596C1859" w:rsidR="00067FE9" w:rsidRPr="00BD7680" w:rsidRDefault="00000000">
      <w:pPr>
        <w:pStyle w:val="Listaconvietas"/>
        <w:rPr>
          <w:b/>
          <w:bCs/>
        </w:rPr>
      </w:pPr>
      <w:r w:rsidRPr="00BD7680">
        <w:rPr>
          <w:b/>
          <w:bCs/>
        </w:rPr>
        <w:t xml:space="preserve"> 14</w:t>
      </w:r>
      <w:proofErr w:type="gramStart"/>
      <w:r w:rsidRPr="00BD7680">
        <w:rPr>
          <w:b/>
          <w:bCs/>
        </w:rPr>
        <w:t>:</w:t>
      </w:r>
      <w:r w:rsidR="006C04F5" w:rsidRPr="006C04F5">
        <w:rPr>
          <w:rFonts w:ascii="Verdana" w:hAnsi="Verdana"/>
          <w:color w:val="000033"/>
          <w:sz w:val="17"/>
          <w:szCs w:val="17"/>
          <w:shd w:val="clear" w:color="auto" w:fill="FFFFFF"/>
        </w:rPr>
        <w:t xml:space="preserve"> </w:t>
      </w:r>
      <w:r w:rsidR="006C04F5" w:rsidRPr="006C04F5">
        <w:rPr>
          <w:b/>
          <w:bCs/>
        </w:rPr>
        <w:t> Limitations</w:t>
      </w:r>
      <w:proofErr w:type="gramEnd"/>
      <w:r w:rsidR="006C04F5" w:rsidRPr="006C04F5">
        <w:rPr>
          <w:b/>
          <w:bCs/>
        </w:rPr>
        <w:t xml:space="preserve">: suggest </w:t>
      </w:r>
      <w:proofErr w:type="gramStart"/>
      <w:r w:rsidR="006C04F5" w:rsidRPr="006C04F5">
        <w:rPr>
          <w:b/>
          <w:bCs/>
        </w:rPr>
        <w:t>to include</w:t>
      </w:r>
      <w:proofErr w:type="gramEnd"/>
      <w:r w:rsidR="006C04F5" w:rsidRPr="006C04F5">
        <w:rPr>
          <w:b/>
          <w:bCs/>
        </w:rPr>
        <w:t xml:space="preserve"> a dedicated paragraph clearly outlining methodological limitations, potential biases introduced by laboratory conditions, and uncertainties in satellite data interpretation.</w:t>
      </w:r>
    </w:p>
    <w:p w14:paraId="17F10D62" w14:textId="308C97F4" w:rsidR="00067FE9" w:rsidRDefault="007B2BC6">
      <w:r w:rsidRPr="007B2BC6">
        <w:t>We agree that acknowledging methodological limitations and uncertainties is essential for properly contextualizing our results and identifying aspects that should be improved in future studies. These points are already discussed throughout the manuscript</w:t>
      </w:r>
      <w:r w:rsidR="00262336" w:rsidRPr="00262336">
        <w:t xml:space="preserve">: the laboratory-related constraints (e.g., limited light intensity and controlled environmental conditions) are explained in Sections 2.1.1–2.1.2, while potential uncertainties related to atmospheric correction, spatial resolution, and spectral mixing in satellite data are discussed in Sections 2.2.2 and 3.2.2. Moreover, Section 4.2 emphasizes that the SHSI is designed primarily for </w:t>
      </w:r>
      <w:r w:rsidR="00262336">
        <w:t>meadow</w:t>
      </w:r>
      <w:r w:rsidR="00262336" w:rsidRPr="00262336">
        <w:t>-scale monitoring, recognizing the limitations inherent to the Sentinel-2 spatial resolution. We believe that these distributed discussions collectively provide a clear and transparent acknowledgment of the main methodological limitations and sources of uncertainty in both experimental and remote sensing components.</w:t>
      </w:r>
    </w:p>
    <w:p w14:paraId="159B2D04" w14:textId="22EEEE2B" w:rsidR="00067FE9" w:rsidRPr="00BD7680" w:rsidRDefault="00000000">
      <w:pPr>
        <w:pStyle w:val="Listaconvietas"/>
        <w:rPr>
          <w:b/>
          <w:bCs/>
        </w:rPr>
      </w:pPr>
      <w:r w:rsidRPr="00BD7680">
        <w:rPr>
          <w:b/>
          <w:bCs/>
        </w:rPr>
        <w:t xml:space="preserve"> 15: </w:t>
      </w:r>
      <w:r w:rsidR="007E016B" w:rsidRPr="007E016B">
        <w:rPr>
          <w:b/>
          <w:bCs/>
        </w:rPr>
        <w:t>Please ensure consistent use of the terms "browning," "darkening," and "necrosis," as they imply potentially different physiological states or processes.</w:t>
      </w:r>
    </w:p>
    <w:p w14:paraId="7D1A9FB5" w14:textId="46F51512" w:rsidR="00067FE9" w:rsidRPr="00262336" w:rsidRDefault="00262336">
      <w:r w:rsidRPr="00262336">
        <w:lastRenderedPageBreak/>
        <w:t>The terminology has been harmonized throughout the manuscript to consistently use the term “darkening” when referring to the spectral and visual response of seagrass leaves to heat stress.</w:t>
      </w:r>
      <w:r w:rsidRPr="00262336">
        <w:br/>
      </w:r>
    </w:p>
    <w:p w14:paraId="016DD7DF" w14:textId="4333A74F" w:rsidR="00067FE9" w:rsidRPr="00BD03ED" w:rsidRDefault="00000000">
      <w:pPr>
        <w:pStyle w:val="Listaconvietas"/>
        <w:rPr>
          <w:b/>
          <w:bCs/>
        </w:rPr>
      </w:pPr>
      <w:r w:rsidRPr="00BD03ED">
        <w:rPr>
          <w:b/>
          <w:bCs/>
        </w:rPr>
        <w:t xml:space="preserve"> 16: </w:t>
      </w:r>
      <w:r w:rsidR="003673BE" w:rsidRPr="00BD03ED">
        <w:rPr>
          <w:b/>
          <w:bCs/>
        </w:rPr>
        <w:t xml:space="preserve">Conclusion part was not well arranged. Basically, the authors should enhance contributions, limitations, underscore the scientific value added </w:t>
      </w:r>
      <w:proofErr w:type="gramStart"/>
      <w:r w:rsidR="003673BE" w:rsidRPr="00BD03ED">
        <w:rPr>
          <w:b/>
          <w:bCs/>
        </w:rPr>
        <w:t>of</w:t>
      </w:r>
      <w:proofErr w:type="gramEnd"/>
      <w:r w:rsidR="003673BE" w:rsidRPr="00BD03ED">
        <w:rPr>
          <w:b/>
          <w:bCs/>
        </w:rPr>
        <w:t xml:space="preserve"> this paper, and/or the applicability of the findings/results and future study in this session.</w:t>
      </w:r>
    </w:p>
    <w:p w14:paraId="6DFF35E3" w14:textId="5BC2B27E" w:rsidR="00067FE9" w:rsidRPr="00BD03ED" w:rsidRDefault="00816585">
      <w:r w:rsidRPr="00BD03ED">
        <w:t>We thank the reviewer for this helpful suggestion. The conclusion section has been completely restructured and expanded to better highlight the study’s main contributions, methodological advances, and scientific significance. It now explicitly discusses the limitations of both the experimental and satellite approaches, outlines the applicability of the SHSI for seagrass monitoring and management, and identifies future research directions to improve fine-scale detection and multi-species validation.</w:t>
      </w:r>
    </w:p>
    <w:p w14:paraId="4448F3A3" w14:textId="091B96F0" w:rsidR="00B27CD3" w:rsidRPr="00BD03ED" w:rsidRDefault="00B27CD3">
      <w:r w:rsidRPr="00BD03ED">
        <w:t xml:space="preserve">Lines </w:t>
      </w:r>
      <w:r w:rsidR="00BD03ED" w:rsidRPr="00BD03ED">
        <w:t xml:space="preserve">547 </w:t>
      </w:r>
      <w:proofErr w:type="gramStart"/>
      <w:r w:rsidR="00BD03ED" w:rsidRPr="00BD03ED">
        <w:t>-  575</w:t>
      </w:r>
      <w:proofErr w:type="gramEnd"/>
    </w:p>
    <w:p w14:paraId="72C3484A" w14:textId="2FA66AAD" w:rsidR="00067FE9" w:rsidRPr="00BD03ED" w:rsidRDefault="00000000">
      <w:pPr>
        <w:pStyle w:val="Listaconvietas"/>
        <w:rPr>
          <w:b/>
          <w:bCs/>
        </w:rPr>
      </w:pPr>
      <w:r w:rsidRPr="00BD03ED">
        <w:rPr>
          <w:b/>
          <w:bCs/>
        </w:rPr>
        <w:t xml:space="preserve"> 17: </w:t>
      </w:r>
      <w:r w:rsidR="003E5CB4" w:rsidRPr="00BD03ED">
        <w:rPr>
          <w:b/>
          <w:bCs/>
        </w:rPr>
        <w:t>Figures and Tables: Please enhance figure clarity, particularly maps and spectral graphs, ensuring readability and interpretability.</w:t>
      </w:r>
    </w:p>
    <w:p w14:paraId="48B929CE" w14:textId="46DD2949" w:rsidR="00241F7A" w:rsidRDefault="00D16821">
      <w:r w:rsidRPr="00BD03ED">
        <w:t>We thank the reviewer for this helpful remark. The overall quality and readability of all figures and maps have been improved, with particular attention given to color contrast, font size, and legend clarity to enhance interpretability. If any apparent loss of resolution remains, this is likely due to file compression during the journal’s review process.</w:t>
      </w:r>
      <w:r w:rsidR="00B86E41">
        <w:t xml:space="preserve"> using the link in the upper right corner of each figure page.</w:t>
      </w:r>
      <w:r w:rsidRPr="00BD03ED">
        <w:t xml:space="preserve"> All figures in their original high-resolution format have been provided to the editor and are also accessible at </w:t>
      </w:r>
      <w:hyperlink r:id="rId12" w:history="1">
        <w:r w:rsidR="009F1DA7" w:rsidRPr="009F1DA7">
          <w:rPr>
            <w:rStyle w:val="Hipervnculo"/>
          </w:rPr>
          <w:t>this</w:t>
        </w:r>
        <w:r w:rsidRPr="009F1DA7">
          <w:rPr>
            <w:rStyle w:val="Hipervnculo"/>
          </w:rPr>
          <w:t xml:space="preserve"> link</w:t>
        </w:r>
      </w:hyperlink>
      <w:r w:rsidR="00B86E41">
        <w:t xml:space="preserve"> </w:t>
      </w:r>
      <w:r w:rsidR="00D77D98">
        <w:t xml:space="preserve">or </w:t>
      </w:r>
      <w:r w:rsidR="00B86E41">
        <w:t>using the link in the upper right corner of each figure page</w:t>
      </w:r>
      <w:r w:rsidR="009F1DA7">
        <w:t xml:space="preserve">. </w:t>
      </w:r>
      <w:r w:rsidR="009F1DA7" w:rsidRPr="009F1DA7">
        <w:t>The level of detail visible in Figures 9, 10, 11, and 13 reflects the native 10 m spatial resolution of Sentinel-2 imagery, where individual pixels can be distinguished. Therefore, the apparent granularity in these maps is inherent to the dataset and cannot be further improved</w:t>
      </w:r>
      <w:r w:rsidR="00811CB9">
        <w:t>.</w:t>
      </w:r>
    </w:p>
    <w:p w14:paraId="2D85A877" w14:textId="77777777" w:rsidR="00241F7A" w:rsidRDefault="00241F7A">
      <w:r>
        <w:br w:type="page"/>
      </w:r>
    </w:p>
    <w:p w14:paraId="3749F8F0" w14:textId="2BDFDCBD" w:rsidR="003E5CB4" w:rsidRPr="00BD03ED" w:rsidRDefault="00000000" w:rsidP="003E5CB4">
      <w:pPr>
        <w:pStyle w:val="Ttulo2"/>
      </w:pPr>
      <w:r w:rsidRPr="00BD03ED">
        <w:lastRenderedPageBreak/>
        <w:t>Reviewer #4</w:t>
      </w:r>
    </w:p>
    <w:p w14:paraId="163965E6" w14:textId="4EBD66A4" w:rsidR="003E5CB4" w:rsidRDefault="003E5CB4" w:rsidP="003E5CB4">
      <w:pPr>
        <w:rPr>
          <w:b/>
          <w:bCs/>
        </w:rPr>
      </w:pPr>
      <w:r w:rsidRPr="00241F7A">
        <w:rPr>
          <w:b/>
          <w:bCs/>
        </w:rPr>
        <w:t>I congratulate the authors on their completion of a very interesting and thorough study. I have just a few questions/comments.</w:t>
      </w:r>
    </w:p>
    <w:p w14:paraId="46981A2B" w14:textId="7A93AA20" w:rsidR="00241F7A" w:rsidRPr="00241F7A" w:rsidRDefault="00241F7A" w:rsidP="003E5CB4">
      <w:r w:rsidRPr="00241F7A">
        <w:t>We warmly thank Reviewer #4 for their encouraging and constructive remarks. Their comments were particularly useful in clarifying aspects of the experimental setup, spectral processing, and methodological assumptions. The reviewer’s suggestions helped us strengthen the scientific precision and readability of the manuscript. We are pleased that the overall approach and contribution of the study were positively received. Below, the reviewers can find detailed, point-by-point responses to every comment, indicating where changes were implemented</w:t>
      </w:r>
      <w:r>
        <w:t>.</w:t>
      </w:r>
    </w:p>
    <w:p w14:paraId="5C29BA11" w14:textId="54AC43B4" w:rsidR="00067FE9" w:rsidRPr="00BD03ED" w:rsidRDefault="00000000">
      <w:pPr>
        <w:pStyle w:val="Listaconvietas"/>
        <w:rPr>
          <w:b/>
          <w:bCs/>
        </w:rPr>
      </w:pPr>
      <w:r w:rsidRPr="00BD03ED">
        <w:rPr>
          <w:b/>
          <w:bCs/>
        </w:rPr>
        <w:t xml:space="preserve"> 1: Line 65: use 'climate warming' instead of 'climate change'.</w:t>
      </w:r>
    </w:p>
    <w:p w14:paraId="47D41756" w14:textId="5EC075BF" w:rsidR="00067FE9" w:rsidRPr="00BD03ED" w:rsidRDefault="00D16821">
      <w:r w:rsidRPr="00BD03ED">
        <w:t>Done</w:t>
      </w:r>
    </w:p>
    <w:p w14:paraId="2E902412" w14:textId="6FAE34F1" w:rsidR="00067FE9" w:rsidRPr="00BD03ED" w:rsidRDefault="00000000">
      <w:pPr>
        <w:pStyle w:val="Listaconvietas"/>
        <w:rPr>
          <w:b/>
          <w:bCs/>
        </w:rPr>
      </w:pPr>
      <w:r w:rsidRPr="00BD03ED">
        <w:rPr>
          <w:b/>
          <w:bCs/>
        </w:rPr>
        <w:t xml:space="preserve"> 2: Line 113: consider more extensive comparisons with terrestrial plant leaf reflectance (not mandatory for this manuscript).</w:t>
      </w:r>
    </w:p>
    <w:p w14:paraId="6AC49A9B" w14:textId="33A3BED3" w:rsidR="00067FE9" w:rsidRPr="00BD03ED" w:rsidRDefault="000B46F3">
      <w:r w:rsidRPr="00BD03ED">
        <w:t>We thank the reviewer for this constructive suggestion. The text has been expanded to provide a broader comparison between terrestrial and seagrass pigment composition and their potential spectral behavior under stress. Terrestrial vegetation and seagrasses share similar pigment assemblages—primarily chlorophylls, carotenoids, and xanthophylls—which are known to drive spectral responses to physiological stress in land plants (</w:t>
      </w:r>
      <w:proofErr w:type="spellStart"/>
      <w:r w:rsidRPr="00BD03ED">
        <w:t>Garbulsky</w:t>
      </w:r>
      <w:proofErr w:type="spellEnd"/>
      <w:r w:rsidRPr="00BD03ED">
        <w:t xml:space="preserve"> et al., 2011; </w:t>
      </w:r>
      <w:proofErr w:type="spellStart"/>
      <w:r w:rsidRPr="00BD03ED">
        <w:t>Skendžić</w:t>
      </w:r>
      <w:proofErr w:type="spellEnd"/>
      <w:r w:rsidRPr="00BD03ED">
        <w:t xml:space="preserve">, 2023; </w:t>
      </w:r>
      <w:proofErr w:type="spellStart"/>
      <w:r w:rsidRPr="00BD03ED">
        <w:t>Peñuelas</w:t>
      </w:r>
      <w:proofErr w:type="spellEnd"/>
      <w:r w:rsidRPr="00BD03ED">
        <w:t xml:space="preserve"> et al., 2004). Based on this similarity, comparable optical responses could be expected in seagrasses, although this relationship has not yet been fully demonstrated for intertidal species, where periodic emersion and water optical properties may alter pigment-related reflectance patterns.</w:t>
      </w:r>
    </w:p>
    <w:p w14:paraId="1496C5BF" w14:textId="4660B35B" w:rsidR="00B27CD3" w:rsidRDefault="00B27CD3">
      <w:r w:rsidRPr="00BD03ED">
        <w:t xml:space="preserve">Lines </w:t>
      </w:r>
      <w:r w:rsidR="00BD03ED" w:rsidRPr="00BD03ED">
        <w:t>107 - 116</w:t>
      </w:r>
    </w:p>
    <w:p w14:paraId="136C24DF" w14:textId="0931F89E" w:rsidR="00067FE9" w:rsidRPr="00BD7680" w:rsidRDefault="00000000">
      <w:pPr>
        <w:pStyle w:val="Listaconvietas"/>
        <w:rPr>
          <w:b/>
          <w:bCs/>
        </w:rPr>
      </w:pPr>
      <w:r w:rsidRPr="00BD7680">
        <w:rPr>
          <w:b/>
          <w:bCs/>
        </w:rPr>
        <w:t xml:space="preserve"> 3: Line 146: Why </w:t>
      </w:r>
      <w:proofErr w:type="gramStart"/>
      <w:r w:rsidRPr="00BD7680">
        <w:rPr>
          <w:b/>
          <w:bCs/>
        </w:rPr>
        <w:t>acclimate</w:t>
      </w:r>
      <w:proofErr w:type="gramEnd"/>
      <w:r w:rsidRPr="00BD7680">
        <w:rPr>
          <w:b/>
          <w:bCs/>
        </w:rPr>
        <w:t xml:space="preserve"> samples to low light intensity compared to field sunlight exposure?</w:t>
      </w:r>
    </w:p>
    <w:p w14:paraId="36CF3C87" w14:textId="6DE385DA" w:rsidR="00067FE9" w:rsidRDefault="00E67F76">
      <w:r w:rsidRPr="00E67F76">
        <w:t>We thank the reviewer for this relevant comment. The light intensity during acclimation was intentionally set to 150 µmol m⁻² s⁻¹ to match the maximum light level achievable within the experimental intertidal chambers.</w:t>
      </w:r>
      <w:r>
        <w:t xml:space="preserve"> This is a technical limitation of the intertidal chambers. </w:t>
      </w:r>
      <w:r w:rsidRPr="00E67F76">
        <w:t xml:space="preserve">Acclimating the samples under the same irradiance conditions avoided introducing an additional source of stress linked to a sudden drop in light availability when transferring </w:t>
      </w:r>
      <w:proofErr w:type="gramStart"/>
      <w:r w:rsidRPr="00E67F76">
        <w:t>seagrasses</w:t>
      </w:r>
      <w:proofErr w:type="gramEnd"/>
      <w:r w:rsidRPr="00E67F76">
        <w:t xml:space="preserve"> into the chambers. This ensured that the observed physiological and spectral responses were attributable to temperature treatment only, and not to </w:t>
      </w:r>
      <w:proofErr w:type="spellStart"/>
      <w:r w:rsidRPr="00E67F76">
        <w:t>photoadaptive</w:t>
      </w:r>
      <w:proofErr w:type="spellEnd"/>
      <w:r w:rsidRPr="00E67F76">
        <w:t xml:space="preserve"> effects.</w:t>
      </w:r>
      <w:r>
        <w:t xml:space="preserve"> </w:t>
      </w:r>
      <w:r w:rsidRPr="00E67F76">
        <w:t>A clarification has been added to the text</w:t>
      </w:r>
      <w:r>
        <w:t xml:space="preserve"> </w:t>
      </w:r>
      <w:r w:rsidRPr="00BD03ED">
        <w:t xml:space="preserve">(lines </w:t>
      </w:r>
      <w:r w:rsidR="00BD03ED" w:rsidRPr="00BD03ED">
        <w:t>144 - 149</w:t>
      </w:r>
      <w:r w:rsidRPr="00BD03ED">
        <w:t>).</w:t>
      </w:r>
      <w:r>
        <w:br/>
      </w:r>
    </w:p>
    <w:p w14:paraId="15F297A9" w14:textId="5D1B6AA3" w:rsidR="00E67F76" w:rsidRDefault="00000000" w:rsidP="00E67F76">
      <w:pPr>
        <w:pStyle w:val="Listaconvietas"/>
        <w:rPr>
          <w:b/>
          <w:bCs/>
        </w:rPr>
      </w:pPr>
      <w:r w:rsidRPr="00AB418F">
        <w:rPr>
          <w:b/>
          <w:bCs/>
        </w:rPr>
        <w:t xml:space="preserve"> 4: Line 193: What was the power source for </w:t>
      </w:r>
      <w:proofErr w:type="gramStart"/>
      <w:r w:rsidRPr="00AB418F">
        <w:rPr>
          <w:b/>
          <w:bCs/>
        </w:rPr>
        <w:t>the lights</w:t>
      </w:r>
      <w:proofErr w:type="gramEnd"/>
      <w:r w:rsidRPr="00AB418F">
        <w:rPr>
          <w:b/>
          <w:bCs/>
        </w:rPr>
        <w:t>?</w:t>
      </w:r>
    </w:p>
    <w:p w14:paraId="1B490B84" w14:textId="77777777" w:rsidR="00E67F76" w:rsidRDefault="00E67F76" w:rsidP="00E67F76">
      <w:pPr>
        <w:pStyle w:val="Listaconvietas"/>
        <w:numPr>
          <w:ilvl w:val="0"/>
          <w:numId w:val="0"/>
        </w:numPr>
        <w:ind w:left="360" w:hanging="360"/>
        <w:rPr>
          <w:b/>
          <w:bCs/>
        </w:rPr>
      </w:pPr>
    </w:p>
    <w:p w14:paraId="2BE7E75E" w14:textId="23B9463E" w:rsidR="00067FE9" w:rsidRPr="00E67F76" w:rsidRDefault="00E67F76" w:rsidP="00E67F76">
      <w:pPr>
        <w:pStyle w:val="Listaconvietas"/>
        <w:numPr>
          <w:ilvl w:val="0"/>
          <w:numId w:val="0"/>
        </w:numPr>
        <w:rPr>
          <w:b/>
          <w:bCs/>
        </w:rPr>
      </w:pPr>
      <w:r w:rsidRPr="00E67F76">
        <w:lastRenderedPageBreak/>
        <w:t>The light provided inside the intertidal chambers was produced by LED panels, which delivered a constant photosynthetically active radiation (PAR) of approximately 150 µmol m⁻</w:t>
      </w:r>
      <w:r w:rsidRPr="00BD03ED">
        <w:t>² s⁻¹ at canopy level</w:t>
      </w:r>
      <w:r w:rsidR="007B3667" w:rsidRPr="00BD03ED">
        <w:t xml:space="preserve">. </w:t>
      </w:r>
      <w:r w:rsidR="00B27CD3" w:rsidRPr="00BD03ED">
        <w:t xml:space="preserve">Information </w:t>
      </w:r>
      <w:r w:rsidR="007B3667" w:rsidRPr="00BD03ED">
        <w:t xml:space="preserve">regarding the light source </w:t>
      </w:r>
      <w:r w:rsidR="00B27CD3" w:rsidRPr="00BD03ED">
        <w:t xml:space="preserve">can be </w:t>
      </w:r>
      <w:proofErr w:type="spellStart"/>
      <w:r w:rsidR="00B27CD3" w:rsidRPr="00BD03ED">
        <w:t>found</w:t>
      </w:r>
      <w:del w:id="9" w:author="Marta Román Geada" w:date="2025-10-13T10:17:00Z" w16du:dateUtc="2025-10-13T08:17:00Z">
        <w:r w:rsidR="00B27CD3" w:rsidRPr="00BD03ED" w:rsidDel="00A527FF">
          <w:delText xml:space="preserve">ed </w:delText>
        </w:r>
      </w:del>
      <w:r w:rsidR="00B27CD3" w:rsidRPr="00BD03ED">
        <w:t>at</w:t>
      </w:r>
      <w:proofErr w:type="spellEnd"/>
      <w:r w:rsidR="00B27CD3" w:rsidRPr="00BD03ED">
        <w:t xml:space="preserve"> </w:t>
      </w:r>
      <w:r w:rsidR="007B3667" w:rsidRPr="00BD03ED">
        <w:t>Lines</w:t>
      </w:r>
      <w:r w:rsidR="00BD03ED" w:rsidRPr="00BD03ED">
        <w:t xml:space="preserve"> 159 </w:t>
      </w:r>
      <w:r w:rsidR="00BD03ED">
        <w:t>–</w:t>
      </w:r>
      <w:r w:rsidR="00BD03ED" w:rsidRPr="00BD03ED">
        <w:t xml:space="preserve"> 165</w:t>
      </w:r>
      <w:r w:rsidR="00BD03ED">
        <w:t xml:space="preserve">. </w:t>
      </w:r>
      <w:r>
        <w:br/>
      </w:r>
    </w:p>
    <w:p w14:paraId="7AA3DB36" w14:textId="7FD6D39D" w:rsidR="00067FE9" w:rsidRPr="00AB418F" w:rsidRDefault="00000000">
      <w:pPr>
        <w:pStyle w:val="Listaconvietas"/>
        <w:rPr>
          <w:b/>
          <w:bCs/>
        </w:rPr>
      </w:pPr>
      <w:r w:rsidRPr="00AB418F">
        <w:rPr>
          <w:b/>
          <w:bCs/>
        </w:rPr>
        <w:t xml:space="preserve"> 5: Line 196 and Fig. 6 legend: Were spectra in Fig. 6 the only ones standardized min-max?</w:t>
      </w:r>
    </w:p>
    <w:p w14:paraId="7B1D8D31" w14:textId="3AA7B630" w:rsidR="00067FE9" w:rsidRPr="000F4257" w:rsidRDefault="000F4257">
      <w:r w:rsidRPr="000F4257">
        <w:t xml:space="preserve">We thank the reviewer for this pertinent question. All spectral reflectance data presented in this study, including those shown in Figures 6 and 9, were standardized using min–max </w:t>
      </w:r>
      <w:proofErr w:type="spellStart"/>
      <w:r>
        <w:t>standardisation</w:t>
      </w:r>
      <w:proofErr w:type="spellEnd"/>
      <w:r w:rsidRPr="000F4257">
        <w:t xml:space="preserve"> to facilitate comparison across samples and acquisition times. This standardization was also applied prior to the computation of the Seagrass Heat Shock Index (SHSI), as it ensures that variations in reflectance magnitude are attributed to physiological differences rat</w:t>
      </w:r>
      <w:r w:rsidRPr="00BD03ED">
        <w:t>her than to biomasses differences. A clarification has been added to the text</w:t>
      </w:r>
      <w:r w:rsidR="00BD03ED" w:rsidRPr="00BD03ED">
        <w:t xml:space="preserve"> lines 225 - 228</w:t>
      </w:r>
      <w:r w:rsidRPr="000F4257">
        <w:t>.</w:t>
      </w:r>
      <w:r w:rsidRPr="000F4257">
        <w:br/>
      </w:r>
    </w:p>
    <w:p w14:paraId="37BE8444" w14:textId="6F813D85" w:rsidR="00067FE9" w:rsidRPr="00AB418F" w:rsidRDefault="00000000">
      <w:pPr>
        <w:pStyle w:val="Listaconvietas"/>
        <w:rPr>
          <w:b/>
          <w:bCs/>
        </w:rPr>
      </w:pPr>
      <w:r w:rsidRPr="00AB418F">
        <w:rPr>
          <w:b/>
          <w:bCs/>
        </w:rPr>
        <w:t xml:space="preserve"> 6: Line 220 and Fig. 3: Suggest notation R(int) instead of </w:t>
      </w:r>
      <w:proofErr w:type="spellStart"/>
      <w:r w:rsidRPr="00AB418F">
        <w:rPr>
          <w:b/>
          <w:bCs/>
        </w:rPr>
        <w:t>Ishshi</w:t>
      </w:r>
      <w:proofErr w:type="spellEnd"/>
      <w:r w:rsidRPr="00AB418F">
        <w:rPr>
          <w:b/>
          <w:bCs/>
        </w:rPr>
        <w:t xml:space="preserve"> for interpolated reflectance.</w:t>
      </w:r>
    </w:p>
    <w:p w14:paraId="786296E1" w14:textId="092C93AE" w:rsidR="00B27CD3" w:rsidRDefault="000F4257" w:rsidP="00B27CD3">
      <w:r>
        <w:t xml:space="preserve">Following a </w:t>
      </w:r>
      <w:r w:rsidRPr="00BD03ED">
        <w:t xml:space="preserve">comment </w:t>
      </w:r>
      <w:proofErr w:type="gramStart"/>
      <w:r w:rsidRPr="00BD03ED">
        <w:t>of</w:t>
      </w:r>
      <w:proofErr w:type="gramEnd"/>
      <w:r w:rsidRPr="00BD03ED">
        <w:t xml:space="preserve"> another reviewer, the equation of the SHSI has been totally modified and is now written as </w:t>
      </w:r>
      <w:proofErr w:type="gramStart"/>
      <w:r w:rsidRPr="00BD03ED">
        <w:t>follow :</w:t>
      </w:r>
      <w:proofErr w:type="gramEnd"/>
      <w:r>
        <w:t xml:space="preserve"> </w:t>
      </w:r>
    </w:p>
    <w:p w14:paraId="1FE12E19" w14:textId="0E2A27D8" w:rsidR="00B27CD3" w:rsidRDefault="00000000" w:rsidP="00B27CD3">
      <w:pPr>
        <w:pStyle w:val="Textoindependiente"/>
      </w:pPr>
      <m:oMathPara>
        <m:oMath>
          <m:m>
            <m:mPr>
              <m:plcHide m:val="1"/>
              <m:mcs>
                <m:mc>
                  <m:mcPr>
                    <m:count m:val="1"/>
                    <m:mcJc m:val="right"/>
                  </m:mcPr>
                </m:mc>
                <m:mc>
                  <m:mcPr>
                    <m:count m:val="1"/>
                    <m:mcJc m:val="left"/>
                  </m:mcPr>
                </m:mc>
              </m:mcs>
              <m:ctrlPr>
                <w:rPr>
                  <w:rFonts w:ascii="Cambria Math" w:hAnsi="Cambria Math"/>
                </w:rPr>
              </m:ctrlPr>
            </m:mPr>
            <m:mr>
              <m:e>
                <m:r>
                  <m:rPr>
                    <m:sty m:val="p"/>
                  </m:rPr>
                  <w:rPr>
                    <w:rFonts w:ascii="Cambria Math" w:hAnsi="Cambria Math"/>
                  </w:rPr>
                  <m:t>SHSI</m:t>
                </m:r>
              </m:e>
              <m:e>
                <m:r>
                  <m:rPr>
                    <m:sty m:val="p"/>
                  </m:rPr>
                  <w:rPr>
                    <w:rFonts w:ascii="Cambria Math" w:hAnsi="Cambria Math"/>
                  </w:rPr>
                  <m:t>=</m:t>
                </m:r>
                <m:r>
                  <w:rPr>
                    <w:rFonts w:ascii="Cambria Math" w:hAnsi="Cambria Math"/>
                  </w:rPr>
                  <m:t>LH</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green</m:t>
                        </m:r>
                      </m:sub>
                    </m:sSub>
                  </m:e>
                </m:d>
                <m:r>
                  <m:rPr>
                    <m:sty m:val="p"/>
                  </m:rPr>
                  <w:rPr>
                    <w:rFonts w:ascii="Cambria Math" w:hAnsi="Cambria Math"/>
                  </w:rPr>
                  <m:t>+</m:t>
                </m:r>
                <m:r>
                  <w:rPr>
                    <w:rFonts w:ascii="Cambria Math" w:hAnsi="Cambria Math"/>
                  </w:rPr>
                  <m:t>LH</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RE</m:t>
                        </m:r>
                      </m:sub>
                    </m:sSub>
                  </m:e>
                </m:d>
              </m:e>
            </m:mr>
            <m:mr>
              <m:e>
                <m:r>
                  <m:rPr>
                    <m:sty m:val="p"/>
                  </m:rPr>
                  <w:rPr>
                    <w:rFonts w:ascii="Cambria Math" w:hAnsi="Cambria Math"/>
                  </w:rPr>
                  <m:t>LH</m:t>
                </m:r>
                <m:d>
                  <m:dPr>
                    <m:ctrlPr>
                      <w:rPr>
                        <w:rFonts w:ascii="Cambria Math" w:hAnsi="Cambria Math"/>
                      </w:rPr>
                    </m:ctrlPr>
                  </m:dPr>
                  <m:e>
                    <m:sSub>
                      <m:sSubPr>
                        <m:ctrlPr>
                          <w:rPr>
                            <w:rFonts w:ascii="Cambria Math" w:hAnsi="Cambria Math"/>
                          </w:rPr>
                        </m:ctrlPr>
                      </m:sSubPr>
                      <m:e>
                        <m:r>
                          <m:rPr>
                            <m:sty m:val="p"/>
                          </m:rPr>
                          <w:rPr>
                            <w:rFonts w:ascii="Cambria Math" w:hAnsi="Cambria Math"/>
                          </w:rPr>
                          <m:t>λ</m:t>
                        </m:r>
                      </m:e>
                      <m:sub>
                        <m:r>
                          <m:rPr>
                            <m:sty m:val="p"/>
                          </m:rPr>
                          <w:rPr>
                            <w:rFonts w:ascii="Cambria Math" w:hAnsi="Cambria Math"/>
                          </w:rPr>
                          <m:t>i</m:t>
                        </m:r>
                      </m:sub>
                    </m:sSub>
                  </m:e>
                </m:d>
              </m:e>
              <m:e>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1</m:t>
                        </m:r>
                      </m:sub>
                    </m:sSub>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num>
                  <m:den>
                    <m:sSub>
                      <m:sSubPr>
                        <m:ctrlPr>
                          <w:rPr>
                            <w:rFonts w:ascii="Cambria Math" w:hAnsi="Cambria Math"/>
                          </w:rPr>
                        </m:ctrlPr>
                      </m:sSubPr>
                      <m:e>
                        <m:r>
                          <w:rPr>
                            <w:rFonts w:ascii="Cambria Math" w:hAnsi="Cambria Math"/>
                          </w:rPr>
                          <m:t>λ</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den>
                </m:f>
                <m:d>
                  <m:dPr>
                    <m:begChr m:val="["/>
                    <m:endChr m:val="]"/>
                    <m:ctrlPr>
                      <w:rPr>
                        <w:rFonts w:ascii="Cambria Math" w:hAnsi="Cambria Math"/>
                      </w:rPr>
                    </m:ctrlPr>
                  </m:dPr>
                  <m:e>
                    <m:sSup>
                      <m:sSupPr>
                        <m:ctrlPr>
                          <w:rPr>
                            <w:rFonts w:ascii="Cambria Math" w:hAnsi="Cambria Math"/>
                          </w:rPr>
                        </m:ctrlPr>
                      </m:sSupPr>
                      <m:e>
                        <m:r>
                          <w:rPr>
                            <w:rFonts w:ascii="Cambria Math" w:hAnsi="Cambria Math"/>
                          </w:rPr>
                          <m:t>R</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2</m:t>
                            </m:r>
                          </m:sub>
                        </m:sSub>
                      </m:e>
                    </m:d>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1</m:t>
                            </m:r>
                          </m:sub>
                        </m:sSub>
                      </m:e>
                    </m:d>
                  </m:e>
                </m:d>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sub>
                    </m:sSub>
                  </m:e>
                </m:d>
              </m:e>
            </m:mr>
            <m:mr>
              <m:e/>
              <m:e/>
            </m:mr>
          </m:m>
        </m:oMath>
      </m:oMathPara>
    </w:p>
    <w:p w14:paraId="1CB2476E" w14:textId="77777777" w:rsidR="00B27CD3" w:rsidRPr="00811CB9" w:rsidRDefault="00B27CD3" w:rsidP="00B27CD3">
      <w:pPr>
        <w:pStyle w:val="FirstParagraph"/>
        <w:rPr>
          <w:rFonts w:asciiTheme="minorHAnsi" w:eastAsiaTheme="minorEastAsia" w:hAnsiTheme="minorHAnsi"/>
          <w:sz w:val="22"/>
          <w:szCs w:val="22"/>
        </w:rPr>
      </w:pPr>
      <w:r w:rsidRPr="00811CB9">
        <w:rPr>
          <w:rFonts w:asciiTheme="minorHAnsi" w:eastAsiaTheme="minorEastAsia" w:hAnsiTheme="minorHAnsi"/>
          <w:sz w:val="22"/>
          <w:szCs w:val="22"/>
        </w:rPr>
        <w:t>where</w:t>
      </w:r>
      <m:oMath>
        <m:r>
          <m:rPr>
            <m:sty m:val="p"/>
          </m:rPr>
          <w:rPr>
            <w:rFonts w:ascii="Cambria Math" w:eastAsiaTheme="minorEastAsia" w:hAnsi="Cambria Math"/>
            <w:sz w:val="22"/>
            <w:szCs w:val="22"/>
          </w:rPr>
          <m:t xml:space="preserve"> </m:t>
        </m:r>
        <m:sSup>
          <m:sSupPr>
            <m:ctrlPr>
              <w:rPr>
                <w:rFonts w:ascii="Cambria Math" w:eastAsiaTheme="minorEastAsia" w:hAnsi="Cambria Math"/>
                <w:sz w:val="22"/>
                <w:szCs w:val="22"/>
              </w:rPr>
            </m:ctrlPr>
          </m:sSupPr>
          <m:e>
            <m:r>
              <w:rPr>
                <w:rFonts w:ascii="Cambria Math" w:eastAsiaTheme="minorEastAsia" w:hAnsi="Cambria Math"/>
                <w:sz w:val="22"/>
                <w:szCs w:val="22"/>
              </w:rPr>
              <m:t>R</m:t>
            </m:r>
          </m:e>
          <m:sup>
            <m:r>
              <m:rPr>
                <m:sty m:val="p"/>
              </m:rPr>
              <w:rPr>
                <w:rFonts w:ascii="Cambria Math" w:eastAsiaTheme="minorEastAsia" w:hAnsi="Cambria Math"/>
                <w:sz w:val="22"/>
                <w:szCs w:val="22"/>
              </w:rPr>
              <m:t>*</m:t>
            </m:r>
          </m:sup>
        </m:sSup>
      </m:oMath>
      <w:r w:rsidRPr="00811CB9">
        <w:rPr>
          <w:rFonts w:asciiTheme="minorHAnsi" w:eastAsiaTheme="minorEastAsia" w:hAnsiTheme="minorHAnsi"/>
          <w:sz w:val="22"/>
          <w:szCs w:val="22"/>
        </w:rPr>
        <w:t xml:space="preserve"> is the min-max standardized reflectance, </w:t>
      </w:r>
      <m:oMath>
        <m:sSub>
          <m:sSubPr>
            <m:ctrlPr>
              <w:rPr>
                <w:rFonts w:ascii="Cambria Math" w:eastAsiaTheme="minorEastAsia" w:hAnsi="Cambria Math"/>
                <w:sz w:val="22"/>
                <w:szCs w:val="22"/>
              </w:rPr>
            </m:ctrlPr>
          </m:sSubPr>
          <m:e>
            <m:r>
              <w:rPr>
                <w:rFonts w:ascii="Cambria Math" w:eastAsiaTheme="minorEastAsia" w:hAnsi="Cambria Math"/>
                <w:sz w:val="22"/>
                <w:szCs w:val="22"/>
              </w:rPr>
              <m:t>λ</m:t>
            </m:r>
          </m:e>
          <m:sub>
            <m:r>
              <m:rPr>
                <m:sty m:val="p"/>
              </m:rPr>
              <w:rPr>
                <w:rFonts w:ascii="Cambria Math" w:eastAsiaTheme="minorEastAsia" w:hAnsi="Cambria Math"/>
                <w:sz w:val="22"/>
                <w:szCs w:val="22"/>
              </w:rPr>
              <m:t>1</m:t>
            </m:r>
          </m:sub>
        </m:sSub>
      </m:oMath>
      <w:r w:rsidRPr="00811CB9">
        <w:rPr>
          <w:rFonts w:asciiTheme="minorHAnsi" w:eastAsiaTheme="minorEastAsia" w:hAnsiTheme="minorHAnsi"/>
          <w:sz w:val="22"/>
          <w:szCs w:val="22"/>
        </w:rPr>
        <w:t xml:space="preserve"> = 490, </w:t>
      </w:r>
      <m:oMath>
        <m:sSub>
          <m:sSubPr>
            <m:ctrlPr>
              <w:rPr>
                <w:rFonts w:ascii="Cambria Math" w:eastAsiaTheme="minorEastAsia" w:hAnsi="Cambria Math"/>
                <w:sz w:val="22"/>
                <w:szCs w:val="22"/>
              </w:rPr>
            </m:ctrlPr>
          </m:sSubPr>
          <m:e>
            <m:r>
              <w:rPr>
                <w:rFonts w:ascii="Cambria Math" w:eastAsiaTheme="minorEastAsia" w:hAnsi="Cambria Math"/>
                <w:sz w:val="22"/>
                <w:szCs w:val="22"/>
              </w:rPr>
              <m:t>λ</m:t>
            </m:r>
          </m:e>
          <m:sub>
            <m:r>
              <m:rPr>
                <m:sty m:val="p"/>
              </m:rPr>
              <w:rPr>
                <w:rFonts w:ascii="Cambria Math" w:eastAsiaTheme="minorEastAsia" w:hAnsi="Cambria Math"/>
                <w:sz w:val="22"/>
                <w:szCs w:val="22"/>
              </w:rPr>
              <m:t>2</m:t>
            </m:r>
          </m:sub>
        </m:sSub>
      </m:oMath>
      <w:r w:rsidRPr="00811CB9">
        <w:rPr>
          <w:rFonts w:asciiTheme="minorHAnsi" w:eastAsiaTheme="minorEastAsia" w:hAnsiTheme="minorHAnsi"/>
          <w:sz w:val="22"/>
          <w:szCs w:val="22"/>
        </w:rPr>
        <w:t xml:space="preserve"> = 865, </w:t>
      </w:r>
      <m:oMath>
        <m:sSub>
          <m:sSubPr>
            <m:ctrlPr>
              <w:rPr>
                <w:rFonts w:ascii="Cambria Math" w:eastAsiaTheme="minorEastAsia" w:hAnsi="Cambria Math"/>
                <w:sz w:val="22"/>
                <w:szCs w:val="22"/>
              </w:rPr>
            </m:ctrlPr>
          </m:sSubPr>
          <m:e>
            <m:r>
              <w:rPr>
                <w:rFonts w:ascii="Cambria Math" w:eastAsiaTheme="minorEastAsia" w:hAnsi="Cambria Math"/>
                <w:sz w:val="22"/>
                <w:szCs w:val="22"/>
              </w:rPr>
              <m:t>λ</m:t>
            </m:r>
          </m:e>
          <m:sub>
            <m:r>
              <w:rPr>
                <w:rFonts w:ascii="Cambria Math" w:eastAsiaTheme="minorEastAsia" w:hAnsi="Cambria Math"/>
                <w:sz w:val="22"/>
                <w:szCs w:val="22"/>
              </w:rPr>
              <m:t>green</m:t>
            </m:r>
          </m:sub>
        </m:sSub>
      </m:oMath>
      <w:r w:rsidRPr="00811CB9">
        <w:rPr>
          <w:rFonts w:asciiTheme="minorHAnsi" w:eastAsiaTheme="minorEastAsia" w:hAnsiTheme="minorHAnsi"/>
          <w:sz w:val="22"/>
          <w:szCs w:val="22"/>
        </w:rPr>
        <w:t xml:space="preserve"> = 560 and </w:t>
      </w:r>
      <m:oMath>
        <m:sSub>
          <m:sSubPr>
            <m:ctrlPr>
              <w:rPr>
                <w:rFonts w:ascii="Cambria Math" w:eastAsiaTheme="minorEastAsia" w:hAnsi="Cambria Math"/>
                <w:sz w:val="22"/>
                <w:szCs w:val="22"/>
              </w:rPr>
            </m:ctrlPr>
          </m:sSubPr>
          <m:e>
            <m:r>
              <w:rPr>
                <w:rFonts w:ascii="Cambria Math" w:eastAsiaTheme="minorEastAsia" w:hAnsi="Cambria Math"/>
                <w:sz w:val="22"/>
                <w:szCs w:val="22"/>
              </w:rPr>
              <m:t>λ</m:t>
            </m:r>
          </m:e>
          <m:sub>
            <m:r>
              <w:rPr>
                <w:rFonts w:ascii="Cambria Math" w:eastAsiaTheme="minorEastAsia" w:hAnsi="Cambria Math"/>
                <w:sz w:val="22"/>
                <w:szCs w:val="22"/>
              </w:rPr>
              <m:t>RE</m:t>
            </m:r>
          </m:sub>
        </m:sSub>
      </m:oMath>
      <w:r w:rsidRPr="00811CB9">
        <w:rPr>
          <w:rFonts w:asciiTheme="minorHAnsi" w:eastAsiaTheme="minorEastAsia" w:hAnsiTheme="minorHAnsi"/>
          <w:sz w:val="22"/>
          <w:szCs w:val="22"/>
        </w:rPr>
        <w:t xml:space="preserve"> = 740.</w:t>
      </w:r>
    </w:p>
    <w:p w14:paraId="4581B21E" w14:textId="4C221186" w:rsidR="00067FE9" w:rsidRPr="00AB418F" w:rsidRDefault="00000000">
      <w:pPr>
        <w:pStyle w:val="Listaconvietas"/>
        <w:rPr>
          <w:b/>
          <w:bCs/>
        </w:rPr>
      </w:pPr>
      <w:r w:rsidRPr="00AB418F">
        <w:rPr>
          <w:b/>
          <w:bCs/>
        </w:rPr>
        <w:t xml:space="preserve"> 7: Include a paragraph on how water depth affects results, given strong absorption of NIR by water.</w:t>
      </w:r>
    </w:p>
    <w:p w14:paraId="27F3D413" w14:textId="5997E3D3" w:rsidR="00312FA8" w:rsidRDefault="000F4257">
      <w:r w:rsidRPr="000F4257">
        <w:t xml:space="preserve">We thank the reviewer for this important comment. We agree that water depth strongly influences reflectance in the near-infrared (NIR) region, which is a key spectral domain for SHSI computation. As the water column rapidly absorbs NIR wavelengths, even a thin water layer significantly attenuates the signal. For this reason, the SHSI is designed to be applied exclusively to emerged intertidal seagrasses during low tide, when the canopy is fully exposed and not influenced by </w:t>
      </w:r>
      <w:r w:rsidRPr="00A9521F">
        <w:t>water optical effects. This point has been clarified in the revised manuscript to avoid any misunderstanding regarding the applicability of the index under submerged conditions</w:t>
      </w:r>
      <w:r w:rsidR="00D81E38" w:rsidRPr="00A9521F">
        <w:t xml:space="preserve"> (Lines </w:t>
      </w:r>
      <w:r w:rsidR="00BD03ED" w:rsidRPr="00A9521F">
        <w:t>244 - 247</w:t>
      </w:r>
      <w:r w:rsidR="00D81E38" w:rsidRPr="00A9521F">
        <w:t>)</w:t>
      </w:r>
      <w:r w:rsidRPr="00A9521F">
        <w:t>.</w:t>
      </w:r>
    </w:p>
    <w:p w14:paraId="4E3F16BC" w14:textId="2EA23C1C" w:rsidR="00312FA8" w:rsidRDefault="00312FA8"/>
    <w:sectPr w:rsidR="00312FA8"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ta Román Geada" w:date="2025-10-13T09:01:00Z" w:initials="MR">
    <w:p w14:paraId="03C08097" w14:textId="77777777" w:rsidR="00A527FF" w:rsidRDefault="00AF2FC2" w:rsidP="00A527FF">
      <w:pPr>
        <w:pStyle w:val="Textocomentario"/>
      </w:pPr>
      <w:r>
        <w:rPr>
          <w:rStyle w:val="Refdecomentario"/>
        </w:rPr>
        <w:annotationRef/>
      </w:r>
      <w:r w:rsidR="00A527FF">
        <w:t>Line numbers don’t match now. They should be revised once you have the final version ready</w:t>
      </w:r>
    </w:p>
  </w:comment>
  <w:comment w:id="3" w:author="Marta Román Geada" w:date="2025-10-13T09:02:00Z" w:initials="MR">
    <w:p w14:paraId="19C1F0BD" w14:textId="683E12F2" w:rsidR="00AF2FC2" w:rsidRDefault="00AF2FC2" w:rsidP="00AF2FC2">
      <w:pPr>
        <w:pStyle w:val="Textocomentario"/>
      </w:pPr>
      <w:r>
        <w:rPr>
          <w:rStyle w:val="Refdecomentario"/>
        </w:rPr>
        <w:annotationRef/>
      </w:r>
      <w:r>
        <w:t>Removed their since it’s singular</w:t>
      </w:r>
    </w:p>
  </w:comment>
  <w:comment w:id="6" w:author="Marta Román Geada" w:date="2025-10-13T09:15:00Z" w:initials="MR">
    <w:p w14:paraId="608B38EB" w14:textId="77777777" w:rsidR="00287571" w:rsidRDefault="001E620C" w:rsidP="00287571">
      <w:pPr>
        <w:pStyle w:val="Textocomentario"/>
      </w:pPr>
      <w:r>
        <w:rPr>
          <w:rStyle w:val="Refdecomentario"/>
        </w:rPr>
        <w:annotationRef/>
      </w:r>
      <w:r w:rsidR="00287571">
        <w:t>The justification of PAR is tricky since at the field, in a clear day in summer I have measured more than 1500 umol photon m-2 s-1.</w:t>
      </w:r>
    </w:p>
    <w:p w14:paraId="58137B91" w14:textId="77777777" w:rsidR="00287571" w:rsidRDefault="00287571" w:rsidP="00287571">
      <w:pPr>
        <w:pStyle w:val="Textocomentario"/>
      </w:pPr>
    </w:p>
    <w:p w14:paraId="7E784E9A" w14:textId="77777777" w:rsidR="00287571" w:rsidRDefault="00287571" w:rsidP="00287571">
      <w:pPr>
        <w:pStyle w:val="Textocomentario"/>
      </w:pPr>
      <w:r>
        <w:t>If you want to give the reviewer more arguments, in the paper from Peralta et al 2002, (</w:t>
      </w:r>
      <w:hyperlink r:id="rId1" w:history="1">
        <w:r w:rsidRPr="00250411">
          <w:rPr>
            <w:rStyle w:val="Hipervnculo"/>
          </w:rPr>
          <w:t>https://www.sciencedirect.com/science/article/pii/S0022098101003938?via%3Dihub#FIG5</w:t>
        </w:r>
      </w:hyperlink>
      <w:r>
        <w:t>) they showed for zostera noltei:</w:t>
      </w:r>
    </w:p>
    <w:p w14:paraId="686C5D7C" w14:textId="77777777" w:rsidR="00287571" w:rsidRDefault="00287571" w:rsidP="00287571">
      <w:pPr>
        <w:pStyle w:val="Textocomentario"/>
      </w:pPr>
      <w:r>
        <w:t>“</w:t>
      </w:r>
      <w:r>
        <w:rPr>
          <w:color w:val="1F1F1F"/>
        </w:rPr>
        <w:t>Estimated values for compensating and optimum daily integrated photon irradiances for growth were 0.8 and 16.9 mol photons m</w:t>
      </w:r>
      <w:r>
        <w:rPr>
          <w:color w:val="1F1F1F"/>
          <w:vertAlign w:val="superscript"/>
          <w:lang/>
        </w:rPr>
        <w:t>−</w:t>
      </w:r>
      <w:r>
        <w:rPr>
          <w:color w:val="1F1F1F"/>
          <w:vertAlign w:val="superscript"/>
        </w:rPr>
        <w:t>2</w:t>
      </w:r>
      <w:r>
        <w:rPr>
          <w:color w:val="1F1F1F"/>
        </w:rPr>
        <w:t> day</w:t>
      </w:r>
      <w:r>
        <w:rPr>
          <w:color w:val="1F1F1F"/>
          <w:vertAlign w:val="superscript"/>
          <w:lang/>
        </w:rPr>
        <w:t>−</w:t>
      </w:r>
      <w:r>
        <w:rPr>
          <w:color w:val="1F1F1F"/>
          <w:vertAlign w:val="superscript"/>
        </w:rPr>
        <w:t>1</w:t>
      </w:r>
      <w:r>
        <w:t xml:space="preserve"> ”.</w:t>
      </w:r>
    </w:p>
    <w:p w14:paraId="204B3B7C" w14:textId="77777777" w:rsidR="00287571" w:rsidRDefault="00287571" w:rsidP="00287571">
      <w:pPr>
        <w:pStyle w:val="Textocomentario"/>
      </w:pPr>
      <w:r>
        <w:t>(see figure 5)</w:t>
      </w:r>
    </w:p>
    <w:p w14:paraId="0135CAEF" w14:textId="77777777" w:rsidR="00287571" w:rsidRDefault="00287571" w:rsidP="00287571">
      <w:pPr>
        <w:pStyle w:val="Textocomentario"/>
      </w:pPr>
      <w:r>
        <w:t>You can transform the 150 umol photon m-2 s-1 from our chambers to the same units of Peralta and compare values, to demonstrate that the seagrass was not lacking PAR (take into account the photoperiod of the experiment when transforming).</w:t>
      </w:r>
    </w:p>
    <w:p w14:paraId="2C657DC5" w14:textId="77777777" w:rsidR="00287571" w:rsidRDefault="00287571" w:rsidP="00287571">
      <w:pPr>
        <w:pStyle w:val="Textocomentario"/>
      </w:pPr>
      <w:r>
        <w:t>See also in that paper section 3.1 where they directly show the values of compensation (21), saturation (300) and photoinhibition (1000) umol photon m-2 s-1 from another study (in autumn).</w:t>
      </w:r>
    </w:p>
  </w:comment>
  <w:comment w:id="8" w:author="Marta Román Geada" w:date="2025-10-13T10:06:00Z" w:initials="MR">
    <w:p w14:paraId="369B3BEF" w14:textId="0DB6B4C5" w:rsidR="00C4149B" w:rsidRDefault="00C4149B" w:rsidP="00C4149B">
      <w:pPr>
        <w:pStyle w:val="Textocomentario"/>
      </w:pPr>
      <w:r>
        <w:rPr>
          <w:rStyle w:val="Refdecomentario"/>
        </w:rPr>
        <w:annotationRef/>
      </w:r>
      <w:r>
        <w:t>Since you are citing one, maybe remove “several”, add more references or put “Zoffoli et al and references therein”?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C08097" w15:done="0"/>
  <w15:commentEx w15:paraId="19C1F0BD" w15:done="0"/>
  <w15:commentEx w15:paraId="2C657DC5" w15:done="0"/>
  <w15:commentEx w15:paraId="369B3BE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DA2DF6" w16cex:dateUtc="2025-10-13T07:01:00Z"/>
  <w16cex:commentExtensible w16cex:durableId="1F5E4965" w16cex:dateUtc="2025-10-13T07:02:00Z"/>
  <w16cex:commentExtensible w16cex:durableId="01F4E98E" w16cex:dateUtc="2025-10-13T07:15:00Z"/>
  <w16cex:commentExtensible w16cex:durableId="6CB44915" w16cex:dateUtc="2025-10-13T08: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C08097" w16cid:durableId="38DA2DF6"/>
  <w16cid:commentId w16cid:paraId="19C1F0BD" w16cid:durableId="1F5E4965"/>
  <w16cid:commentId w16cid:paraId="2C657DC5" w16cid:durableId="01F4E98E"/>
  <w16cid:commentId w16cid:paraId="369B3BEF" w16cid:durableId="6CB4491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734A3864"/>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6D14007"/>
    <w:multiLevelType w:val="hybridMultilevel"/>
    <w:tmpl w:val="225EFC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BC817B7"/>
    <w:multiLevelType w:val="hybridMultilevel"/>
    <w:tmpl w:val="D39A6E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D483C96"/>
    <w:multiLevelType w:val="hybridMultilevel"/>
    <w:tmpl w:val="F56AA8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6DB0B1A"/>
    <w:multiLevelType w:val="hybridMultilevel"/>
    <w:tmpl w:val="0E4834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0BE44CB"/>
    <w:multiLevelType w:val="multilevel"/>
    <w:tmpl w:val="E896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E22A6B"/>
    <w:multiLevelType w:val="hybridMultilevel"/>
    <w:tmpl w:val="2F80AB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F937A24"/>
    <w:multiLevelType w:val="hybridMultilevel"/>
    <w:tmpl w:val="312CE5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35286591">
    <w:abstractNumId w:val="8"/>
  </w:num>
  <w:num w:numId="2" w16cid:durableId="661667202">
    <w:abstractNumId w:val="6"/>
  </w:num>
  <w:num w:numId="3" w16cid:durableId="2071613697">
    <w:abstractNumId w:val="5"/>
  </w:num>
  <w:num w:numId="4" w16cid:durableId="1507480210">
    <w:abstractNumId w:val="4"/>
  </w:num>
  <w:num w:numId="5" w16cid:durableId="938442258">
    <w:abstractNumId w:val="7"/>
  </w:num>
  <w:num w:numId="6" w16cid:durableId="669406464">
    <w:abstractNumId w:val="3"/>
  </w:num>
  <w:num w:numId="7" w16cid:durableId="2065710015">
    <w:abstractNumId w:val="2"/>
  </w:num>
  <w:num w:numId="8" w16cid:durableId="1620334425">
    <w:abstractNumId w:val="1"/>
  </w:num>
  <w:num w:numId="9" w16cid:durableId="187373800">
    <w:abstractNumId w:val="0"/>
  </w:num>
  <w:num w:numId="10" w16cid:durableId="640304836">
    <w:abstractNumId w:val="13"/>
  </w:num>
  <w:num w:numId="11" w16cid:durableId="2133282828">
    <w:abstractNumId w:val="8"/>
  </w:num>
  <w:num w:numId="12" w16cid:durableId="609824576">
    <w:abstractNumId w:val="14"/>
  </w:num>
  <w:num w:numId="13" w16cid:durableId="1106727128">
    <w:abstractNumId w:val="9"/>
  </w:num>
  <w:num w:numId="14" w16cid:durableId="155463220">
    <w:abstractNumId w:val="11"/>
  </w:num>
  <w:num w:numId="15" w16cid:durableId="44531353">
    <w:abstractNumId w:val="15"/>
  </w:num>
  <w:num w:numId="16" w16cid:durableId="778716902">
    <w:abstractNumId w:val="10"/>
  </w:num>
  <w:num w:numId="17" w16cid:durableId="1578636343">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ta Román Geada">
    <w15:presenceInfo w15:providerId="AD" w15:userId="S::marroman@uvigo.gal::5724e7c0-3d52-43ba-b768-2ad1936637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trackRevisions/>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FE9"/>
    <w:rsid w:val="00072F65"/>
    <w:rsid w:val="00073540"/>
    <w:rsid w:val="00086174"/>
    <w:rsid w:val="000A40BA"/>
    <w:rsid w:val="000B344B"/>
    <w:rsid w:val="000B46F3"/>
    <w:rsid w:val="000C4FA4"/>
    <w:rsid w:val="000D2C2F"/>
    <w:rsid w:val="000D54B5"/>
    <w:rsid w:val="000E2351"/>
    <w:rsid w:val="000F4257"/>
    <w:rsid w:val="000F597B"/>
    <w:rsid w:val="001136DA"/>
    <w:rsid w:val="0015074B"/>
    <w:rsid w:val="00170F5F"/>
    <w:rsid w:val="00172B5F"/>
    <w:rsid w:val="0017577D"/>
    <w:rsid w:val="001E620C"/>
    <w:rsid w:val="00241F7A"/>
    <w:rsid w:val="00262336"/>
    <w:rsid w:val="00287571"/>
    <w:rsid w:val="0029639D"/>
    <w:rsid w:val="00312FA8"/>
    <w:rsid w:val="00326F90"/>
    <w:rsid w:val="00347E72"/>
    <w:rsid w:val="003673BE"/>
    <w:rsid w:val="00384EB7"/>
    <w:rsid w:val="00397007"/>
    <w:rsid w:val="003A5527"/>
    <w:rsid w:val="003E5CB4"/>
    <w:rsid w:val="0045179D"/>
    <w:rsid w:val="00480BF7"/>
    <w:rsid w:val="004C4110"/>
    <w:rsid w:val="005161E1"/>
    <w:rsid w:val="00524F97"/>
    <w:rsid w:val="005331B8"/>
    <w:rsid w:val="00534261"/>
    <w:rsid w:val="00594B40"/>
    <w:rsid w:val="005A3CF5"/>
    <w:rsid w:val="005B0D5E"/>
    <w:rsid w:val="00625359"/>
    <w:rsid w:val="006256AF"/>
    <w:rsid w:val="0064508B"/>
    <w:rsid w:val="006A145D"/>
    <w:rsid w:val="006C04F5"/>
    <w:rsid w:val="00722280"/>
    <w:rsid w:val="00762D2C"/>
    <w:rsid w:val="0077754F"/>
    <w:rsid w:val="007B2BC6"/>
    <w:rsid w:val="007B3667"/>
    <w:rsid w:val="007E016B"/>
    <w:rsid w:val="00811CB9"/>
    <w:rsid w:val="00816585"/>
    <w:rsid w:val="0082723A"/>
    <w:rsid w:val="00852B80"/>
    <w:rsid w:val="008628A9"/>
    <w:rsid w:val="00865D56"/>
    <w:rsid w:val="008D17B4"/>
    <w:rsid w:val="00903DD2"/>
    <w:rsid w:val="00904A60"/>
    <w:rsid w:val="00966157"/>
    <w:rsid w:val="009A0DAA"/>
    <w:rsid w:val="009F1DA7"/>
    <w:rsid w:val="00A03D2B"/>
    <w:rsid w:val="00A527FF"/>
    <w:rsid w:val="00A9521F"/>
    <w:rsid w:val="00AA1D8D"/>
    <w:rsid w:val="00AB418F"/>
    <w:rsid w:val="00AC2153"/>
    <w:rsid w:val="00AF2FC2"/>
    <w:rsid w:val="00B2026E"/>
    <w:rsid w:val="00B27CD3"/>
    <w:rsid w:val="00B47730"/>
    <w:rsid w:val="00B86E41"/>
    <w:rsid w:val="00B939D9"/>
    <w:rsid w:val="00BB3161"/>
    <w:rsid w:val="00BD03ED"/>
    <w:rsid w:val="00BD7680"/>
    <w:rsid w:val="00C15F22"/>
    <w:rsid w:val="00C4149B"/>
    <w:rsid w:val="00C85681"/>
    <w:rsid w:val="00C93AAB"/>
    <w:rsid w:val="00C967D3"/>
    <w:rsid w:val="00CB0664"/>
    <w:rsid w:val="00CF1559"/>
    <w:rsid w:val="00D16821"/>
    <w:rsid w:val="00D3783B"/>
    <w:rsid w:val="00D4447D"/>
    <w:rsid w:val="00D45944"/>
    <w:rsid w:val="00D77D98"/>
    <w:rsid w:val="00D81E38"/>
    <w:rsid w:val="00D96595"/>
    <w:rsid w:val="00DB0629"/>
    <w:rsid w:val="00E67467"/>
    <w:rsid w:val="00E67F76"/>
    <w:rsid w:val="00EA3E11"/>
    <w:rsid w:val="00EC1726"/>
    <w:rsid w:val="00EE4780"/>
    <w:rsid w:val="00EF5306"/>
    <w:rsid w:val="00F01C0C"/>
    <w:rsid w:val="00FB1258"/>
    <w:rsid w:val="00FC693F"/>
    <w:rsid w:val="00FE1FE9"/>
    <w:rsid w:val="00FF20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7D4CB8"/>
  <w14:defaultImageDpi w14:val="300"/>
  <w15:docId w15:val="{4055BA2F-5E93-46D8-8BF7-C53AC86A3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CD3"/>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Textoindependiente"/>
    <w:next w:val="Textoindependiente"/>
    <w:autoRedefine/>
    <w:qFormat/>
    <w:rsid w:val="00FE1FE9"/>
    <w:pPr>
      <w:spacing w:before="60" w:after="60" w:line="360" w:lineRule="auto"/>
      <w:contextualSpacing/>
    </w:pPr>
    <w:rPr>
      <w:rFonts w:ascii="Palatino Linotype" w:eastAsiaTheme="minorHAnsi" w:hAnsi="Palatino Linotype"/>
      <w:sz w:val="24"/>
      <w:szCs w:val="24"/>
    </w:rPr>
  </w:style>
  <w:style w:type="character" w:styleId="Hipervnculo">
    <w:name w:val="Hyperlink"/>
    <w:basedOn w:val="Fuentedeprrafopredeter"/>
    <w:uiPriority w:val="99"/>
    <w:unhideWhenUsed/>
    <w:rsid w:val="000E2351"/>
    <w:rPr>
      <w:color w:val="0000FF" w:themeColor="hyperlink"/>
      <w:u w:val="single"/>
    </w:rPr>
  </w:style>
  <w:style w:type="character" w:styleId="Mencinsinresolver">
    <w:name w:val="Unresolved Mention"/>
    <w:basedOn w:val="Fuentedeprrafopredeter"/>
    <w:uiPriority w:val="99"/>
    <w:semiHidden/>
    <w:unhideWhenUsed/>
    <w:rsid w:val="000E2351"/>
    <w:rPr>
      <w:color w:val="605E5C"/>
      <w:shd w:val="clear" w:color="auto" w:fill="E1DFDD"/>
    </w:rPr>
  </w:style>
  <w:style w:type="character" w:styleId="Hipervnculovisitado">
    <w:name w:val="FollowedHyperlink"/>
    <w:basedOn w:val="Fuentedeprrafopredeter"/>
    <w:uiPriority w:val="99"/>
    <w:semiHidden/>
    <w:unhideWhenUsed/>
    <w:rsid w:val="000E2351"/>
    <w:rPr>
      <w:color w:val="800080" w:themeColor="followedHyperlink"/>
      <w:u w:val="single"/>
    </w:rPr>
  </w:style>
  <w:style w:type="paragraph" w:styleId="NormalWeb">
    <w:name w:val="Normal (Web)"/>
    <w:basedOn w:val="Normal"/>
    <w:uiPriority w:val="99"/>
    <w:semiHidden/>
    <w:unhideWhenUsed/>
    <w:rsid w:val="000C4FA4"/>
    <w:rPr>
      <w:rFonts w:ascii="Times New Roman" w:hAnsi="Times New Roman" w:cs="Times New Roman"/>
      <w:sz w:val="24"/>
      <w:szCs w:val="24"/>
    </w:rPr>
  </w:style>
  <w:style w:type="paragraph" w:styleId="Revisin">
    <w:name w:val="Revision"/>
    <w:hidden/>
    <w:uiPriority w:val="99"/>
    <w:semiHidden/>
    <w:rsid w:val="00AF2FC2"/>
    <w:pPr>
      <w:spacing w:after="0" w:line="240" w:lineRule="auto"/>
    </w:pPr>
  </w:style>
  <w:style w:type="character" w:styleId="Refdecomentario">
    <w:name w:val="annotation reference"/>
    <w:basedOn w:val="Fuentedeprrafopredeter"/>
    <w:uiPriority w:val="99"/>
    <w:semiHidden/>
    <w:unhideWhenUsed/>
    <w:rsid w:val="00AF2FC2"/>
    <w:rPr>
      <w:sz w:val="16"/>
      <w:szCs w:val="16"/>
    </w:rPr>
  </w:style>
  <w:style w:type="paragraph" w:styleId="Textocomentario">
    <w:name w:val="annotation text"/>
    <w:basedOn w:val="Normal"/>
    <w:link w:val="TextocomentarioCar"/>
    <w:uiPriority w:val="99"/>
    <w:unhideWhenUsed/>
    <w:rsid w:val="00AF2FC2"/>
    <w:pPr>
      <w:spacing w:line="240" w:lineRule="auto"/>
    </w:pPr>
    <w:rPr>
      <w:sz w:val="20"/>
      <w:szCs w:val="20"/>
    </w:rPr>
  </w:style>
  <w:style w:type="character" w:customStyle="1" w:styleId="TextocomentarioCar">
    <w:name w:val="Texto comentario Car"/>
    <w:basedOn w:val="Fuentedeprrafopredeter"/>
    <w:link w:val="Textocomentario"/>
    <w:uiPriority w:val="99"/>
    <w:rsid w:val="00AF2FC2"/>
    <w:rPr>
      <w:sz w:val="20"/>
      <w:szCs w:val="20"/>
    </w:rPr>
  </w:style>
  <w:style w:type="paragraph" w:styleId="Asuntodelcomentario">
    <w:name w:val="annotation subject"/>
    <w:basedOn w:val="Textocomentario"/>
    <w:next w:val="Textocomentario"/>
    <w:link w:val="AsuntodelcomentarioCar"/>
    <w:uiPriority w:val="99"/>
    <w:semiHidden/>
    <w:unhideWhenUsed/>
    <w:rsid w:val="00AF2FC2"/>
    <w:rPr>
      <w:b/>
      <w:bCs/>
    </w:rPr>
  </w:style>
  <w:style w:type="character" w:customStyle="1" w:styleId="AsuntodelcomentarioCar">
    <w:name w:val="Asunto del comentario Car"/>
    <w:basedOn w:val="TextocomentarioCar"/>
    <w:link w:val="Asuntodelcomentario"/>
    <w:uiPriority w:val="99"/>
    <w:semiHidden/>
    <w:rsid w:val="00AF2FC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sciencedirect.com/science/article/pii/S0022098101003938?via%3Dihub#FIG5"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hyperlink" Target="https://github.com/SigOiry/HeatWave_Seagrasses/raw/refs/heads/final_version/Paper/revisons/RSE/Figs.zi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doi.org/10.1016/j.rse.2020.112020"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1038/s43247-024-01543-z"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17</Pages>
  <Words>6615</Words>
  <Characters>36384</Characters>
  <Application>Microsoft Office Word</Application>
  <DocSecurity>0</DocSecurity>
  <Lines>303</Lines>
  <Paragraphs>85</Paragraphs>
  <ScaleCrop>false</ScaleCrop>
  <HeadingPairs>
    <vt:vector size="6" baseType="variant">
      <vt:variant>
        <vt:lpstr>Título</vt:lpstr>
      </vt:variant>
      <vt:variant>
        <vt:i4>1</vt:i4>
      </vt:variant>
      <vt:variant>
        <vt:lpstr>Titre</vt:lpstr>
      </vt:variant>
      <vt:variant>
        <vt:i4>1</vt:i4>
      </vt:variant>
      <vt:variant>
        <vt:lpstr>Title</vt:lpstr>
      </vt:variant>
      <vt:variant>
        <vt:i4>1</vt:i4>
      </vt:variant>
    </vt:vector>
  </HeadingPairs>
  <TitlesOfParts>
    <vt:vector size="3" baseType="lpstr">
      <vt:lpstr/>
      <vt:lpstr/>
      <vt:lpstr/>
    </vt:vector>
  </TitlesOfParts>
  <Manager/>
  <Company/>
  <LinksUpToDate>false</LinksUpToDate>
  <CharactersWithSpaces>42914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Marta Román Geada</cp:lastModifiedBy>
  <cp:revision>3</cp:revision>
  <dcterms:created xsi:type="dcterms:W3CDTF">2025-10-13T08:22:00Z</dcterms:created>
  <dcterms:modified xsi:type="dcterms:W3CDTF">2025-10-13T08:24:00Z</dcterms:modified>
  <cp:category/>
</cp:coreProperties>
</file>