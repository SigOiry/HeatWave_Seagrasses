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B7539B" w14:textId="77777777" w:rsidR="00C7151A" w:rsidRDefault="00466AB9">
      <w:pPr>
        <w:pStyle w:val="Titre"/>
      </w:pPr>
      <w:r>
        <w:t>Heatwave impacts on intertidal seagrass reflectance: from laboratory experiment to satellite mapping of seagrass heat shock index</w:t>
      </w:r>
    </w:p>
    <w:p w14:paraId="0B0F55C0" w14:textId="77777777" w:rsidR="00C7151A" w:rsidRDefault="00466AB9">
      <w:pPr>
        <w:pStyle w:val="Author"/>
      </w:pPr>
      <w:r>
        <w:t>Simon Oiry</w:t>
      </w:r>
      <w:r>
        <w:rPr>
          <w:rStyle w:val="Appelnotedebasdep"/>
        </w:rPr>
        <w:footnoteReference w:id="1"/>
      </w:r>
    </w:p>
    <w:p w14:paraId="66596490" w14:textId="77777777" w:rsidR="00C7151A" w:rsidRDefault="00466AB9">
      <w:pPr>
        <w:pStyle w:val="Author"/>
      </w:pPr>
      <w:r>
        <w:t>Bede Ffinian Rowe Davies¹</w:t>
      </w:r>
    </w:p>
    <w:p w14:paraId="0E73E2E6" w14:textId="77777777" w:rsidR="00C7151A" w:rsidRDefault="00466AB9">
      <w:pPr>
        <w:pStyle w:val="Author"/>
      </w:pPr>
      <w:r>
        <w:t>Philippe Rosa¹</w:t>
      </w:r>
    </w:p>
    <w:p w14:paraId="0ED44B54" w14:textId="77777777" w:rsidR="00C7151A" w:rsidRDefault="00466AB9">
      <w:pPr>
        <w:pStyle w:val="Author"/>
      </w:pPr>
      <w:r>
        <w:t>Augustin Debly¹</w:t>
      </w:r>
    </w:p>
    <w:p w14:paraId="015A8AB8" w14:textId="77777777" w:rsidR="00C7151A" w:rsidRDefault="00466AB9">
      <w:pPr>
        <w:pStyle w:val="Author"/>
      </w:pPr>
      <w:r>
        <w:t>Maria Laura Zoffoli</w:t>
      </w:r>
      <w:r>
        <w:rPr>
          <w:rStyle w:val="Appelnotedebasdep"/>
        </w:rPr>
        <w:footnoteReference w:id="2"/>
      </w:r>
    </w:p>
    <w:p w14:paraId="098866F9" w14:textId="77777777" w:rsidR="00C7151A" w:rsidRDefault="00466AB9">
      <w:pPr>
        <w:pStyle w:val="Author"/>
      </w:pPr>
      <w:r>
        <w:t>Anne-Laure Barillé</w:t>
      </w:r>
      <w:r>
        <w:rPr>
          <w:rStyle w:val="Appelnotedebasdep"/>
        </w:rPr>
        <w:footnoteReference w:id="3"/>
      </w:r>
    </w:p>
    <w:p w14:paraId="50E325CA" w14:textId="77777777" w:rsidR="00C7151A" w:rsidRDefault="00466AB9">
      <w:pPr>
        <w:pStyle w:val="Author"/>
      </w:pPr>
      <w:r>
        <w:t>Nicolas Harin³</w:t>
      </w:r>
    </w:p>
    <w:p w14:paraId="352D98BA" w14:textId="77777777" w:rsidR="00C7151A" w:rsidRDefault="00466AB9">
      <w:pPr>
        <w:pStyle w:val="Author"/>
      </w:pPr>
      <w:r>
        <w:t>Marta Román</w:t>
      </w:r>
      <w:commentRangeStart w:id="2"/>
      <w:r>
        <w:t>¹⁴</w:t>
      </w:r>
      <w:commentRangeEnd w:id="2"/>
      <w:r>
        <w:rPr>
          <w:rStyle w:val="Marquedecommentaire"/>
          <w:rFonts w:ascii="Palatino Linotype" w:hAnsi="Palatino Linotype"/>
        </w:rPr>
        <w:commentReference w:id="2"/>
      </w:r>
    </w:p>
    <w:p w14:paraId="3148EDBD" w14:textId="77777777" w:rsidR="00C7151A" w:rsidRDefault="00466AB9">
      <w:pPr>
        <w:pStyle w:val="Author"/>
      </w:pPr>
      <w:r>
        <w:t>Pierre Gernez¹</w:t>
      </w:r>
    </w:p>
    <w:p w14:paraId="55D54127" w14:textId="77777777" w:rsidR="00C7151A" w:rsidRDefault="00466AB9">
      <w:pPr>
        <w:pStyle w:val="Author"/>
      </w:pPr>
      <w:r>
        <w:t>Laurent Barillé¹</w:t>
      </w:r>
    </w:p>
    <w:p w14:paraId="713158AC" w14:textId="77777777" w:rsidR="00C7151A" w:rsidRDefault="00466AB9">
      <w:pPr>
        <w:pStyle w:val="Date"/>
      </w:pPr>
      <w:r>
        <w:t>2025-10-13</w:t>
      </w:r>
    </w:p>
    <w:p w14:paraId="0D23A0B8" w14:textId="77777777" w:rsidR="00C7151A" w:rsidRDefault="00466AB9">
      <w:r>
        <w:t>Abstract</w:t>
      </w:r>
    </w:p>
    <w:p w14:paraId="2AD96B6B" w14:textId="77777777" w:rsidR="00C7151A" w:rsidRDefault="00466AB9">
      <w:pPr>
        <w:pStyle w:val="Abstract"/>
      </w:pPr>
      <w:r>
        <w:lastRenderedPageBreak/>
        <w:t xml:space="preserve">Seagrasses play a vital role in coastal ecosystems, providing habitat, stabilizing sediments, and contributing to carbon sequestration. However, climate warming has increased the frequency and intensity of heatwaves, posing a significant threat to seagrass health. This study investigates the effects of marine and atmospheric heatwaves on the spectral reflectance of the intertidal seagrass </w:t>
      </w:r>
      <w:r>
        <w:rPr>
          <w:i/>
          <w:iCs/>
        </w:rPr>
        <w:t>Zostera noltii</w:t>
      </w:r>
      <w:r>
        <w:t>. Laboratory experiments were conducted under controlled heatwave conditions, where hyperspectral reflectance measurements were taken to assess the impacts over time. Heatwaves caused a substantial decline in seagrass reflectance, particularly in the green and near-infrared regions, corresponding to the darkening of green leaves. Key vegetation indices, including the Normalized Difference Vegetation Index (NDVI) and Green Leaf Index (GLI), showed pronounced reductions under heatwave stress, with NDVI values decreasing by up to 34% and GLI by 57%. A novel metric, the Seagrass Heat Shock Index (SHSI), was developed to quantify the transition of seagrass leaves from green to brown, demonstrating a strong ability to capture the effects of heatwave exposure on seagrass coloration. Multispectral satellite observations corroborated the laboratory results, revealing widespread darkening of seagrass leaves during marine and atmospheric heatwave events in South Brittany, France. Notably, darkened seagrass patches were observed in intertidal areas exposed to air temperatures exceeding 32°C for over 13.5 hours per day. These findings highlight the potential of spectral reflectance as a tool for detecting early signs of heatwave-induced stress in seagrasses, offering a valuable method for remote sensing-based habitat assessment. The present study underscores the potential of remote sensing to capture rapid environmental changes in intertidal zones, enabling for continuous monitoring of seagrass meadows under the current and future climate regimes.</w:t>
      </w:r>
    </w:p>
    <w:p w14:paraId="71FAA0AA" w14:textId="77777777" w:rsidR="00C7151A" w:rsidRDefault="00466AB9">
      <w:pPr>
        <w:pStyle w:val="Titre1"/>
      </w:pPr>
      <w:bookmarkStart w:id="3" w:name="introduction"/>
      <w:r>
        <w:t>1. Introduction</w:t>
      </w:r>
    </w:p>
    <w:p w14:paraId="36F28DD3" w14:textId="77777777" w:rsidR="00C7151A" w:rsidRDefault="00466AB9" w:rsidP="004329BA">
      <w:pPr>
        <w:pStyle w:val="FirstParagraph"/>
      </w:pPr>
      <w:r>
        <w:t>Seagrasses play a crucial role in coastal ecosystems by providing habitats and feeding grounds for various marine species, supporting marine biodiversity, and contributing to primary production and carbon sequestration (Sousa et al., 2019; Unsworth et al., 2022). Seagrasses are essential for several ecological functions, such as sediment stabilization (Infantes et al., 2022) or eutrophication mitigation by consuming nutrients (Gladstone-Gallagher et al., 2018). This justifies their use as indicators of environmental changes due to their sensitivity to water quality variations (Zoffoli et al., 2021). The interactions between seagrass meadows and their associated herbivores further enhance the delivery of ecosystem services, including coastal protection, fisheries support and provision of habitat and resources for birds (Gardner and Finlayson, 2018; Jankowska et al., 2019; Unsworth and Butterworth, 2021; Zoffoli et al., 2023). Understanding and preserving seagrass is vital for maintaining the biodiversity and productivity of coastal regions (Ramesh and Mohanraju, 2020; Scott et al., 2018).</w:t>
      </w:r>
    </w:p>
    <w:p w14:paraId="12379911" w14:textId="77777777" w:rsidR="00C7151A" w:rsidRDefault="00466AB9" w:rsidP="004329BA">
      <w:pPr>
        <w:pStyle w:val="Corpsdetexte"/>
      </w:pPr>
      <w:r>
        <w:lastRenderedPageBreak/>
        <w:t xml:space="preserve">Despite their crucial role in marine ecosystems, seagrasses face numerous threats that compromise their health and functionality. Intertidal seagrasses are subjected to a combination of aquatic and aerial conditions linked with tidal cycles, and face disturbance from terrestrial and aquatic stressors. Coastal development and human activities are primary threats, reducing the available habitat for seagrasses and increasing water turbidity, limiting light penetration, and photosynthesis (Waycott et al., 2009). Seagrasses are also threatened by runoff from agricultural fields and urban areas leading to nutrient enrichment. Eutrophication promotes the growth of seaweed in coastal waters, causing macroalgal blooms that compete with seagrasses for light and nutrients (Brun et al., 2003; Oiry et al., 2024; Thomsen et al., 2023). Pollution from industrial and agricultural sources introduces harmful chemicals and heavy metals into coastal waters, posing toxic risks to seagrass health (Bastos et al., 2023; Green et al., 2021; Zahoor and Mushtaq, 2023). Among </w:t>
      </w:r>
      <w:ins w:id="4" w:author="pierre gernez" w:date="2025-10-13T17:57:00Z">
        <w:r>
          <w:t xml:space="preserve">the </w:t>
        </w:r>
      </w:ins>
      <w:r>
        <w:t xml:space="preserve">manifold anthropogenic stressors, heatwaves (HWs), exacerbated by climate change, pose a severe threat to seagrasses, with catastrophic dieback events observed </w:t>
      </w:r>
      <w:commentRangeStart w:id="5"/>
      <w:r>
        <w:t>wo</w:t>
      </w:r>
      <w:ins w:id="6" w:author="pierre gernez" w:date="2025-10-13T17:57:00Z">
        <w:r>
          <w:t>r</w:t>
        </w:r>
      </w:ins>
      <w:r>
        <w:t>ldwid</w:t>
      </w:r>
      <w:commentRangeEnd w:id="5"/>
      <w:r>
        <w:rPr>
          <w:rStyle w:val="Marquedecommentaire"/>
        </w:rPr>
        <w:commentReference w:id="5"/>
      </w:r>
      <w:r>
        <w:t>e (Carlson et al., 2018; Marbà and Duarte, 2010; Moore and Jarvis, 2008; Strydom et al., 2020; Thomson et al., 2015).</w:t>
      </w:r>
    </w:p>
    <w:p w14:paraId="79F7EA9A" w14:textId="77777777" w:rsidR="00C7151A" w:rsidRDefault="00466AB9" w:rsidP="004329BA">
      <w:pPr>
        <w:pStyle w:val="Corpsdetexte"/>
      </w:pPr>
      <w:r>
        <w:t xml:space="preserve">Marine Heatwaves (MHWs) are defined by Hobday et al. (2016) as prolonged discrete anomalously warm water events, while Atmospheric Heatwaves (AHW) are defined by Perkins and Alexander (2013) as periods of at least three consecutive days with temperatures exceeding the 90th percentile of a time series covering at least 30 years. Subtidal seagrass meadows are exposed to MHWs, whereas at the interface between land and ocean, intertidal seagrasses are exposed to both MHWs and AHWs. HWs profoundly impact seagrass physiology, with effects varying between species and geographic location. Widespread seagrass species such as </w:t>
      </w:r>
      <w:r>
        <w:rPr>
          <w:i/>
          <w:iCs/>
        </w:rPr>
        <w:t>Zostera marina</w:t>
      </w:r>
      <w:r>
        <w:t xml:space="preserve"> exhibits high susceptibility to elevated sea surface temperatures during winter and spring, leading to advanced flowering, high mortality rates, and reduced biomass (Sawall et al., 2021). Similarly, </w:t>
      </w:r>
      <w:r>
        <w:rPr>
          <w:i/>
          <w:iCs/>
        </w:rPr>
        <w:t>Cymodocea nodosa</w:t>
      </w:r>
      <w:r>
        <w:t xml:space="preserve"> shows increased photosynthetic activity during HWs but </w:t>
      </w:r>
      <w:r>
        <w:lastRenderedPageBreak/>
        <w:t xml:space="preserve">suffers negative effects on photosynthetic performance and leaf biomass during recovery (Deguette et al., 2022). Additionally, different populations of </w:t>
      </w:r>
      <w:commentRangeStart w:id="7"/>
      <w:r>
        <w:t xml:space="preserve">Zostera marina </w:t>
      </w:r>
      <w:commentRangeEnd w:id="7"/>
      <w:r>
        <w:rPr>
          <w:rStyle w:val="Marquedecommentaire"/>
        </w:rPr>
        <w:commentReference w:id="7"/>
      </w:r>
      <w:r>
        <w:t xml:space="preserve">along the European thermal gradient exhibit varied photophysiological responses during the recovery phase of HWs, indicating differential adaptation capabilities among populations (Winters et al., 2011). High-latitude populations exhibited prolonged declines in photophysiological performance even after temperatures returned to control levels, whereas the low-latitude Adriatic population showed full recovery (Winters et al., 2011). These events intensify other stressors, such as overgrazing and seed burial, compromising recruitment (Guerrero-Meseguer et al., 2020). Although extensive research exists on marine heatwaves’ effects on subtidal seagrasses (Arias-Ortiz et al., 2018; Deguette et al., 2022; Strydom et al., 2020), less attention has been given to intertidal habitats and even less to the effect of atmospheric extreme events on intertidal seagrass. Nonetheless, recent research showed that the low tide exposure of </w:t>
      </w:r>
      <w:r>
        <w:rPr>
          <w:i/>
          <w:iCs/>
        </w:rPr>
        <w:t>Zostera noltii</w:t>
      </w:r>
      <w:r>
        <w:t xml:space="preserve"> to a simulated four-day atmospheric HW caused significant decreases in its photosynthetic efficiency, resulting in leaf necrosis and decay (Román et al., 2023).</w:t>
      </w:r>
    </w:p>
    <w:p w14:paraId="36F01673" w14:textId="77777777" w:rsidR="00C7151A" w:rsidRDefault="00466AB9" w:rsidP="004329BA">
      <w:pPr>
        <w:pStyle w:val="Corpsdetexte"/>
      </w:pPr>
      <w:r>
        <w:t>The increased occurrence of extreme climate events calls for the implementation of monitoring strategies able to provide detailed and spatially explicit assessments of HWs effects on seagrass meadows. In such context, remote sensing, whose ability to map seagrass distribution over a variety of spatio-temporal scales has been demonstrated (Davies et al., 2024a, 2024b; Oiry et al., 2024; Román et al., 2021), proved useful to study the changes in seagrass coverage caused by extreme HW event (Strydom et al., 2020). The pigment composition of plants, such as chlorophylls, carotenoids, and anthocyanins, significantly influences their spectral signature in the visible range due to their specific light absorption properties (Davies et al., 2023; Douay et al., 2022; Olmedo-Masat et al., 2020; Ustin and Jacquemoud, 2020). During the senescence phase of seagrass’ life-cycle, the degradation of chlorophyll</w:t>
      </w:r>
      <w:ins w:id="8" w:author="pierre gernez" w:date="2025-10-13T18:01:00Z">
        <w:r>
          <w:t>s</w:t>
        </w:r>
      </w:ins>
      <w:r>
        <w:t xml:space="preserve"> </w:t>
      </w:r>
      <w:del w:id="9" w:author="pierre gernez" w:date="2025-10-13T18:01:00Z">
        <w:r w:rsidDel="00466AB9">
          <w:delText xml:space="preserve">and the unmasking of </w:delText>
        </w:r>
      </w:del>
      <w:r>
        <w:t xml:space="preserve">accessory pigments result in noticeable changes in leaf coloration and </w:t>
      </w:r>
      <w:r>
        <w:lastRenderedPageBreak/>
        <w:t>reflectance, including increased reflectance in the red and green wavelengths and shifts in the red-edge position (Boyer et al., 1988; Mariën et al., 2019; Peñuelas et al., 2004). Leaf darkening, often observed after stress events, produces reflectance changes similar to those caused by senescence, enabling the detection of vegetation stress through remote sensing (Boyer et al., 1988; Peñuelas et al., 2004). Spectral indices such as the Brown Pigment Index (BPI) and the Photochemical Reflectance Index (PRI) have been developed to assess changes in the physiological status of terrestrial plants, particularly under oxidative and drought stress (Garbulsky et al., 2011; Skendzic, 2023). Similar to terrestrial vegetation, seagrasses share a comparable pigment composition dominated by chlorophylls, carotenoids, and xanthophylls (Peñuelas et al., 2004), suggesting that similar optical responses to stress could be expected. However, this relationship has not yet been fully demonstrated for intertidal seagrasses, where environmental conditions such as periodic emersion and water optical effects may modify the expression of these pigment-related spectral features.</w:t>
      </w:r>
    </w:p>
    <w:p w14:paraId="339A0109" w14:textId="77777777" w:rsidR="00C7151A" w:rsidRDefault="00466AB9" w:rsidP="004329BA">
      <w:pPr>
        <w:pStyle w:val="Corpsdetexte"/>
      </w:pPr>
      <w:r>
        <w:t xml:space="preserve">This study aims to experimentally test the hypothesis that HWs alter the reflectance of the intertidal seagrass </w:t>
      </w:r>
      <w:r>
        <w:rPr>
          <w:i/>
          <w:iCs/>
        </w:rPr>
        <w:t>Zostera noltii</w:t>
      </w:r>
      <w:r>
        <w:t xml:space="preserve">. Controlled experiments in intertidal chambers were conducted to evaluate the direct impact of heat stress on seagrass reflectance. The findings </w:t>
      </w:r>
      <w:del w:id="10" w:author="pierre gernez" w:date="2025-10-13T18:02:00Z">
        <w:r w:rsidDel="00757B28">
          <w:delText xml:space="preserve">will </w:delText>
        </w:r>
      </w:del>
      <w:ins w:id="11" w:author="pierre gernez" w:date="2025-10-13T18:02:00Z">
        <w:r w:rsidR="00757B28">
          <w:t xml:space="preserve">were </w:t>
        </w:r>
      </w:ins>
      <w:r>
        <w:t xml:space="preserve">then </w:t>
      </w:r>
      <w:del w:id="12" w:author="pierre gernez" w:date="2025-10-13T18:02:00Z">
        <w:r w:rsidDel="00757B28">
          <w:delText xml:space="preserve">be </w:delText>
        </w:r>
      </w:del>
      <w:r>
        <w:t>applied to satellite remote sensing images, providing critical insights into the spatial extent and temporal dynamics of HW effects on seagrass meadows. By linking experimental results with large-scale observations of seagrass leaves’ darkening, the study aim</w:t>
      </w:r>
      <w:ins w:id="13" w:author="pierre gernez" w:date="2025-10-13T18:02:00Z">
        <w:r w:rsidR="00757B28">
          <w:t>ed</w:t>
        </w:r>
      </w:ins>
      <w:del w:id="14" w:author="pierre gernez" w:date="2025-10-13T18:02:00Z">
        <w:r w:rsidDel="00757B28">
          <w:delText>s</w:delText>
        </w:r>
      </w:del>
      <w:r>
        <w:t xml:space="preserve"> </w:t>
      </w:r>
      <w:del w:id="15" w:author="pierre gernez" w:date="2025-10-13T18:02:00Z">
        <w:r w:rsidDel="00757B28">
          <w:delText xml:space="preserve">to </w:delText>
        </w:r>
      </w:del>
      <w:ins w:id="16" w:author="pierre gernez" w:date="2025-10-13T18:02:00Z">
        <w:r w:rsidR="00757B28">
          <w:t xml:space="preserve">at </w:t>
        </w:r>
      </w:ins>
      <w:del w:id="17" w:author="pierre gernez" w:date="2025-10-13T18:02:00Z">
        <w:r w:rsidDel="00757B28">
          <w:delText xml:space="preserve">underscore </w:delText>
        </w:r>
      </w:del>
      <w:ins w:id="18" w:author="pierre gernez" w:date="2025-10-13T18:02:00Z">
        <w:r w:rsidR="00757B28">
          <w:t xml:space="preserve">underscoring </w:t>
        </w:r>
      </w:ins>
      <w:r>
        <w:t>the potential of remote sensing to enhance our understanding of seagrass responses to extreme thermal events across diverse settings and timescales.</w:t>
      </w:r>
    </w:p>
    <w:p w14:paraId="36268625" w14:textId="77777777" w:rsidR="00C7151A" w:rsidRDefault="00466AB9">
      <w:pPr>
        <w:pStyle w:val="Titre1"/>
      </w:pPr>
      <w:bookmarkStart w:id="19" w:name="material-methods"/>
      <w:bookmarkEnd w:id="3"/>
      <w:r>
        <w:lastRenderedPageBreak/>
        <w:t>2. Material &amp; Methods</w:t>
      </w:r>
    </w:p>
    <w:p w14:paraId="7EF5050A" w14:textId="77777777" w:rsidR="00C7151A" w:rsidRDefault="00466AB9">
      <w:pPr>
        <w:pStyle w:val="Titre2"/>
      </w:pPr>
      <w:bookmarkStart w:id="20" w:name="laboratory-experiment"/>
      <w:r>
        <w:t>2.1 Laboratory Experiment</w:t>
      </w:r>
    </w:p>
    <w:p w14:paraId="18CF5B67" w14:textId="77777777" w:rsidR="00C7151A" w:rsidRDefault="00466AB9">
      <w:pPr>
        <w:pStyle w:val="Titre3"/>
      </w:pPr>
      <w:bookmarkStart w:id="21" w:name="sampling-and-acclimation-of-seagrasses"/>
      <w:r>
        <w:t>2.1.1 Sampling and acclimation of seagrasses</w:t>
      </w:r>
    </w:p>
    <w:p w14:paraId="65F2412D" w14:textId="77777777" w:rsidR="00C7151A" w:rsidRDefault="00466AB9" w:rsidP="004329BA">
      <w:pPr>
        <w:pStyle w:val="FirstParagraph"/>
      </w:pPr>
      <w:r>
        <w:t xml:space="preserve">Seagrass samples were taken in summer 2024, at low tide, from a </w:t>
      </w:r>
      <w:r>
        <w:rPr>
          <w:i/>
          <w:iCs/>
        </w:rPr>
        <w:t>Zostera noltii</w:t>
      </w:r>
      <w:r>
        <w:t xml:space="preserve"> (dwarf eelgrass) meadow located in Bourgneuf Bay, France (46°57’32.0”N, 2°10’37.0”W). A metal coring devices was used to sample seagrass from an area of 30x15x5 cm (length x width x depth, respectively), maintaining the sediment structure and avoiding damage to seagrass rhizomes and leaves (</w:t>
      </w:r>
      <w:hyperlink w:anchor="fig-design">
        <w:r>
          <w:rPr>
            <w:rStyle w:val="Lienhypertexte"/>
          </w:rPr>
          <w:t>Figure 1</w:t>
        </w:r>
      </w:hyperlink>
      <w:r>
        <w:t xml:space="preserve"> A). These coring device enabled the collection of sediment samples at a consistent depth, minimizing variability between samples. A total of six samples were collected. Samples including seagrass, sediment, </w:t>
      </w:r>
      <w:proofErr w:type="spellStart"/>
      <w:r>
        <w:t>meiofauna</w:t>
      </w:r>
      <w:proofErr w:type="spellEnd"/>
      <w:del w:id="22" w:author="pierre gernez" w:date="2025-10-13T18:03:00Z">
        <w:r w:rsidDel="00757B28">
          <w:delText xml:space="preserve">, </w:delText>
        </w:r>
      </w:del>
      <w:ins w:id="23" w:author="pierre gernez" w:date="2025-10-13T18:03:00Z">
        <w:r w:rsidR="00757B28">
          <w:t xml:space="preserve"> </w:t>
        </w:r>
      </w:ins>
      <w:r>
        <w:t xml:space="preserve">and </w:t>
      </w:r>
      <w:proofErr w:type="spellStart"/>
      <w:r>
        <w:t>macrofauna</w:t>
      </w:r>
      <w:proofErr w:type="spellEnd"/>
      <w:del w:id="24" w:author="pierre gernez" w:date="2025-10-13T18:03:00Z">
        <w:r w:rsidDel="00757B28">
          <w:delText>,</w:delText>
        </w:r>
      </w:del>
      <w:r>
        <w:t xml:space="preserve"> were placed in plastic trays. Keeping the entire biota allowed for natural interactions between components and reduced stress on the seagrass. Seawater was added to each tray to avoid hydric stress caused by insufficient moisture during transportation (1h drive from the laboratory). Simultaneously, seawater was sampled 4km away from the seagrass sampling site and transported to the lab, where it was filtered using a 0.22 µm nitrocellulose filter to remove suspended particulate matter. The filtered seawater was used in the acclimation tank and the intertidal chambers. The seagrasses were acclimated for one week with a water temperature of 17°C, matching the </w:t>
      </w:r>
      <w:r>
        <w:rPr>
          <w:i/>
          <w:iCs/>
        </w:rPr>
        <w:t>in situ</w:t>
      </w:r>
      <w:r>
        <w:t xml:space="preserve"> temperature during sampling. During the acclimation phase, seagrasses were maintained under a constant photosynthetically active radiation (PAR) of 150 µmol m⁻² s⁻¹, corresponding to the maximum light intensity provided by the experimental intertidal chambers. This setup ensured that samples were pre-adapted to the same irradiance conditions used during the heatwave experiment, thereby preventing any confounding effects related to light reduction upon transfer to the chambers.</w:t>
      </w:r>
    </w:p>
    <w:tbl>
      <w:tblPr>
        <w:tblStyle w:val="Table"/>
        <w:tblW w:w="5000" w:type="pct"/>
        <w:tblLayout w:type="fixed"/>
        <w:tblLook w:val="0000" w:firstRow="0" w:lastRow="0" w:firstColumn="0" w:lastColumn="0" w:noHBand="0" w:noVBand="0"/>
      </w:tblPr>
      <w:tblGrid>
        <w:gridCol w:w="9360"/>
      </w:tblGrid>
      <w:tr w:rsidR="00C7151A" w14:paraId="07720671" w14:textId="77777777">
        <w:tc>
          <w:tcPr>
            <w:tcW w:w="7920" w:type="dxa"/>
          </w:tcPr>
          <w:p w14:paraId="19BB557C" w14:textId="77777777" w:rsidR="00C7151A" w:rsidRDefault="00C7151A" w:rsidP="004329BA">
            <w:pPr>
              <w:pStyle w:val="Compact"/>
              <w:pPrChange w:id="25" w:author="pierre gernez" w:date="2025-10-13T18:17:00Z">
                <w:pPr>
                  <w:pStyle w:val="Compact"/>
                  <w:jc w:val="center"/>
                </w:pPr>
              </w:pPrChange>
            </w:pPr>
            <w:bookmarkStart w:id="26" w:name="fig-design"/>
            <w:bookmarkStart w:id="27" w:name="cell-fig-design"/>
          </w:p>
          <w:p w14:paraId="42CB2C5F" w14:textId="77777777" w:rsidR="00C7151A" w:rsidRDefault="00466AB9">
            <w:pPr>
              <w:pStyle w:val="ImageCaption"/>
              <w:spacing w:before="200"/>
            </w:pPr>
            <w:r>
              <w:lastRenderedPageBreak/>
              <w:t>Figure 1: Illustration of the experiment. A: Seagrass field sampling using a coring device; B: Intertidal chamber used during the experiment; C: Seagrass sample inside a chamber during the experiment at high tide; D: Treatment sample at the start of the experiment; E: Treatment sample at the end of the experiment, 3 days after the start of the HW event.</w:t>
            </w:r>
          </w:p>
        </w:tc>
        <w:bookmarkEnd w:id="26"/>
      </w:tr>
    </w:tbl>
    <w:p w14:paraId="3C6DCCEE" w14:textId="77777777" w:rsidR="00C7151A" w:rsidRDefault="00466AB9">
      <w:pPr>
        <w:pStyle w:val="Titre3"/>
      </w:pPr>
      <w:bookmarkStart w:id="28" w:name="experimental-design"/>
      <w:bookmarkEnd w:id="21"/>
      <w:bookmarkEnd w:id="27"/>
      <w:r>
        <w:lastRenderedPageBreak/>
        <w:t>2.1.2 Experimental design</w:t>
      </w:r>
    </w:p>
    <w:p w14:paraId="5B5BA2EC" w14:textId="77777777" w:rsidR="00C7151A" w:rsidRDefault="00466AB9" w:rsidP="004329BA">
      <w:pPr>
        <w:pStyle w:val="FirstParagraph"/>
      </w:pPr>
      <w:r>
        <w:t>A tidal cycle (i.e. regularly alternating 6h of low-tide and 6h of high-tide) was simulated in the laboratory using an intertidal chamber system from ElectricBlue® (</w:t>
      </w:r>
      <w:hyperlink w:anchor="fig-design">
        <w:r>
          <w:rPr>
            <w:rStyle w:val="Lienhypertexte"/>
          </w:rPr>
          <w:t>Figure 1</w:t>
        </w:r>
      </w:hyperlink>
      <w:r>
        <w:t xml:space="preserve"> B ; Electric Blue (2023)). The experimental setup allowed only two tidal states: high tide or low tide, with no intermediate stages. The transition between these states took about 15 minutes to complete after initiation. During the phase of high tide, a volume of 30 L of filtered seawater was pumped and circulated through the chamber (</w:t>
      </w:r>
      <w:hyperlink w:anchor="fig-design">
        <w:r>
          <w:rPr>
            <w:rStyle w:val="Lienhypertexte"/>
          </w:rPr>
          <w:t>Figure 1</w:t>
        </w:r>
      </w:hyperlink>
      <w:r>
        <w:t xml:space="preserve"> B, C). During low tide, the seagrass sample was emerged. The acclimated seagrasses were split into two subsets and placed in two independent chambers used in parallel, with one chamber used for control and the other for the experimental treatment. The intertidal chambers were equipped with LED lights that emitted a low </w:t>
      </w:r>
      <w:commentRangeStart w:id="29"/>
      <w:ins w:id="30" w:author="pierre gernez" w:date="2025-10-13T18:05:00Z">
        <w:r w:rsidR="00757B28">
          <w:t>a</w:t>
        </w:r>
      </w:ins>
      <w:r>
        <w:t>mount</w:t>
      </w:r>
      <w:commentRangeEnd w:id="29"/>
      <w:r w:rsidR="00757B28">
        <w:rPr>
          <w:rStyle w:val="Marquedecommentaire"/>
        </w:rPr>
        <w:commentReference w:id="29"/>
      </w:r>
      <w:r>
        <w:t xml:space="preserve"> of red and infrared radiation. To achieve a Photosynthetically Active Radiation (PAR) intensity of up to 400 μmol·m⁻²·s⁻¹, a filament bulb was added inside the chambers. During the diurnal phase of the experiment, the PAR was kept constant in both intertidal chambers. To follow the circadian cycle, these lights (both LED and filament bulb) were turned on and off each day, at the time of sunrise and sunset, respectively.</w:t>
      </w:r>
    </w:p>
    <w:p w14:paraId="6586171E" w14:textId="77777777" w:rsidR="00C7151A" w:rsidRDefault="00466AB9" w:rsidP="004329BA">
      <w:pPr>
        <w:pStyle w:val="Corpsdetexte"/>
      </w:pPr>
      <w:r>
        <w:t>Air temperature and water temperature were controlled inside the experiment chambers in order to reproduce the range of variability observed in the field (</w:t>
      </w:r>
      <w:hyperlink w:anchor="fig-Profile">
        <w:r>
          <w:rPr>
            <w:rStyle w:val="Lienhypertexte"/>
          </w:rPr>
          <w:t>Figure 2</w:t>
        </w:r>
      </w:hyperlink>
      <w:r>
        <w:t xml:space="preserve">). Field temperature was measured using </w:t>
      </w:r>
      <w:r>
        <w:rPr>
          <w:i/>
          <w:iCs/>
        </w:rPr>
        <w:t>in situ</w:t>
      </w:r>
      <w:r>
        <w:t xml:space="preserve"> sensors (T7.3 EnvLoggers from ElectricBlue®) deployed at the sampling site in August 2024. The loggers were positioned along a transect from the upper to the lower intertidal zone, attached to pre-existing wooden poles at the sediment surface. In complement, the daily temperature maxima recorded </w:t>
      </w:r>
      <w:r>
        <w:rPr>
          <w:i/>
          <w:iCs/>
        </w:rPr>
        <w:t>in situ</w:t>
      </w:r>
      <w:r>
        <w:t xml:space="preserve"> were compared with measurements from the nearest Météo </w:t>
      </w:r>
      <w:r>
        <w:lastRenderedPageBreak/>
        <w:t xml:space="preserve">France weather station (Annexe A1, </w:t>
      </w:r>
      <w:hyperlink w:anchor="sec-AnnexeA">
        <w:r>
          <w:rPr>
            <w:rStyle w:val="Lienhypertexte"/>
          </w:rPr>
          <w:t>Section 6.1</w:t>
        </w:r>
      </w:hyperlink>
      <w:r>
        <w:t>). The control chamber was kept at temperatures representing typical summer conditions, with water temperatures at 18°C and air temperatures from 19°C to 23°C, following natural daily temperature fluctuations (</w:t>
      </w:r>
      <w:hyperlink w:anchor="fig-Profile">
        <w:r>
          <w:rPr>
            <w:rStyle w:val="Lienhypertexte"/>
          </w:rPr>
          <w:t>Figure 2</w:t>
        </w:r>
      </w:hyperlink>
      <w:r>
        <w:t xml:space="preserve"> A). In the treatment chamber, the air temperature was adjusted to mimic an AHW that affected the seagrass meadow in Quiberon, South Brittany, France (47°35’40.0”N, 3°07’30.0”W), from September 2 to September 6, 2021. Air temperature in the experimental chamber was set to vary from 23°C (at night) to 35°C (daytime) during the first day of the experiment, and increase by 1°C daily during three consecutive days. Water temperature in the experimental chamber was also adjusted to mimic MHW conditions, starting at the seasonal baseline (18°C) and rising incrementally by 0.5°C daily to simulate the increasing temperatures during the event. This aimed to reproduce the thermal stress experienced by the seagrass meadow during a MHW (</w:t>
      </w:r>
      <w:hyperlink w:anchor="fig-Profile">
        <w:r>
          <w:rPr>
            <w:rStyle w:val="Lienhypertexte"/>
          </w:rPr>
          <w:t>Figure 2</w:t>
        </w:r>
      </w:hyperlink>
      <w:r>
        <w:t xml:space="preserve"> B). The experiment, with both treatment and control chambers, was repeated three times to obtain replicates (hereafter referred to as “Run”).</w:t>
      </w:r>
    </w:p>
    <w:tbl>
      <w:tblPr>
        <w:tblStyle w:val="Table"/>
        <w:tblW w:w="5000" w:type="pct"/>
        <w:tblLayout w:type="fixed"/>
        <w:tblLook w:val="0000" w:firstRow="0" w:lastRow="0" w:firstColumn="0" w:lastColumn="0" w:noHBand="0" w:noVBand="0"/>
      </w:tblPr>
      <w:tblGrid>
        <w:gridCol w:w="9360"/>
      </w:tblGrid>
      <w:tr w:rsidR="00C7151A" w14:paraId="63BE9A79" w14:textId="77777777">
        <w:tc>
          <w:tcPr>
            <w:tcW w:w="7920" w:type="dxa"/>
          </w:tcPr>
          <w:p w14:paraId="6431BC81" w14:textId="77777777" w:rsidR="00C7151A" w:rsidRDefault="00C7151A" w:rsidP="004329BA">
            <w:pPr>
              <w:pStyle w:val="Compact"/>
              <w:pPrChange w:id="31" w:author="pierre gernez" w:date="2025-10-13T18:17:00Z">
                <w:pPr>
                  <w:pStyle w:val="Compact"/>
                  <w:jc w:val="center"/>
                </w:pPr>
              </w:pPrChange>
            </w:pPr>
            <w:bookmarkStart w:id="32" w:name="fig-Profile"/>
            <w:bookmarkStart w:id="33" w:name="cell-fig-Profile"/>
          </w:p>
          <w:p w14:paraId="63197C33" w14:textId="77777777" w:rsidR="00C7151A" w:rsidRDefault="00466AB9">
            <w:pPr>
              <w:pStyle w:val="ImageCaption"/>
              <w:spacing w:before="200"/>
            </w:pPr>
            <w:r>
              <w:t>Figure 2: Temperature variation in the control (A) and treatment (B) intertidal chambers, during the HW experiment. The red line indicates air temperature, and the blue line water temperature. Due to the tidal cycle of immersion / emersion, the seagrasses experienced the temperatures represented by solid lines.</w:t>
            </w:r>
          </w:p>
        </w:tc>
        <w:bookmarkEnd w:id="32"/>
      </w:tr>
    </w:tbl>
    <w:p w14:paraId="22390E04" w14:textId="77777777" w:rsidR="00C7151A" w:rsidRDefault="00466AB9">
      <w:pPr>
        <w:pStyle w:val="Titre3"/>
      </w:pPr>
      <w:bookmarkStart w:id="34" w:name="optical-measurements"/>
      <w:bookmarkEnd w:id="28"/>
      <w:bookmarkEnd w:id="33"/>
      <w:r>
        <w:t>2.1.3 Optical measurements</w:t>
      </w:r>
    </w:p>
    <w:p w14:paraId="01DB852D" w14:textId="77777777" w:rsidR="00C7151A" w:rsidRDefault="00466AB9">
      <w:pPr>
        <w:pStyle w:val="Titre4"/>
      </w:pPr>
      <w:bookmarkStart w:id="35" w:name="hyperspectral-reflectance-measurements"/>
      <w:r>
        <w:t>2.1.3.1 Hyperspectral reflectance measurements</w:t>
      </w:r>
    </w:p>
    <w:p w14:paraId="5D90BB08" w14:textId="77777777" w:rsidR="00C7151A" w:rsidRDefault="00466AB9" w:rsidP="004329BA">
      <w:pPr>
        <w:pStyle w:val="FirstParagraph"/>
      </w:pPr>
      <w:r>
        <w:t xml:space="preserve">Throughout the experiment, the hyperspectral reflectance, </w:t>
      </w:r>
      <m:oMath>
        <m:r>
          <w:rPr>
            <w:rFonts w:ascii="Cambria Math" w:hAnsi="Cambria Math"/>
          </w:rPr>
          <m:t>R</m:t>
        </m:r>
        <m:d>
          <m:dPr>
            <m:ctrlPr>
              <w:rPr>
                <w:rFonts w:ascii="Cambria Math" w:hAnsi="Cambria Math"/>
              </w:rPr>
            </m:ctrlPr>
          </m:dPr>
          <m:e>
            <m:r>
              <w:rPr>
                <w:rFonts w:ascii="Cambria Math" w:hAnsi="Cambria Math"/>
              </w:rPr>
              <m:t>λ</m:t>
            </m:r>
          </m:e>
        </m:d>
      </m:oMath>
      <w:r>
        <w:t xml:space="preserve">, of both the control and treatment seagrasses was measured using an ASD HandHeld 2 equipped with a fiber optic extension placed inside the chamber. The measurement set up made it possible to automatically acquire </w:t>
      </w:r>
      <m:oMath>
        <m:r>
          <w:rPr>
            <w:rFonts w:ascii="Cambria Math" w:hAnsi="Cambria Math"/>
          </w:rPr>
          <m:t>R</m:t>
        </m:r>
        <m:d>
          <m:dPr>
            <m:ctrlPr>
              <w:rPr>
                <w:rFonts w:ascii="Cambria Math" w:hAnsi="Cambria Math"/>
              </w:rPr>
            </m:ctrlPr>
          </m:dPr>
          <m:e>
            <m:r>
              <w:rPr>
                <w:rFonts w:ascii="Cambria Math" w:hAnsi="Cambria Math"/>
              </w:rPr>
              <m:t>λ</m:t>
            </m:r>
          </m:e>
        </m:d>
      </m:oMath>
      <w:r>
        <w:t xml:space="preserve"> without opening the chamber. An average of five </w:t>
      </w:r>
      <m:oMath>
        <m:r>
          <w:rPr>
            <w:rFonts w:ascii="Cambria Math" w:hAnsi="Cambria Math"/>
          </w:rPr>
          <m:t>R</m:t>
        </m:r>
        <m:d>
          <m:dPr>
            <m:ctrlPr>
              <w:rPr>
                <w:rFonts w:ascii="Cambria Math" w:hAnsi="Cambria Math"/>
              </w:rPr>
            </m:ctrlPr>
          </m:dPr>
          <m:e>
            <m:r>
              <w:rPr>
                <w:rFonts w:ascii="Cambria Math" w:hAnsi="Cambria Math"/>
              </w:rPr>
              <m:t>λ</m:t>
            </m:r>
          </m:e>
        </m:d>
      </m:oMath>
      <w:r>
        <w:t xml:space="preserve"> spectra, each with an integration time of 544 ms, was taken every minute during daytime (Malvern Panalytical, 2023). Every 10 minutes, the fiber optic was switched </w:t>
      </w:r>
      <w:r>
        <w:lastRenderedPageBreak/>
        <w:t xml:space="preserve">from one intertidal chamber to the other, in order to measure </w:t>
      </w:r>
      <m:oMath>
        <m:r>
          <w:rPr>
            <w:rFonts w:ascii="Cambria Math" w:hAnsi="Cambria Math"/>
          </w:rPr>
          <m:t>R</m:t>
        </m:r>
        <m:d>
          <m:dPr>
            <m:ctrlPr>
              <w:rPr>
                <w:rFonts w:ascii="Cambria Math" w:hAnsi="Cambria Math"/>
              </w:rPr>
            </m:ctrlPr>
          </m:dPr>
          <m:e>
            <m:r>
              <w:rPr>
                <w:rFonts w:ascii="Cambria Math" w:hAnsi="Cambria Math"/>
              </w:rPr>
              <m:t>λ</m:t>
            </m:r>
          </m:e>
        </m:d>
      </m:oMath>
      <w:r>
        <w:t xml:space="preserve"> in both the treatment and control. Inside the intertidal chambers, illumination was provided by LED panels delivering a photosynthetically active radiation of 150 µmol m⁻² s⁻¹ at canopy height. The reflectance calibration was performed each morning at the very first moment of low tide using a Spectralon white reference with 99% Lambertian reflectivity.</w:t>
      </w:r>
    </w:p>
    <w:p w14:paraId="1463F7C8" w14:textId="77777777" w:rsidR="00C7151A" w:rsidRDefault="00466AB9">
      <w:pPr>
        <w:pStyle w:val="Titre4"/>
      </w:pPr>
      <w:bookmarkStart w:id="36" w:name="spectrum-post-processing"/>
      <w:bookmarkEnd w:id="35"/>
      <w:r>
        <w:t>2.1.3.2 Spectrum post-processing</w:t>
      </w:r>
    </w:p>
    <w:p w14:paraId="5A255DEA" w14:textId="77777777" w:rsidR="00C7151A" w:rsidRDefault="00466AB9" w:rsidP="004329BA">
      <w:pPr>
        <w:pStyle w:val="FirstParagraph"/>
      </w:pPr>
      <w:r>
        <w:t>A Savitzky-Golay smoothing function with a 5 nm moving window was applied to each spectrum using the “hsdar” package in R (Lehnert et al., 2017). The second derivative at 665 nm (δδ665), showing the highest variability between the control and the treatment, was tested as an indicator of the spectral changes following HWs.</w:t>
      </w:r>
    </w:p>
    <w:p w14:paraId="6690C4EE" w14:textId="77777777" w:rsidR="00C7151A" w:rsidRDefault="00466AB9" w:rsidP="004329BA">
      <w:pPr>
        <w:pStyle w:val="Corpsdetexte"/>
      </w:pPr>
      <w:r>
        <w:t xml:space="preserve">The effect the HW on </w:t>
      </w:r>
      <m:oMath>
        <m:r>
          <w:rPr>
            <w:rFonts w:ascii="Cambria Math" w:hAnsi="Cambria Math"/>
          </w:rPr>
          <m:t>R</m:t>
        </m:r>
        <m:d>
          <m:dPr>
            <m:ctrlPr>
              <w:rPr>
                <w:rFonts w:ascii="Cambria Math" w:hAnsi="Cambria Math"/>
              </w:rPr>
            </m:ctrlPr>
          </m:dPr>
          <m:e>
            <m:r>
              <w:rPr>
                <w:rFonts w:ascii="Cambria Math" w:hAnsi="Cambria Math"/>
              </w:rPr>
              <m:t>λ</m:t>
            </m:r>
          </m:e>
        </m:d>
      </m:oMath>
      <w:r>
        <w:t xml:space="preserve"> was also quantified using two radiometric indices:</w:t>
      </w:r>
    </w:p>
    <w:p w14:paraId="5ADFC004" w14:textId="77777777" w:rsidR="00C7151A" w:rsidRDefault="00466AB9" w:rsidP="004329BA">
      <w:pPr>
        <w:pStyle w:val="Compact"/>
        <w:numPr>
          <w:ilvl w:val="0"/>
          <w:numId w:val="3"/>
        </w:numPr>
      </w:pPr>
      <w:r>
        <w:t>The Normalized Difference Vegetation Index (NDVI, Rouse et al. (1974)), a proxy of chlorophyll-a concentration (</w:t>
      </w:r>
      <w:hyperlink w:anchor="eq-ndvi">
        <w:r>
          <w:rPr>
            <w:rStyle w:val="Lienhypertexte"/>
          </w:rPr>
          <w:t>Equation 1</w:t>
        </w:r>
      </w:hyperlink>
      <w:r>
        <w:t>)</w:t>
      </w:r>
    </w:p>
    <w:p w14:paraId="54D64653" w14:textId="77777777" w:rsidR="00C7151A" w:rsidRDefault="00466AB9" w:rsidP="004329BA">
      <w:pPr>
        <w:pStyle w:val="FirstParagraph"/>
      </w:pPr>
      <w:bookmarkStart w:id="37" w:name="eq-ndvi"/>
      <w:commentRangeStart w:id="38"/>
      <m:oMathPara>
        <m:oMathParaPr>
          <m:jc m:val="center"/>
        </m:oMathParaPr>
        <m:oMath>
          <m:r>
            <w:rPr>
              <w:rFonts w:ascii="Cambria Math" w:hAnsi="Cambria Math"/>
            </w:rPr>
            <m:t>NDVI</m:t>
          </m:r>
          <w:commentRangeEnd w:id="38"/>
          <m:r>
            <m:rPr>
              <m:sty m:val="p"/>
            </m:rPr>
            <w:rPr>
              <w:rStyle w:val="Marquedecommentaire"/>
              <w:rFonts w:ascii="Cambria Math" w:hAnsi="Cambria Math"/>
            </w:rPr>
            <w:commentReference w:id="38"/>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m:rPr>
                      <m:sty m:val="p"/>
                    </m:rP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num>
            <m:den>
              <m:r>
                <w:rPr>
                  <w:rFonts w:ascii="Cambria Math" w:hAnsi="Cambria Math"/>
                </w:rPr>
                <m:t>R</m:t>
              </m:r>
              <m:d>
                <m:dPr>
                  <m:ctrlPr>
                    <w:rPr>
                      <w:rFonts w:ascii="Cambria Math" w:hAnsi="Cambria Math"/>
                    </w:rPr>
                  </m:ctrlPr>
                </m:dPr>
                <m:e>
                  <m:r>
                    <m:rPr>
                      <m:sty m:val="p"/>
                    </m:rP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den>
          </m:f>
          <m:r>
            <m:rPr>
              <m:sty m:val="p"/>
            </m:rPr>
            <w:rPr>
              <w:rFonts w:ascii="Cambria Math" w:hAnsi="Cambria Math"/>
            </w:rPr>
            <m:t>  </m:t>
          </m:r>
          <m:d>
            <m:dPr>
              <m:ctrlPr>
                <w:rPr>
                  <w:rFonts w:ascii="Cambria Math" w:hAnsi="Cambria Math"/>
                </w:rPr>
              </m:ctrlPr>
            </m:dPr>
            <m:e>
              <m:r>
                <m:rPr>
                  <m:sty m:val="p"/>
                </m:rPr>
                <w:rPr>
                  <w:rFonts w:ascii="Cambria Math" w:hAnsi="Cambria Math"/>
                </w:rPr>
                <m:t>1</m:t>
              </m:r>
            </m:e>
          </m:d>
        </m:oMath>
      </m:oMathPara>
      <w:bookmarkEnd w:id="37"/>
    </w:p>
    <w:p w14:paraId="3B54B512" w14:textId="77777777" w:rsidR="00C7151A" w:rsidRDefault="00466AB9" w:rsidP="004329BA">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840</m:t>
            </m:r>
          </m:e>
        </m:d>
      </m:oMath>
      <w:r>
        <w:t xml:space="preserve"> and </w:t>
      </w:r>
      <m:oMath>
        <m:r>
          <w:rPr>
            <w:rFonts w:ascii="Cambria Math" w:hAnsi="Cambria Math"/>
          </w:rPr>
          <m:t>R</m:t>
        </m:r>
        <m:d>
          <m:dPr>
            <m:ctrlPr>
              <w:rPr>
                <w:rFonts w:ascii="Cambria Math" w:hAnsi="Cambria Math"/>
              </w:rPr>
            </m:ctrlPr>
          </m:dPr>
          <m:e>
            <m:r>
              <w:rPr>
                <w:rFonts w:ascii="Cambria Math" w:hAnsi="Cambria Math"/>
              </w:rPr>
              <m:t>668</m:t>
            </m:r>
          </m:e>
        </m:d>
      </m:oMath>
      <w:r>
        <w:t xml:space="preserve"> are the reflectance at 840 and 668 nm respectively.</w:t>
      </w:r>
    </w:p>
    <w:p w14:paraId="3BB341FD" w14:textId="77777777" w:rsidR="00C7151A" w:rsidRDefault="00466AB9" w:rsidP="004329BA">
      <w:pPr>
        <w:pStyle w:val="Compact"/>
        <w:numPr>
          <w:ilvl w:val="0"/>
          <w:numId w:val="4"/>
        </w:numPr>
      </w:pPr>
      <w:r>
        <w:t>The Green Leaf Index (GLI, Louhaichi et al. (2001)), a quantification of the seagrass leaves greenness (</w:t>
      </w:r>
      <w:hyperlink w:anchor="eq-gli">
        <w:r>
          <w:rPr>
            <w:rStyle w:val="Lienhypertexte"/>
          </w:rPr>
          <w:t>Equation 2</w:t>
        </w:r>
      </w:hyperlink>
      <w:r>
        <w:t>)</w:t>
      </w:r>
    </w:p>
    <w:p w14:paraId="66F76791" w14:textId="77777777" w:rsidR="00C7151A" w:rsidRDefault="00466AB9" w:rsidP="004329BA">
      <w:pPr>
        <w:pStyle w:val="FirstParagraph"/>
      </w:pPr>
      <w:bookmarkStart w:id="39" w:name="eq-gli"/>
      <w:commentRangeStart w:id="40"/>
      <m:oMathPara>
        <m:oMathParaPr>
          <m:jc m:val="center"/>
        </m:oMathParaPr>
        <m:oMath>
          <m:r>
            <w:rPr>
              <w:rFonts w:ascii="Cambria Math" w:hAnsi="Cambria Math"/>
            </w:rPr>
            <m:t>GLI</m:t>
          </m:r>
          <w:commentRangeEnd w:id="40"/>
          <m:r>
            <m:rPr>
              <m:sty m:val="p"/>
            </m:rPr>
            <w:rPr>
              <w:rStyle w:val="Marquedecommentaire"/>
              <w:rFonts w:ascii="Cambria Math" w:hAnsi="Cambria Math"/>
            </w:rPr>
            <w:commentReference w:id="40"/>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450</m:t>
                      </m:r>
                    </m:e>
                  </m:d>
                </m:e>
              </m:d>
            </m:num>
            <m:den>
              <m:d>
                <m:dPr>
                  <m:ctrlPr>
                    <w:rPr>
                      <w:rFonts w:ascii="Cambria Math" w:hAnsi="Cambria Math"/>
                    </w:rPr>
                  </m:ctrlPr>
                </m:dPr>
                <m:e>
                  <m:r>
                    <m:rPr>
                      <m:sty m:val="p"/>
                    </m:rPr>
                    <w:rPr>
                      <w:rFonts w:ascii="Cambria Math" w:hAnsi="Cambria Math"/>
                    </w:rPr>
                    <m:t>2×</m:t>
                  </m:r>
                  <m:r>
                    <w:rPr>
                      <w:rFonts w:ascii="Cambria Math" w:hAnsi="Cambria Math"/>
                    </w:rPr>
                    <m:t>R</m:t>
                  </m:r>
                  <m:d>
                    <m:dPr>
                      <m:ctrlPr>
                        <w:rPr>
                          <w:rFonts w:ascii="Cambria Math" w:hAnsi="Cambria Math"/>
                        </w:rPr>
                      </m:ctrlPr>
                    </m:dPr>
                    <m:e>
                      <m:r>
                        <m:rPr>
                          <m:sty m:val="p"/>
                        </m:rPr>
                        <w:rPr>
                          <w:rFonts w:ascii="Cambria Math" w:hAnsi="Cambria Math"/>
                        </w:rPr>
                        <m:t>550</m:t>
                      </m:r>
                    </m:e>
                  </m:d>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450</m:t>
                  </m:r>
                </m:e>
              </m:d>
            </m:den>
          </m:f>
          <m:r>
            <m:rPr>
              <m:sty m:val="p"/>
            </m:rPr>
            <w:rPr>
              <w:rFonts w:ascii="Cambria Math" w:hAnsi="Cambria Math"/>
            </w:rPr>
            <m:t>  </m:t>
          </m:r>
          <m:d>
            <m:dPr>
              <m:ctrlPr>
                <w:rPr>
                  <w:rFonts w:ascii="Cambria Math" w:hAnsi="Cambria Math"/>
                </w:rPr>
              </m:ctrlPr>
            </m:dPr>
            <m:e>
              <m:r>
                <m:rPr>
                  <m:sty m:val="p"/>
                </m:rPr>
                <w:rPr>
                  <w:rFonts w:ascii="Cambria Math" w:hAnsi="Cambria Math"/>
                </w:rPr>
                <m:t>2</m:t>
              </m:r>
            </m:e>
          </m:d>
        </m:oMath>
      </m:oMathPara>
      <w:bookmarkEnd w:id="39"/>
    </w:p>
    <w:p w14:paraId="3C4D0BA7" w14:textId="77777777" w:rsidR="00C7151A" w:rsidRDefault="00466AB9" w:rsidP="004329BA">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550</m:t>
            </m:r>
          </m:e>
        </m:d>
      </m:oMath>
      <w:r>
        <w:t xml:space="preserve"> and </w:t>
      </w:r>
      <m:oMath>
        <m:r>
          <w:rPr>
            <w:rFonts w:ascii="Cambria Math" w:hAnsi="Cambria Math"/>
          </w:rPr>
          <m:t>R</m:t>
        </m:r>
        <m:d>
          <m:dPr>
            <m:ctrlPr>
              <w:rPr>
                <w:rFonts w:ascii="Cambria Math" w:hAnsi="Cambria Math"/>
              </w:rPr>
            </m:ctrlPr>
          </m:dPr>
          <m:e>
            <m:r>
              <w:rPr>
                <w:rFonts w:ascii="Cambria Math" w:hAnsi="Cambria Math"/>
              </w:rPr>
              <m:t>450</m:t>
            </m:r>
          </m:e>
        </m:d>
      </m:oMath>
      <w:r>
        <w:t xml:space="preserve"> are the reflectance in the green (at 550 nm) and in the blue (at 450 nm) spectral bands, respectively.</w:t>
      </w:r>
    </w:p>
    <w:p w14:paraId="72C4E7AC" w14:textId="77777777" w:rsidR="004329BA" w:rsidRDefault="00466AB9" w:rsidP="004329BA">
      <w:pPr>
        <w:pStyle w:val="Corpsdetexte"/>
      </w:pPr>
      <w:r>
        <w:t xml:space="preserve">To quantify heatwave-induced changes in seagrass reflectance, we developed the Seagrass Heat Shock Index (SHSI). This metric captures deviations in reflectance at </w:t>
      </w:r>
      <w:ins w:id="41" w:author="pierre gernez" w:date="2025-10-13T18:12:00Z">
        <w:r w:rsidR="004329BA">
          <w:t xml:space="preserve">both 560 and </w:t>
        </w:r>
      </w:ins>
      <w:r>
        <w:t xml:space="preserve">740 nm, </w:t>
      </w:r>
      <w:del w:id="42" w:author="pierre gernez" w:date="2025-10-13T18:12:00Z">
        <w:r w:rsidDel="004329BA">
          <w:delText xml:space="preserve">located </w:delText>
        </w:r>
      </w:del>
      <w:r>
        <w:t xml:space="preserve">in the </w:t>
      </w:r>
      <w:ins w:id="43" w:author="pierre gernez" w:date="2025-10-13T18:12:00Z">
        <w:r w:rsidR="004329BA">
          <w:t xml:space="preserve">two spectral regions (namely in the green and </w:t>
        </w:r>
      </w:ins>
      <w:r>
        <w:t>red-edge</w:t>
      </w:r>
      <w:ins w:id="44" w:author="pierre gernez" w:date="2025-10-13T18:13:00Z">
        <w:r w:rsidR="004329BA">
          <w:t>)</w:t>
        </w:r>
      </w:ins>
      <w:r>
        <w:t xml:space="preserve"> </w:t>
      </w:r>
      <w:del w:id="45" w:author="pierre gernez" w:date="2025-10-13T18:13:00Z">
        <w:r w:rsidDel="004329BA">
          <w:delText xml:space="preserve">region </w:delText>
        </w:r>
      </w:del>
      <w:r>
        <w:t>where the difference between impacted and non-impacted seagrass is most pronounced (</w:t>
      </w:r>
      <w:r>
        <w:rPr>
          <w:rStyle w:val="Lienhypertexte"/>
        </w:rPr>
        <w:fldChar w:fldCharType="begin"/>
      </w:r>
      <w:r>
        <w:rPr>
          <w:rStyle w:val="Lienhypertexte"/>
        </w:rPr>
        <w:instrText xml:space="preserve"> HYPERLINK \l "fig-Exp_Spectra" \h </w:instrText>
      </w:r>
      <w:r>
        <w:rPr>
          <w:rStyle w:val="Lienhypertexte"/>
        </w:rPr>
        <w:fldChar w:fldCharType="separate"/>
      </w:r>
      <w:r>
        <w:rPr>
          <w:rStyle w:val="Lienhypertexte"/>
        </w:rPr>
        <w:t>Figure</w:t>
      </w:r>
      <w:ins w:id="46" w:author="pierre gernez" w:date="2025-10-13T18:13:00Z">
        <w:r w:rsidR="004329BA">
          <w:rPr>
            <w:rStyle w:val="Lienhypertexte"/>
          </w:rPr>
          <w:t>s</w:t>
        </w:r>
      </w:ins>
      <w:r>
        <w:rPr>
          <w:rStyle w:val="Lienhypertexte"/>
        </w:rPr>
        <w:t> </w:t>
      </w:r>
      <w:ins w:id="47" w:author="pierre gernez" w:date="2025-10-13T18:13:00Z">
        <w:r w:rsidR="004329BA">
          <w:rPr>
            <w:rStyle w:val="Lienhypertexte"/>
          </w:rPr>
          <w:t xml:space="preserve">3, </w:t>
        </w:r>
      </w:ins>
      <w:r>
        <w:rPr>
          <w:rStyle w:val="Lienhypertexte"/>
        </w:rPr>
        <w:t>6</w:t>
      </w:r>
      <w:r>
        <w:rPr>
          <w:rStyle w:val="Lienhypertexte"/>
        </w:rPr>
        <w:fldChar w:fldCharType="end"/>
      </w:r>
      <w:r>
        <w:t xml:space="preserve">). The reflectance at 560 and </w:t>
      </w:r>
      <w:del w:id="48" w:author="pierre gernez" w:date="2025-10-13T18:13:00Z">
        <w:r w:rsidDel="004329BA">
          <w:delText xml:space="preserve">at </w:delText>
        </w:r>
      </w:del>
      <w:r>
        <w:t xml:space="preserve">740 nm are compared to a linear baseline drawn between two anchor wavelengths: 490 nm in the blue region and 865 </w:t>
      </w:r>
      <w:r>
        <w:lastRenderedPageBreak/>
        <w:t>nm in the near-infrared. The blue anchor (490 nm) was chosen because impacted and non-impacted seagrass exhibit very similar reflectance in this region, providing a stable baseline reference. The near-infrared anchor (865 nm) was selected because the two spectra converge at longer wavelengths, making it the most suitable endpoint available in multispectral sensors such as Sentinel-2. This configuration allows the SHSI to capture not only the loss of reflectance in the red-edge region but also changes in the green spectral region, thereby enhancing its sensitivity to stress-induced spectral alterations.</w:t>
      </w:r>
    </w:p>
    <w:bookmarkStart w:id="49" w:name="eq-SDI"/>
    <w:commentRangeStart w:id="50"/>
    <w:p w14:paraId="06F8A1CE" w14:textId="77777777" w:rsidR="00C7151A" w:rsidDel="00A36964" w:rsidRDefault="00466AB9" w:rsidP="004329BA">
      <w:pPr>
        <w:pStyle w:val="Corpsdetexte"/>
        <w:rPr>
          <w:del w:id="51" w:author="pierre gernez" w:date="2025-10-13T18:36:00Z"/>
        </w:rPr>
      </w:pPr>
      <m:oMathPara>
        <m:oMathParaPr>
          <m:jc m:val="center"/>
        </m:oMathParaPr>
        <m:oMath>
          <m:m>
            <m:mPr>
              <m:plcHide m:val="1"/>
              <m:mcs>
                <m:mc>
                  <m:mcPr>
                    <m:count m:val="1"/>
                    <m:mcJc m:val="right"/>
                  </m:mcPr>
                </m:mc>
                <m:mc>
                  <m:mcPr>
                    <m:count m:val="1"/>
                    <m:mcJc m:val="left"/>
                  </m:mcPr>
                </m:mc>
              </m:mcs>
              <m:ctrlPr>
                <w:del w:id="52" w:author="pierre gernez" w:date="2025-10-13T18:36:00Z">
                  <w:rPr>
                    <w:rFonts w:ascii="Cambria Math" w:hAnsi="Cambria Math"/>
                  </w:rPr>
                </w:del>
              </m:ctrlPr>
            </m:mPr>
            <m:mr>
              <m:e>
                <m:r>
                  <w:del w:id="53" w:author="pierre gernez" w:date="2025-10-13T18:36:00Z">
                    <m:rPr>
                      <m:sty m:val="p"/>
                    </m:rPr>
                    <w:rPr>
                      <w:rFonts w:ascii="Cambria Math" w:hAnsi="Cambria Math"/>
                    </w:rPr>
                    <m:t>SHSI</m:t>
                  </w:del>
                </m:r>
              </m:e>
              <m:e>
                <m:r>
                  <w:del w:id="54" w:author="pierre gernez" w:date="2025-10-13T18:36:00Z">
                    <m:rPr>
                      <m:sty m:val="p"/>
                    </m:rPr>
                    <w:rPr>
                      <w:rFonts w:ascii="Cambria Math" w:hAnsi="Cambria Math"/>
                    </w:rPr>
                    <m:t>=</m:t>
                  </w:del>
                </m:r>
                <m:nary>
                  <m:naryPr>
                    <m:chr m:val="∑"/>
                    <m:limLoc m:val="undOvr"/>
                    <m:supHide m:val="1"/>
                    <m:ctrlPr>
                      <w:del w:id="55" w:author="pierre gernez" w:date="2025-10-13T18:36:00Z">
                        <w:rPr>
                          <w:rFonts w:ascii="Cambria Math" w:hAnsi="Cambria Math"/>
                        </w:rPr>
                      </w:del>
                    </m:ctrlPr>
                  </m:naryPr>
                  <m:sub>
                    <m:r>
                      <w:del w:id="56" w:author="pierre gernez" w:date="2025-10-13T18:36:00Z">
                        <w:rPr>
                          <w:rFonts w:ascii="Cambria Math" w:hAnsi="Cambria Math"/>
                        </w:rPr>
                        <m:t>λ</m:t>
                      </w:del>
                    </m:r>
                    <m:r>
                      <w:del w:id="57" w:author="pierre gernez" w:date="2025-10-13T18:36:00Z">
                        <m:rPr>
                          <m:sty m:val="p"/>
                        </m:rPr>
                        <w:rPr>
                          <w:rFonts w:ascii="Cambria Math" w:hAnsi="Cambria Math"/>
                        </w:rPr>
                        <m:t>∈{</m:t>
                      </w:del>
                    </m:r>
                    <m:r>
                      <w:del w:id="58" w:author="pierre gernez" w:date="2025-10-13T18:36:00Z">
                        <w:rPr>
                          <w:rFonts w:ascii="Cambria Math" w:hAnsi="Cambria Math"/>
                        </w:rPr>
                        <m:t>560</m:t>
                      </w:del>
                    </m:r>
                    <m:r>
                      <w:del w:id="59" w:author="pierre gernez" w:date="2025-10-13T18:36:00Z">
                        <m:rPr>
                          <m:sty m:val="p"/>
                        </m:rPr>
                        <w:rPr>
                          <w:rFonts w:ascii="Cambria Math" w:hAnsi="Cambria Math"/>
                        </w:rPr>
                        <m:t>,</m:t>
                      </w:del>
                    </m:r>
                    <m:r>
                      <w:del w:id="60" w:author="pierre gernez" w:date="2025-10-13T18:36:00Z">
                        <w:rPr>
                          <w:rFonts w:ascii="Cambria Math" w:hAnsi="Cambria Math"/>
                        </w:rPr>
                        <m:t> 740</m:t>
                      </w:del>
                    </m:r>
                    <m:r>
                      <w:del w:id="61" w:author="pierre gernez" w:date="2025-10-13T18:36:00Z">
                        <m:rPr>
                          <m:sty m:val="p"/>
                        </m:rPr>
                        <w:rPr>
                          <w:rFonts w:ascii="Cambria Math" w:hAnsi="Cambria Math"/>
                        </w:rPr>
                        <m:t>}</m:t>
                      </w:del>
                    </m:r>
                  </m:sub>
                  <m:sup>
                    <m:r>
                      <w:del w:id="62" w:author="pierre gernez" w:date="2025-10-13T18:36:00Z">
                        <w:rPr>
                          <w:rFonts w:ascii="Cambria Math" w:hAnsi="Cambria Math"/>
                        </w:rPr>
                        <m:t>​</m:t>
                      </w:del>
                    </m:r>
                  </m:sup>
                  <m:e>
                    <m:r>
                      <w:del w:id="63" w:author="pierre gernez" w:date="2025-10-13T18:36:00Z">
                        <w:rPr>
                          <w:rFonts w:ascii="Cambria Math" w:hAnsi="Cambria Math"/>
                        </w:rPr>
                        <m:t>Δ</m:t>
                      </w:del>
                    </m:r>
                  </m:e>
                </m:nary>
                <m:d>
                  <m:dPr>
                    <m:ctrlPr>
                      <w:del w:id="64" w:author="pierre gernez" w:date="2025-10-13T18:36:00Z">
                        <w:rPr>
                          <w:rFonts w:ascii="Cambria Math" w:hAnsi="Cambria Math"/>
                        </w:rPr>
                      </w:del>
                    </m:ctrlPr>
                  </m:dPr>
                  <m:e>
                    <m:r>
                      <w:del w:id="65" w:author="pierre gernez" w:date="2025-10-13T18:36:00Z">
                        <w:rPr>
                          <w:rFonts w:ascii="Cambria Math" w:hAnsi="Cambria Math"/>
                        </w:rPr>
                        <m:t>λ</m:t>
                      </w:del>
                    </m:r>
                  </m:e>
                </m:d>
              </m:e>
            </m:mr>
            <m:mr>
              <m:e>
                <m:r>
                  <w:del w:id="66" w:author="pierre gernez" w:date="2025-10-13T18:36:00Z">
                    <w:rPr>
                      <w:rFonts w:ascii="Cambria Math" w:hAnsi="Cambria Math"/>
                    </w:rPr>
                    <m:t>Δ</m:t>
                  </w:del>
                </m:r>
                <m:d>
                  <m:dPr>
                    <m:ctrlPr>
                      <w:del w:id="67" w:author="pierre gernez" w:date="2025-10-13T18:36:00Z">
                        <w:rPr>
                          <w:rFonts w:ascii="Cambria Math" w:hAnsi="Cambria Math"/>
                        </w:rPr>
                      </w:del>
                    </m:ctrlPr>
                  </m:dPr>
                  <m:e>
                    <m:r>
                      <w:del w:id="68" w:author="pierre gernez" w:date="2025-10-13T18:36:00Z">
                        <w:rPr>
                          <w:rFonts w:ascii="Cambria Math" w:hAnsi="Cambria Math"/>
                        </w:rPr>
                        <m:t>λ</m:t>
                      </w:del>
                    </m:r>
                  </m:e>
                </m:d>
              </m:e>
              <m:e>
                <m:r>
                  <w:del w:id="69" w:author="pierre gernez" w:date="2025-10-13T18:36:00Z">
                    <m:rPr>
                      <m:sty m:val="p"/>
                    </m:rPr>
                    <w:rPr>
                      <w:rFonts w:ascii="Cambria Math" w:hAnsi="Cambria Math"/>
                    </w:rPr>
                    <m:t>=</m:t>
                  </w:del>
                </m:r>
                <m:r>
                  <w:del w:id="70" w:author="pierre gernez" w:date="2025-10-13T18:36:00Z">
                    <w:rPr>
                      <w:rFonts w:ascii="Cambria Math" w:hAnsi="Cambria Math"/>
                    </w:rPr>
                    <m:t>I</m:t>
                  </w:del>
                </m:r>
                <m:d>
                  <m:dPr>
                    <m:ctrlPr>
                      <w:del w:id="71" w:author="pierre gernez" w:date="2025-10-13T18:36:00Z">
                        <w:rPr>
                          <w:rFonts w:ascii="Cambria Math" w:hAnsi="Cambria Math"/>
                        </w:rPr>
                      </w:del>
                    </m:ctrlPr>
                  </m:dPr>
                  <m:e>
                    <m:r>
                      <w:del w:id="72" w:author="pierre gernez" w:date="2025-10-13T18:36:00Z">
                        <w:rPr>
                          <w:rFonts w:ascii="Cambria Math" w:hAnsi="Cambria Math"/>
                        </w:rPr>
                        <m:t>λ</m:t>
                      </w:del>
                    </m:r>
                  </m:e>
                </m:d>
                <m:r>
                  <w:del w:id="73" w:author="pierre gernez" w:date="2025-10-13T18:36:00Z">
                    <m:rPr>
                      <m:sty m:val="p"/>
                    </m:rPr>
                    <w:rPr>
                      <w:rFonts w:ascii="Cambria Math" w:hAnsi="Cambria Math"/>
                    </w:rPr>
                    <m:t>-</m:t>
                  </w:del>
                </m:r>
                <m:r>
                  <w:del w:id="74" w:author="pierre gernez" w:date="2025-10-13T18:36:00Z">
                    <w:rPr>
                      <w:rFonts w:ascii="Cambria Math" w:hAnsi="Cambria Math"/>
                    </w:rPr>
                    <m:t>R</m:t>
                  </w:del>
                </m:r>
                <m:d>
                  <m:dPr>
                    <m:ctrlPr>
                      <w:del w:id="75" w:author="pierre gernez" w:date="2025-10-13T18:36:00Z">
                        <w:rPr>
                          <w:rFonts w:ascii="Cambria Math" w:hAnsi="Cambria Math"/>
                        </w:rPr>
                      </w:del>
                    </m:ctrlPr>
                  </m:dPr>
                  <m:e>
                    <m:r>
                      <w:del w:id="76" w:author="pierre gernez" w:date="2025-10-13T18:36:00Z">
                        <w:rPr>
                          <w:rFonts w:ascii="Cambria Math" w:hAnsi="Cambria Math"/>
                        </w:rPr>
                        <m:t>λ</m:t>
                      </w:del>
                    </m:r>
                  </m:e>
                </m:d>
                <m:r>
                  <w:del w:id="77" w:author="pierre gernez" w:date="2025-10-13T18:36:00Z">
                    <m:rPr>
                      <m:sty m:val="p"/>
                    </m:rPr>
                    <w:rPr>
                      <w:rFonts w:ascii="Cambria Math" w:hAnsi="Cambria Math"/>
                    </w:rPr>
                    <m:t>,</m:t>
                  </w:del>
                </m:r>
              </m:e>
            </m:mr>
            <m:mr>
              <m:e>
                <m:r>
                  <w:del w:id="78" w:author="pierre gernez" w:date="2025-10-13T18:36:00Z">
                    <w:rPr>
                      <w:rFonts w:ascii="Cambria Math" w:hAnsi="Cambria Math"/>
                    </w:rPr>
                    <m:t>I</m:t>
                  </w:del>
                </m:r>
                <m:d>
                  <m:dPr>
                    <m:ctrlPr>
                      <w:del w:id="79" w:author="pierre gernez" w:date="2025-10-13T18:36:00Z">
                        <w:rPr>
                          <w:rFonts w:ascii="Cambria Math" w:hAnsi="Cambria Math"/>
                        </w:rPr>
                      </w:del>
                    </m:ctrlPr>
                  </m:dPr>
                  <m:e>
                    <m:r>
                      <w:del w:id="80" w:author="pierre gernez" w:date="2025-10-13T18:36:00Z">
                        <w:rPr>
                          <w:rFonts w:ascii="Cambria Math" w:hAnsi="Cambria Math"/>
                        </w:rPr>
                        <m:t>λ</m:t>
                      </w:del>
                    </m:r>
                  </m:e>
                </m:d>
              </m:e>
              <m:e>
                <m:r>
                  <w:del w:id="81" w:author="pierre gernez" w:date="2025-10-13T18:36:00Z">
                    <m:rPr>
                      <m:sty m:val="p"/>
                    </m:rPr>
                    <w:rPr>
                      <w:rFonts w:ascii="Cambria Math" w:hAnsi="Cambria Math"/>
                    </w:rPr>
                    <m:t>=</m:t>
                  </w:del>
                </m:r>
                <m:r>
                  <w:del w:id="82" w:author="pierre gernez" w:date="2025-10-13T18:36:00Z">
                    <w:rPr>
                      <w:rFonts w:ascii="Cambria Math" w:hAnsi="Cambria Math"/>
                    </w:rPr>
                    <m:t>R</m:t>
                  </w:del>
                </m:r>
                <m:d>
                  <m:dPr>
                    <m:ctrlPr>
                      <w:del w:id="83" w:author="pierre gernez" w:date="2025-10-13T18:36:00Z">
                        <w:rPr>
                          <w:rFonts w:ascii="Cambria Math" w:hAnsi="Cambria Math"/>
                        </w:rPr>
                      </w:del>
                    </m:ctrlPr>
                  </m:dPr>
                  <m:e>
                    <m:sSub>
                      <m:sSubPr>
                        <m:ctrlPr>
                          <w:del w:id="84" w:author="pierre gernez" w:date="2025-10-13T18:36:00Z">
                            <w:rPr>
                              <w:rFonts w:ascii="Cambria Math" w:hAnsi="Cambria Math"/>
                            </w:rPr>
                          </w:del>
                        </m:ctrlPr>
                      </m:sSubPr>
                      <m:e>
                        <m:r>
                          <w:del w:id="85" w:author="pierre gernez" w:date="2025-10-13T18:36:00Z">
                            <w:rPr>
                              <w:rFonts w:ascii="Cambria Math" w:hAnsi="Cambria Math"/>
                            </w:rPr>
                            <m:t>λ</m:t>
                          </w:del>
                        </m:r>
                      </m:e>
                      <m:sub>
                        <m:r>
                          <w:del w:id="86" w:author="pierre gernez" w:date="2025-10-13T18:36:00Z">
                            <w:rPr>
                              <w:rFonts w:ascii="Cambria Math" w:hAnsi="Cambria Math"/>
                            </w:rPr>
                            <m:t>1</m:t>
                          </w:del>
                        </m:r>
                      </m:sub>
                    </m:sSub>
                  </m:e>
                </m:d>
                <m:r>
                  <w:del w:id="87" w:author="pierre gernez" w:date="2025-10-13T18:36:00Z">
                    <m:rPr>
                      <m:sty m:val="p"/>
                    </m:rPr>
                    <w:rPr>
                      <w:rFonts w:ascii="Cambria Math" w:hAnsi="Cambria Math"/>
                    </w:rPr>
                    <m:t>+</m:t>
                  </w:del>
                </m:r>
                <m:f>
                  <m:fPr>
                    <m:ctrlPr>
                      <w:del w:id="88" w:author="pierre gernez" w:date="2025-10-13T18:36:00Z">
                        <w:rPr>
                          <w:rFonts w:ascii="Cambria Math" w:hAnsi="Cambria Math"/>
                        </w:rPr>
                      </w:del>
                    </m:ctrlPr>
                  </m:fPr>
                  <m:num>
                    <m:r>
                      <w:del w:id="89" w:author="pierre gernez" w:date="2025-10-13T18:36:00Z">
                        <w:rPr>
                          <w:rFonts w:ascii="Cambria Math" w:hAnsi="Cambria Math"/>
                        </w:rPr>
                        <m:t>λ</m:t>
                      </w:del>
                    </m:r>
                    <m:r>
                      <w:del w:id="90" w:author="pierre gernez" w:date="2025-10-13T18:36:00Z">
                        <m:rPr>
                          <m:sty m:val="p"/>
                        </m:rPr>
                        <w:rPr>
                          <w:rFonts w:ascii="Cambria Math" w:hAnsi="Cambria Math"/>
                        </w:rPr>
                        <m:t>-</m:t>
                      </w:del>
                    </m:r>
                    <m:sSub>
                      <m:sSubPr>
                        <m:ctrlPr>
                          <w:del w:id="91" w:author="pierre gernez" w:date="2025-10-13T18:36:00Z">
                            <w:rPr>
                              <w:rFonts w:ascii="Cambria Math" w:hAnsi="Cambria Math"/>
                            </w:rPr>
                          </w:del>
                        </m:ctrlPr>
                      </m:sSubPr>
                      <m:e>
                        <m:r>
                          <w:del w:id="92" w:author="pierre gernez" w:date="2025-10-13T18:36:00Z">
                            <w:rPr>
                              <w:rFonts w:ascii="Cambria Math" w:hAnsi="Cambria Math"/>
                            </w:rPr>
                            <m:t>λ</m:t>
                          </w:del>
                        </m:r>
                      </m:e>
                      <m:sub>
                        <m:r>
                          <w:del w:id="93" w:author="pierre gernez" w:date="2025-10-13T18:36:00Z">
                            <w:rPr>
                              <w:rFonts w:ascii="Cambria Math" w:hAnsi="Cambria Math"/>
                            </w:rPr>
                            <m:t>1</m:t>
                          </w:del>
                        </m:r>
                      </m:sub>
                    </m:sSub>
                  </m:num>
                  <m:den>
                    <m:sSub>
                      <m:sSubPr>
                        <m:ctrlPr>
                          <w:del w:id="94" w:author="pierre gernez" w:date="2025-10-13T18:36:00Z">
                            <w:rPr>
                              <w:rFonts w:ascii="Cambria Math" w:hAnsi="Cambria Math"/>
                            </w:rPr>
                          </w:del>
                        </m:ctrlPr>
                      </m:sSubPr>
                      <m:e>
                        <m:r>
                          <w:del w:id="95" w:author="pierre gernez" w:date="2025-10-13T18:36:00Z">
                            <w:rPr>
                              <w:rFonts w:ascii="Cambria Math" w:hAnsi="Cambria Math"/>
                            </w:rPr>
                            <m:t>λ</m:t>
                          </w:del>
                        </m:r>
                      </m:e>
                      <m:sub>
                        <m:r>
                          <w:del w:id="96" w:author="pierre gernez" w:date="2025-10-13T18:36:00Z">
                            <w:rPr>
                              <w:rFonts w:ascii="Cambria Math" w:hAnsi="Cambria Math"/>
                            </w:rPr>
                            <m:t>2</m:t>
                          </w:del>
                        </m:r>
                      </m:sub>
                    </m:sSub>
                    <m:r>
                      <w:del w:id="97" w:author="pierre gernez" w:date="2025-10-13T18:36:00Z">
                        <m:rPr>
                          <m:sty m:val="p"/>
                        </m:rPr>
                        <w:rPr>
                          <w:rFonts w:ascii="Cambria Math" w:hAnsi="Cambria Math"/>
                        </w:rPr>
                        <m:t>-</m:t>
                      </w:del>
                    </m:r>
                    <m:sSub>
                      <m:sSubPr>
                        <m:ctrlPr>
                          <w:del w:id="98" w:author="pierre gernez" w:date="2025-10-13T18:36:00Z">
                            <w:rPr>
                              <w:rFonts w:ascii="Cambria Math" w:hAnsi="Cambria Math"/>
                            </w:rPr>
                          </w:del>
                        </m:ctrlPr>
                      </m:sSubPr>
                      <m:e>
                        <m:r>
                          <w:del w:id="99" w:author="pierre gernez" w:date="2025-10-13T18:36:00Z">
                            <w:rPr>
                              <w:rFonts w:ascii="Cambria Math" w:hAnsi="Cambria Math"/>
                            </w:rPr>
                            <m:t>λ</m:t>
                          </w:del>
                        </m:r>
                      </m:e>
                      <m:sub>
                        <m:r>
                          <w:del w:id="100" w:author="pierre gernez" w:date="2025-10-13T18:36:00Z">
                            <w:rPr>
                              <w:rFonts w:ascii="Cambria Math" w:hAnsi="Cambria Math"/>
                            </w:rPr>
                            <m:t>1</m:t>
                          </w:del>
                        </m:r>
                      </m:sub>
                    </m:sSub>
                  </m:den>
                </m:f>
                <m:d>
                  <m:dPr>
                    <m:begChr m:val="["/>
                    <m:endChr m:val="]"/>
                    <m:ctrlPr>
                      <w:del w:id="101" w:author="pierre gernez" w:date="2025-10-13T18:36:00Z">
                        <w:rPr>
                          <w:rFonts w:ascii="Cambria Math" w:hAnsi="Cambria Math"/>
                        </w:rPr>
                      </w:del>
                    </m:ctrlPr>
                  </m:dPr>
                  <m:e>
                    <m:r>
                      <w:del w:id="102" w:author="pierre gernez" w:date="2025-10-13T18:36:00Z">
                        <w:rPr>
                          <w:rFonts w:ascii="Cambria Math" w:hAnsi="Cambria Math"/>
                        </w:rPr>
                        <m:t>R</m:t>
                      </w:del>
                    </m:r>
                    <m:d>
                      <m:dPr>
                        <m:ctrlPr>
                          <w:del w:id="103" w:author="pierre gernez" w:date="2025-10-13T18:36:00Z">
                            <w:rPr>
                              <w:rFonts w:ascii="Cambria Math" w:hAnsi="Cambria Math"/>
                            </w:rPr>
                          </w:del>
                        </m:ctrlPr>
                      </m:dPr>
                      <m:e>
                        <m:sSub>
                          <m:sSubPr>
                            <m:ctrlPr>
                              <w:del w:id="104" w:author="pierre gernez" w:date="2025-10-13T18:36:00Z">
                                <w:rPr>
                                  <w:rFonts w:ascii="Cambria Math" w:hAnsi="Cambria Math"/>
                                </w:rPr>
                              </w:del>
                            </m:ctrlPr>
                          </m:sSubPr>
                          <m:e>
                            <m:r>
                              <w:del w:id="105" w:author="pierre gernez" w:date="2025-10-13T18:36:00Z">
                                <w:rPr>
                                  <w:rFonts w:ascii="Cambria Math" w:hAnsi="Cambria Math"/>
                                </w:rPr>
                                <m:t>λ</m:t>
                              </w:del>
                            </m:r>
                          </m:e>
                          <m:sub>
                            <m:r>
                              <w:del w:id="106" w:author="pierre gernez" w:date="2025-10-13T18:36:00Z">
                                <w:rPr>
                                  <w:rFonts w:ascii="Cambria Math" w:hAnsi="Cambria Math"/>
                                </w:rPr>
                                <m:t>2</m:t>
                              </w:del>
                            </m:r>
                          </m:sub>
                        </m:sSub>
                      </m:e>
                    </m:d>
                    <m:r>
                      <w:del w:id="107" w:author="pierre gernez" w:date="2025-10-13T18:36:00Z">
                        <m:rPr>
                          <m:sty m:val="p"/>
                        </m:rPr>
                        <w:rPr>
                          <w:rFonts w:ascii="Cambria Math" w:hAnsi="Cambria Math"/>
                        </w:rPr>
                        <m:t>-</m:t>
                      </w:del>
                    </m:r>
                    <m:r>
                      <w:del w:id="108" w:author="pierre gernez" w:date="2025-10-13T18:36:00Z">
                        <w:rPr>
                          <w:rFonts w:ascii="Cambria Math" w:hAnsi="Cambria Math"/>
                        </w:rPr>
                        <m:t>R</m:t>
                      </w:del>
                    </m:r>
                    <m:d>
                      <m:dPr>
                        <m:ctrlPr>
                          <w:del w:id="109" w:author="pierre gernez" w:date="2025-10-13T18:36:00Z">
                            <w:rPr>
                              <w:rFonts w:ascii="Cambria Math" w:hAnsi="Cambria Math"/>
                            </w:rPr>
                          </w:del>
                        </m:ctrlPr>
                      </m:dPr>
                      <m:e>
                        <m:sSub>
                          <m:sSubPr>
                            <m:ctrlPr>
                              <w:del w:id="110" w:author="pierre gernez" w:date="2025-10-13T18:36:00Z">
                                <w:rPr>
                                  <w:rFonts w:ascii="Cambria Math" w:hAnsi="Cambria Math"/>
                                </w:rPr>
                              </w:del>
                            </m:ctrlPr>
                          </m:sSubPr>
                          <m:e>
                            <m:r>
                              <w:del w:id="111" w:author="pierre gernez" w:date="2025-10-13T18:36:00Z">
                                <w:rPr>
                                  <w:rFonts w:ascii="Cambria Math" w:hAnsi="Cambria Math"/>
                                </w:rPr>
                                <m:t>λ</m:t>
                              </w:del>
                            </m:r>
                          </m:e>
                          <m:sub>
                            <m:r>
                              <w:del w:id="112" w:author="pierre gernez" w:date="2025-10-13T18:36:00Z">
                                <w:rPr>
                                  <w:rFonts w:ascii="Cambria Math" w:hAnsi="Cambria Math"/>
                                </w:rPr>
                                <m:t>1</m:t>
                              </w:del>
                            </m:r>
                          </m:sub>
                        </m:sSub>
                      </m:e>
                    </m:d>
                  </m:e>
                </m:d>
              </m:e>
            </m:mr>
          </m:m>
          <m:r>
            <w:del w:id="113" w:author="pierre gernez" w:date="2025-10-13T18:36:00Z">
              <w:rPr>
                <w:rFonts w:ascii="Cambria Math" w:hAnsi="Cambria Math"/>
              </w:rPr>
              <m:t>  </m:t>
            </w:del>
          </m:r>
          <m:d>
            <m:dPr>
              <m:ctrlPr>
                <w:del w:id="114" w:author="pierre gernez" w:date="2025-10-13T18:36:00Z">
                  <w:rPr>
                    <w:rFonts w:ascii="Cambria Math" w:hAnsi="Cambria Math"/>
                  </w:rPr>
                </w:del>
              </m:ctrlPr>
            </m:dPr>
            <m:e>
              <m:r>
                <w:del w:id="115" w:author="pierre gernez" w:date="2025-10-13T18:36:00Z">
                  <w:rPr>
                    <w:rFonts w:ascii="Cambria Math" w:hAnsi="Cambria Math"/>
                  </w:rPr>
                  <m:t>3</m:t>
                </w:del>
              </m:r>
            </m:e>
          </m:d>
          <w:bookmarkEnd w:id="49"/>
          <w:commentRangeEnd w:id="50"/>
          <m:r>
            <w:del w:id="116" w:author="pierre gernez" w:date="2025-10-13T18:36:00Z">
              <m:rPr>
                <m:sty m:val="p"/>
              </m:rPr>
              <w:rPr>
                <w:rStyle w:val="Marquedecommentaire"/>
              </w:rPr>
              <w:commentReference w:id="50"/>
            </w:del>
          </m:r>
        </m:oMath>
      </m:oMathPara>
    </w:p>
    <w:p w14:paraId="0B641A1B" w14:textId="77777777" w:rsidR="00A36964" w:rsidRPr="00904A60" w:rsidRDefault="00A36964" w:rsidP="00A36964">
      <w:pPr>
        <w:pStyle w:val="Corpsdetexte"/>
        <w:rPr>
          <w:ins w:id="117" w:author="pierre gernez" w:date="2025-10-13T18:36:00Z"/>
        </w:rPr>
      </w:pPr>
      <m:oMathPara>
        <m:oMath>
          <m:m>
            <m:mPr>
              <m:plcHide m:val="1"/>
              <m:mcs>
                <m:mc>
                  <m:mcPr>
                    <m:count m:val="1"/>
                    <m:mcJc m:val="right"/>
                  </m:mcPr>
                </m:mc>
                <m:mc>
                  <m:mcPr>
                    <m:count m:val="1"/>
                    <m:mcJc m:val="left"/>
                  </m:mcPr>
                </m:mc>
              </m:mcs>
              <m:ctrlPr>
                <w:ins w:id="118" w:author="pierre gernez" w:date="2025-10-13T18:36:00Z">
                  <w:rPr>
                    <w:rFonts w:ascii="Cambria Math" w:hAnsi="Cambria Math"/>
                  </w:rPr>
                </w:ins>
              </m:ctrlPr>
            </m:mPr>
            <m:mr>
              <m:e>
                <m:r>
                  <w:ins w:id="119" w:author="pierre gernez" w:date="2025-10-13T18:36:00Z">
                    <m:rPr>
                      <m:sty m:val="p"/>
                    </m:rPr>
                    <w:rPr>
                      <w:rFonts w:ascii="Cambria Math" w:hAnsi="Cambria Math"/>
                    </w:rPr>
                    <m:t>SHSI</m:t>
                  </w:ins>
                </m:r>
              </m:e>
              <m:e>
                <m:r>
                  <w:ins w:id="120" w:author="pierre gernez" w:date="2025-10-13T18:36:00Z">
                    <m:rPr>
                      <m:sty m:val="p"/>
                    </m:rPr>
                    <w:rPr>
                      <w:rFonts w:ascii="Cambria Math" w:hAnsi="Cambria Math"/>
                    </w:rPr>
                    <m:t>=</m:t>
                  </w:ins>
                </m:r>
                <m:r>
                  <w:ins w:id="121" w:author="pierre gernez" w:date="2025-10-13T18:36:00Z">
                    <m:rPr>
                      <m:sty m:val="p"/>
                    </m:rPr>
                    <w:rPr>
                      <w:rFonts w:ascii="Cambria Math" w:hAnsi="Cambria Math"/>
                    </w:rPr>
                    <m:t>LH</m:t>
                  </w:ins>
                </m:r>
                <m:d>
                  <m:dPr>
                    <m:ctrlPr>
                      <w:ins w:id="122" w:author="pierre gernez" w:date="2025-10-13T18:36:00Z">
                        <w:rPr>
                          <w:rFonts w:ascii="Cambria Math" w:hAnsi="Cambria Math"/>
                        </w:rPr>
                      </w:ins>
                    </m:ctrlPr>
                  </m:dPr>
                  <m:e>
                    <m:sSub>
                      <m:sSubPr>
                        <m:ctrlPr>
                          <w:ins w:id="123" w:author="pierre gernez" w:date="2025-10-13T18:36:00Z">
                            <w:rPr>
                              <w:rFonts w:ascii="Cambria Math" w:hAnsi="Cambria Math"/>
                            </w:rPr>
                          </w:ins>
                        </m:ctrlPr>
                      </m:sSubPr>
                      <m:e>
                        <m:r>
                          <w:ins w:id="124" w:author="pierre gernez" w:date="2025-10-13T18:36:00Z">
                            <w:rPr>
                              <w:rFonts w:ascii="Cambria Math" w:hAnsi="Cambria Math"/>
                            </w:rPr>
                            <m:t>λ</m:t>
                          </w:ins>
                        </m:r>
                      </m:e>
                      <m:sub>
                        <m:r>
                          <w:ins w:id="125" w:author="pierre gernez" w:date="2025-10-13T18:36:00Z">
                            <w:rPr>
                              <w:rFonts w:ascii="Cambria Math" w:hAnsi="Cambria Math"/>
                            </w:rPr>
                            <m:t>green</m:t>
                          </w:ins>
                        </m:r>
                      </m:sub>
                    </m:sSub>
                  </m:e>
                </m:d>
                <m:r>
                  <w:ins w:id="126" w:author="pierre gernez" w:date="2025-10-13T18:36:00Z">
                    <m:rPr>
                      <m:sty m:val="p"/>
                    </m:rPr>
                    <w:rPr>
                      <w:rFonts w:ascii="Cambria Math" w:hAnsi="Cambria Math"/>
                    </w:rPr>
                    <m:t>+</m:t>
                  </w:ins>
                </m:r>
                <m:r>
                  <w:ins w:id="127" w:author="pierre gernez" w:date="2025-10-13T18:36:00Z">
                    <m:rPr>
                      <m:sty m:val="p"/>
                    </m:rPr>
                    <w:rPr>
                      <w:rFonts w:ascii="Cambria Math" w:hAnsi="Cambria Math"/>
                    </w:rPr>
                    <m:t>LH</m:t>
                  </w:ins>
                </m:r>
                <m:d>
                  <m:dPr>
                    <m:ctrlPr>
                      <w:ins w:id="128" w:author="pierre gernez" w:date="2025-10-13T18:36:00Z">
                        <w:rPr>
                          <w:rFonts w:ascii="Cambria Math" w:hAnsi="Cambria Math"/>
                        </w:rPr>
                      </w:ins>
                    </m:ctrlPr>
                  </m:dPr>
                  <m:e>
                    <m:sSub>
                      <m:sSubPr>
                        <m:ctrlPr>
                          <w:ins w:id="129" w:author="pierre gernez" w:date="2025-10-13T18:36:00Z">
                            <w:rPr>
                              <w:rFonts w:ascii="Cambria Math" w:hAnsi="Cambria Math"/>
                            </w:rPr>
                          </w:ins>
                        </m:ctrlPr>
                      </m:sSubPr>
                      <m:e>
                        <m:r>
                          <w:ins w:id="130" w:author="pierre gernez" w:date="2025-10-13T18:36:00Z">
                            <w:rPr>
                              <w:rFonts w:ascii="Cambria Math" w:hAnsi="Cambria Math"/>
                            </w:rPr>
                            <m:t>λ</m:t>
                          </w:ins>
                        </m:r>
                      </m:e>
                      <m:sub>
                        <m:r>
                          <w:ins w:id="131" w:author="pierre gernez" w:date="2025-10-13T18:36:00Z">
                            <w:rPr>
                              <w:rFonts w:ascii="Cambria Math" w:hAnsi="Cambria Math"/>
                            </w:rPr>
                            <m:t>RE</m:t>
                          </w:ins>
                        </m:r>
                      </m:sub>
                    </m:sSub>
                  </m:e>
                </m:d>
              </m:e>
            </m:mr>
            <m:mr>
              <m:e>
                <m:r>
                  <w:ins w:id="132" w:author="pierre gernez" w:date="2025-10-13T18:36:00Z">
                    <m:rPr>
                      <m:sty m:val="p"/>
                    </m:rPr>
                    <w:rPr>
                      <w:rFonts w:ascii="Cambria Math" w:hAnsi="Cambria Math"/>
                    </w:rPr>
                    <m:t>LH</m:t>
                  </w:ins>
                </m:r>
                <m:d>
                  <m:dPr>
                    <m:ctrlPr>
                      <w:ins w:id="133" w:author="pierre gernez" w:date="2025-10-13T18:36:00Z">
                        <w:rPr>
                          <w:rFonts w:ascii="Cambria Math" w:hAnsi="Cambria Math"/>
                        </w:rPr>
                      </w:ins>
                    </m:ctrlPr>
                  </m:dPr>
                  <m:e>
                    <m:sSub>
                      <m:sSubPr>
                        <m:ctrlPr>
                          <w:ins w:id="134" w:author="pierre gernez" w:date="2025-10-13T18:36:00Z">
                            <w:rPr>
                              <w:rFonts w:ascii="Cambria Math" w:hAnsi="Cambria Math"/>
                            </w:rPr>
                          </w:ins>
                        </m:ctrlPr>
                      </m:sSubPr>
                      <m:e>
                        <m:r>
                          <w:ins w:id="135" w:author="pierre gernez" w:date="2025-10-13T18:36:00Z">
                            <m:rPr>
                              <m:sty m:val="p"/>
                            </m:rPr>
                            <w:rPr>
                              <w:rFonts w:ascii="Cambria Math" w:hAnsi="Cambria Math"/>
                            </w:rPr>
                            <m:t>λ</m:t>
                          </w:ins>
                        </m:r>
                      </m:e>
                      <m:sub>
                        <m:r>
                          <w:ins w:id="136" w:author="pierre gernez" w:date="2025-10-13T18:36:00Z">
                            <m:rPr>
                              <m:sty m:val="p"/>
                            </m:rPr>
                            <w:rPr>
                              <w:rFonts w:ascii="Cambria Math" w:hAnsi="Cambria Math"/>
                            </w:rPr>
                            <m:t>i</m:t>
                          </w:ins>
                        </m:r>
                      </m:sub>
                    </m:sSub>
                  </m:e>
                </m:d>
              </m:e>
              <m:e>
                <m:r>
                  <w:ins w:id="137" w:author="pierre gernez" w:date="2025-10-13T18:36:00Z">
                    <m:rPr>
                      <m:sty m:val="p"/>
                    </m:rPr>
                    <w:rPr>
                      <w:rFonts w:ascii="Cambria Math" w:hAnsi="Cambria Math"/>
                    </w:rPr>
                    <m:t>=</m:t>
                  </w:ins>
                </m:r>
                <m:sSup>
                  <m:sSupPr>
                    <m:ctrlPr>
                      <w:ins w:id="138" w:author="pierre gernez" w:date="2025-10-13T18:36:00Z">
                        <w:rPr>
                          <w:rFonts w:ascii="Cambria Math" w:hAnsi="Cambria Math"/>
                        </w:rPr>
                      </w:ins>
                    </m:ctrlPr>
                  </m:sSupPr>
                  <m:e>
                    <m:r>
                      <w:ins w:id="139" w:author="pierre gernez" w:date="2025-10-13T18:36:00Z">
                        <w:rPr>
                          <w:rFonts w:ascii="Cambria Math" w:hAnsi="Cambria Math"/>
                        </w:rPr>
                        <m:t>R</m:t>
                      </w:ins>
                    </m:r>
                  </m:e>
                  <m:sup>
                    <m:r>
                      <w:ins w:id="140" w:author="pierre gernez" w:date="2025-10-13T18:36:00Z">
                        <m:rPr>
                          <m:sty m:val="p"/>
                        </m:rPr>
                        <w:rPr>
                          <w:rFonts w:ascii="Cambria Math" w:hAnsi="Cambria Math"/>
                        </w:rPr>
                        <m:t>*</m:t>
                      </w:ins>
                    </m:r>
                  </m:sup>
                </m:sSup>
                <m:d>
                  <m:dPr>
                    <m:ctrlPr>
                      <w:ins w:id="141" w:author="pierre gernez" w:date="2025-10-13T18:36:00Z">
                        <w:rPr>
                          <w:rFonts w:ascii="Cambria Math" w:hAnsi="Cambria Math"/>
                        </w:rPr>
                      </w:ins>
                    </m:ctrlPr>
                  </m:dPr>
                  <m:e>
                    <m:sSub>
                      <m:sSubPr>
                        <m:ctrlPr>
                          <w:ins w:id="142" w:author="pierre gernez" w:date="2025-10-13T18:36:00Z">
                            <w:rPr>
                              <w:rFonts w:ascii="Cambria Math" w:hAnsi="Cambria Math"/>
                            </w:rPr>
                          </w:ins>
                        </m:ctrlPr>
                      </m:sSubPr>
                      <m:e>
                        <m:r>
                          <w:ins w:id="143" w:author="pierre gernez" w:date="2025-10-13T18:36:00Z">
                            <w:rPr>
                              <w:rFonts w:ascii="Cambria Math" w:hAnsi="Cambria Math"/>
                            </w:rPr>
                            <m:t>λ</m:t>
                          </w:ins>
                        </m:r>
                      </m:e>
                      <m:sub>
                        <m:r>
                          <w:ins w:id="144" w:author="pierre gernez" w:date="2025-10-13T18:36:00Z">
                            <w:rPr>
                              <w:rFonts w:ascii="Cambria Math" w:hAnsi="Cambria Math"/>
                            </w:rPr>
                            <m:t>1</m:t>
                          </w:ins>
                        </m:r>
                      </m:sub>
                    </m:sSub>
                  </m:e>
                </m:d>
                <m:r>
                  <w:ins w:id="145" w:author="pierre gernez" w:date="2025-10-13T18:36:00Z">
                    <m:rPr>
                      <m:sty m:val="p"/>
                    </m:rPr>
                    <w:rPr>
                      <w:rFonts w:ascii="Cambria Math" w:hAnsi="Cambria Math"/>
                    </w:rPr>
                    <m:t>+</m:t>
                  </w:ins>
                </m:r>
                <m:f>
                  <m:fPr>
                    <m:ctrlPr>
                      <w:ins w:id="146" w:author="pierre gernez" w:date="2025-10-13T18:36:00Z">
                        <w:rPr>
                          <w:rFonts w:ascii="Cambria Math" w:hAnsi="Cambria Math"/>
                        </w:rPr>
                      </w:ins>
                    </m:ctrlPr>
                  </m:fPr>
                  <m:num>
                    <m:sSub>
                      <m:sSubPr>
                        <m:ctrlPr>
                          <w:ins w:id="147" w:author="pierre gernez" w:date="2025-10-13T18:36:00Z">
                            <w:rPr>
                              <w:rFonts w:ascii="Cambria Math" w:hAnsi="Cambria Math"/>
                            </w:rPr>
                          </w:ins>
                        </m:ctrlPr>
                      </m:sSubPr>
                      <m:e>
                        <m:r>
                          <w:ins w:id="148" w:author="pierre gernez" w:date="2025-10-13T18:36:00Z">
                            <w:rPr>
                              <w:rFonts w:ascii="Cambria Math" w:hAnsi="Cambria Math"/>
                            </w:rPr>
                            <m:t>λ</m:t>
                          </w:ins>
                        </m:r>
                      </m:e>
                      <m:sub>
                        <m:r>
                          <w:ins w:id="149" w:author="pierre gernez" w:date="2025-10-13T18:36:00Z">
                            <w:rPr>
                              <w:rFonts w:ascii="Cambria Math" w:hAnsi="Cambria Math"/>
                            </w:rPr>
                            <m:t>i</m:t>
                          </w:ins>
                        </m:r>
                      </m:sub>
                    </m:sSub>
                    <m:r>
                      <w:ins w:id="150" w:author="pierre gernez" w:date="2025-10-13T18:36:00Z">
                        <m:rPr>
                          <m:sty m:val="p"/>
                        </m:rPr>
                        <w:rPr>
                          <w:rFonts w:ascii="Cambria Math" w:hAnsi="Cambria Math"/>
                        </w:rPr>
                        <m:t>-</m:t>
                      </w:ins>
                    </m:r>
                    <m:sSub>
                      <m:sSubPr>
                        <m:ctrlPr>
                          <w:ins w:id="151" w:author="pierre gernez" w:date="2025-10-13T18:36:00Z">
                            <w:rPr>
                              <w:rFonts w:ascii="Cambria Math" w:hAnsi="Cambria Math"/>
                            </w:rPr>
                          </w:ins>
                        </m:ctrlPr>
                      </m:sSubPr>
                      <m:e>
                        <m:r>
                          <w:ins w:id="152" w:author="pierre gernez" w:date="2025-10-13T18:36:00Z">
                            <w:rPr>
                              <w:rFonts w:ascii="Cambria Math" w:hAnsi="Cambria Math"/>
                            </w:rPr>
                            <m:t>λ</m:t>
                          </w:ins>
                        </m:r>
                      </m:e>
                      <m:sub>
                        <m:r>
                          <w:ins w:id="153" w:author="pierre gernez" w:date="2025-10-13T18:36:00Z">
                            <w:rPr>
                              <w:rFonts w:ascii="Cambria Math" w:hAnsi="Cambria Math"/>
                            </w:rPr>
                            <m:t>1</m:t>
                          </w:ins>
                        </m:r>
                      </m:sub>
                    </m:sSub>
                  </m:num>
                  <m:den>
                    <m:sSub>
                      <m:sSubPr>
                        <m:ctrlPr>
                          <w:ins w:id="154" w:author="pierre gernez" w:date="2025-10-13T18:36:00Z">
                            <w:rPr>
                              <w:rFonts w:ascii="Cambria Math" w:hAnsi="Cambria Math"/>
                            </w:rPr>
                          </w:ins>
                        </m:ctrlPr>
                      </m:sSubPr>
                      <m:e>
                        <m:r>
                          <w:ins w:id="155" w:author="pierre gernez" w:date="2025-10-13T18:36:00Z">
                            <w:rPr>
                              <w:rFonts w:ascii="Cambria Math" w:hAnsi="Cambria Math"/>
                            </w:rPr>
                            <m:t>λ</m:t>
                          </w:ins>
                        </m:r>
                      </m:e>
                      <m:sub>
                        <m:r>
                          <w:ins w:id="156" w:author="pierre gernez" w:date="2025-10-13T18:36:00Z">
                            <w:rPr>
                              <w:rFonts w:ascii="Cambria Math" w:hAnsi="Cambria Math"/>
                            </w:rPr>
                            <m:t>2</m:t>
                          </w:ins>
                        </m:r>
                      </m:sub>
                    </m:sSub>
                    <m:r>
                      <w:ins w:id="157" w:author="pierre gernez" w:date="2025-10-13T18:36:00Z">
                        <m:rPr>
                          <m:sty m:val="p"/>
                        </m:rPr>
                        <w:rPr>
                          <w:rFonts w:ascii="Cambria Math" w:hAnsi="Cambria Math"/>
                        </w:rPr>
                        <m:t>-</m:t>
                      </w:ins>
                    </m:r>
                    <m:sSub>
                      <m:sSubPr>
                        <m:ctrlPr>
                          <w:ins w:id="158" w:author="pierre gernez" w:date="2025-10-13T18:36:00Z">
                            <w:rPr>
                              <w:rFonts w:ascii="Cambria Math" w:hAnsi="Cambria Math"/>
                            </w:rPr>
                          </w:ins>
                        </m:ctrlPr>
                      </m:sSubPr>
                      <m:e>
                        <m:r>
                          <w:ins w:id="159" w:author="pierre gernez" w:date="2025-10-13T18:36:00Z">
                            <w:rPr>
                              <w:rFonts w:ascii="Cambria Math" w:hAnsi="Cambria Math"/>
                            </w:rPr>
                            <m:t>λ</m:t>
                          </w:ins>
                        </m:r>
                      </m:e>
                      <m:sub>
                        <m:r>
                          <w:ins w:id="160" w:author="pierre gernez" w:date="2025-10-13T18:36:00Z">
                            <w:rPr>
                              <w:rFonts w:ascii="Cambria Math" w:hAnsi="Cambria Math"/>
                            </w:rPr>
                            <m:t>1</m:t>
                          </w:ins>
                        </m:r>
                      </m:sub>
                    </m:sSub>
                  </m:den>
                </m:f>
                <m:d>
                  <m:dPr>
                    <m:begChr m:val="["/>
                    <m:endChr m:val="]"/>
                    <m:ctrlPr>
                      <w:ins w:id="161" w:author="pierre gernez" w:date="2025-10-13T18:36:00Z">
                        <w:rPr>
                          <w:rFonts w:ascii="Cambria Math" w:hAnsi="Cambria Math"/>
                        </w:rPr>
                      </w:ins>
                    </m:ctrlPr>
                  </m:dPr>
                  <m:e>
                    <m:sSup>
                      <m:sSupPr>
                        <m:ctrlPr>
                          <w:ins w:id="162" w:author="pierre gernez" w:date="2025-10-13T18:36:00Z">
                            <w:rPr>
                              <w:rFonts w:ascii="Cambria Math" w:hAnsi="Cambria Math"/>
                            </w:rPr>
                          </w:ins>
                        </m:ctrlPr>
                      </m:sSupPr>
                      <m:e>
                        <m:r>
                          <w:ins w:id="163" w:author="pierre gernez" w:date="2025-10-13T18:36:00Z">
                            <w:rPr>
                              <w:rFonts w:ascii="Cambria Math" w:hAnsi="Cambria Math"/>
                            </w:rPr>
                            <m:t>R</m:t>
                          </w:ins>
                        </m:r>
                      </m:e>
                      <m:sup>
                        <m:r>
                          <w:ins w:id="164" w:author="pierre gernez" w:date="2025-10-13T18:36:00Z">
                            <m:rPr>
                              <m:sty m:val="p"/>
                            </m:rPr>
                            <w:rPr>
                              <w:rFonts w:ascii="Cambria Math" w:hAnsi="Cambria Math"/>
                            </w:rPr>
                            <m:t>*</m:t>
                          </w:ins>
                        </m:r>
                      </m:sup>
                    </m:sSup>
                    <m:d>
                      <m:dPr>
                        <m:ctrlPr>
                          <w:ins w:id="165" w:author="pierre gernez" w:date="2025-10-13T18:36:00Z">
                            <w:rPr>
                              <w:rFonts w:ascii="Cambria Math" w:hAnsi="Cambria Math"/>
                            </w:rPr>
                          </w:ins>
                        </m:ctrlPr>
                      </m:dPr>
                      <m:e>
                        <m:sSub>
                          <m:sSubPr>
                            <m:ctrlPr>
                              <w:ins w:id="166" w:author="pierre gernez" w:date="2025-10-13T18:36:00Z">
                                <w:rPr>
                                  <w:rFonts w:ascii="Cambria Math" w:hAnsi="Cambria Math"/>
                                </w:rPr>
                              </w:ins>
                            </m:ctrlPr>
                          </m:sSubPr>
                          <m:e>
                            <m:r>
                              <w:ins w:id="167" w:author="pierre gernez" w:date="2025-10-13T18:36:00Z">
                                <w:rPr>
                                  <w:rFonts w:ascii="Cambria Math" w:hAnsi="Cambria Math"/>
                                </w:rPr>
                                <m:t>λ</m:t>
                              </w:ins>
                            </m:r>
                          </m:e>
                          <m:sub>
                            <m:r>
                              <w:ins w:id="168" w:author="pierre gernez" w:date="2025-10-13T18:36:00Z">
                                <w:rPr>
                                  <w:rFonts w:ascii="Cambria Math" w:hAnsi="Cambria Math"/>
                                </w:rPr>
                                <m:t>2</m:t>
                              </w:ins>
                            </m:r>
                          </m:sub>
                        </m:sSub>
                      </m:e>
                    </m:d>
                    <m:r>
                      <w:ins w:id="169" w:author="pierre gernez" w:date="2025-10-13T18:36:00Z">
                        <m:rPr>
                          <m:sty m:val="p"/>
                        </m:rPr>
                        <w:rPr>
                          <w:rFonts w:ascii="Cambria Math" w:hAnsi="Cambria Math"/>
                        </w:rPr>
                        <m:t>-</m:t>
                      </w:ins>
                    </m:r>
                    <m:sSup>
                      <m:sSupPr>
                        <m:ctrlPr>
                          <w:ins w:id="170" w:author="pierre gernez" w:date="2025-10-13T18:36:00Z">
                            <w:rPr>
                              <w:rFonts w:ascii="Cambria Math" w:hAnsi="Cambria Math"/>
                            </w:rPr>
                          </w:ins>
                        </m:ctrlPr>
                      </m:sSupPr>
                      <m:e>
                        <m:r>
                          <w:ins w:id="171" w:author="pierre gernez" w:date="2025-10-13T18:36:00Z">
                            <w:rPr>
                              <w:rFonts w:ascii="Cambria Math" w:hAnsi="Cambria Math"/>
                            </w:rPr>
                            <m:t>R</m:t>
                          </w:ins>
                        </m:r>
                      </m:e>
                      <m:sup>
                        <m:r>
                          <w:ins w:id="172" w:author="pierre gernez" w:date="2025-10-13T18:36:00Z">
                            <m:rPr>
                              <m:sty m:val="p"/>
                            </m:rPr>
                            <w:rPr>
                              <w:rFonts w:ascii="Cambria Math" w:hAnsi="Cambria Math"/>
                            </w:rPr>
                            <m:t>*</m:t>
                          </w:ins>
                        </m:r>
                      </m:sup>
                    </m:sSup>
                    <m:d>
                      <m:dPr>
                        <m:ctrlPr>
                          <w:ins w:id="173" w:author="pierre gernez" w:date="2025-10-13T18:36:00Z">
                            <w:rPr>
                              <w:rFonts w:ascii="Cambria Math" w:hAnsi="Cambria Math"/>
                            </w:rPr>
                          </w:ins>
                        </m:ctrlPr>
                      </m:dPr>
                      <m:e>
                        <m:sSub>
                          <m:sSubPr>
                            <m:ctrlPr>
                              <w:ins w:id="174" w:author="pierre gernez" w:date="2025-10-13T18:36:00Z">
                                <w:rPr>
                                  <w:rFonts w:ascii="Cambria Math" w:hAnsi="Cambria Math"/>
                                </w:rPr>
                              </w:ins>
                            </m:ctrlPr>
                          </m:sSubPr>
                          <m:e>
                            <m:r>
                              <w:ins w:id="175" w:author="pierre gernez" w:date="2025-10-13T18:36:00Z">
                                <w:rPr>
                                  <w:rFonts w:ascii="Cambria Math" w:hAnsi="Cambria Math"/>
                                </w:rPr>
                                <m:t>λ</m:t>
                              </w:ins>
                            </m:r>
                          </m:e>
                          <m:sub>
                            <m:r>
                              <w:ins w:id="176" w:author="pierre gernez" w:date="2025-10-13T18:36:00Z">
                                <w:rPr>
                                  <w:rFonts w:ascii="Cambria Math" w:hAnsi="Cambria Math"/>
                                </w:rPr>
                                <m:t>1</m:t>
                              </w:ins>
                            </m:r>
                          </m:sub>
                        </m:sSub>
                      </m:e>
                    </m:d>
                  </m:e>
                </m:d>
                <m:r>
                  <w:ins w:id="177" w:author="pierre gernez" w:date="2025-10-13T18:36:00Z">
                    <m:rPr>
                      <m:sty m:val="p"/>
                    </m:rPr>
                    <w:rPr>
                      <w:rFonts w:ascii="Cambria Math" w:hAnsi="Cambria Math"/>
                    </w:rPr>
                    <m:t>-</m:t>
                  </w:ins>
                </m:r>
                <m:sSup>
                  <m:sSupPr>
                    <m:ctrlPr>
                      <w:ins w:id="178" w:author="pierre gernez" w:date="2025-10-13T18:36:00Z">
                        <w:rPr>
                          <w:rFonts w:ascii="Cambria Math" w:hAnsi="Cambria Math"/>
                        </w:rPr>
                      </w:ins>
                    </m:ctrlPr>
                  </m:sSupPr>
                  <m:e>
                    <m:r>
                      <w:ins w:id="179" w:author="pierre gernez" w:date="2025-10-13T18:36:00Z">
                        <w:rPr>
                          <w:rFonts w:ascii="Cambria Math" w:hAnsi="Cambria Math"/>
                        </w:rPr>
                        <m:t>R</m:t>
                      </w:ins>
                    </m:r>
                  </m:e>
                  <m:sup>
                    <m:r>
                      <w:ins w:id="180" w:author="pierre gernez" w:date="2025-10-13T18:36:00Z">
                        <m:rPr>
                          <m:sty m:val="p"/>
                        </m:rPr>
                        <w:rPr>
                          <w:rFonts w:ascii="Cambria Math" w:hAnsi="Cambria Math"/>
                        </w:rPr>
                        <m:t>*</m:t>
                      </w:ins>
                    </m:r>
                  </m:sup>
                </m:sSup>
                <m:d>
                  <m:dPr>
                    <m:ctrlPr>
                      <w:ins w:id="181" w:author="pierre gernez" w:date="2025-10-13T18:36:00Z">
                        <w:rPr>
                          <w:rFonts w:ascii="Cambria Math" w:hAnsi="Cambria Math"/>
                        </w:rPr>
                      </w:ins>
                    </m:ctrlPr>
                  </m:dPr>
                  <m:e>
                    <m:sSub>
                      <m:sSubPr>
                        <m:ctrlPr>
                          <w:ins w:id="182" w:author="pierre gernez" w:date="2025-10-13T18:36:00Z">
                            <w:rPr>
                              <w:rFonts w:ascii="Cambria Math" w:hAnsi="Cambria Math"/>
                            </w:rPr>
                          </w:ins>
                        </m:ctrlPr>
                      </m:sSubPr>
                      <m:e>
                        <m:r>
                          <w:ins w:id="183" w:author="pierre gernez" w:date="2025-10-13T18:36:00Z">
                            <w:rPr>
                              <w:rFonts w:ascii="Cambria Math" w:hAnsi="Cambria Math"/>
                            </w:rPr>
                            <m:t>λ</m:t>
                          </w:ins>
                        </m:r>
                      </m:e>
                      <m:sub>
                        <m:r>
                          <w:ins w:id="184" w:author="pierre gernez" w:date="2025-10-13T18:36:00Z">
                            <w:rPr>
                              <w:rFonts w:ascii="Cambria Math" w:hAnsi="Cambria Math"/>
                            </w:rPr>
                            <m:t>i</m:t>
                          </w:ins>
                        </m:r>
                      </m:sub>
                    </m:sSub>
                  </m:e>
                </m:d>
              </m:e>
            </m:mr>
            <m:mr>
              <m:e/>
              <m:e/>
            </m:mr>
          </m:m>
        </m:oMath>
      </m:oMathPara>
    </w:p>
    <w:p w14:paraId="1A4A2F1D" w14:textId="77777777" w:rsidR="00A36964" w:rsidRPr="00FE1FE9" w:rsidRDefault="004329BA" w:rsidP="00A36964">
      <w:pPr>
        <w:pStyle w:val="FirstParagraph"/>
        <w:rPr>
          <w:ins w:id="185" w:author="pierre gernez" w:date="2025-10-13T18:37:00Z"/>
        </w:rPr>
      </w:pPr>
      <w:r>
        <w:t>W</w:t>
      </w:r>
      <w:r w:rsidR="00466AB9">
        <w:t>here</w:t>
      </w:r>
      <w:ins w:id="186" w:author="pierre gernez" w:date="2025-10-13T18:19:00Z">
        <w:r>
          <w:t xml:space="preserve"> </w:t>
        </w:r>
      </w:ins>
      <m:oMath>
        <m:sSup>
          <m:sSupPr>
            <m:ctrlPr>
              <w:ins w:id="187" w:author="pierre gernez" w:date="2025-10-13T18:37:00Z">
                <w:rPr>
                  <w:rFonts w:ascii="Cambria Math" w:hAnsi="Cambria Math"/>
                </w:rPr>
              </w:ins>
            </m:ctrlPr>
          </m:sSupPr>
          <m:e>
            <m:r>
              <w:ins w:id="188" w:author="pierre gernez" w:date="2025-10-13T18:37:00Z">
                <w:rPr>
                  <w:rFonts w:ascii="Cambria Math" w:hAnsi="Cambria Math"/>
                </w:rPr>
                <m:t>R</m:t>
              </w:ins>
            </m:r>
          </m:e>
          <m:sup>
            <m:r>
              <w:ins w:id="189" w:author="pierre gernez" w:date="2025-10-13T18:37:00Z">
                <m:rPr>
                  <m:sty m:val="p"/>
                </m:rPr>
                <w:rPr>
                  <w:rFonts w:ascii="Cambria Math" w:hAnsi="Cambria Math"/>
                </w:rPr>
                <m:t>*</m:t>
              </w:ins>
            </m:r>
          </m:sup>
        </m:sSup>
      </m:oMath>
      <w:proofErr w:type="gramStart"/>
      <w:ins w:id="190" w:author="pierre gernez" w:date="2025-10-13T18:37:00Z">
        <w:r w:rsidR="00A36964">
          <w:rPr>
            <w:rFonts w:eastAsiaTheme="minorEastAsia"/>
          </w:rPr>
          <w:t xml:space="preserve"> is the</w:t>
        </w:r>
        <w:r w:rsidR="00A36964">
          <w:t xml:space="preserve"> min-max standardized reflectance</w:t>
        </w:r>
      </w:ins>
      <w:ins w:id="191" w:author="pierre gernez" w:date="2025-10-13T18:40:00Z">
        <w:r w:rsidR="00A36964">
          <w:t xml:space="preserve"> and LH</w:t>
        </w:r>
        <w:proofErr w:type="gramEnd"/>
        <w:r w:rsidR="00A36964">
          <w:t xml:space="preserve"> is the line height between the measured and interpolated reflectance</w:t>
        </w:r>
      </w:ins>
      <w:ins w:id="192" w:author="pierre gernez" w:date="2025-10-13T18:38:00Z">
        <w:r w:rsidR="00A36964">
          <w:t>. Four wavelengths are used to compute the SHSI:</w:t>
        </w:r>
      </w:ins>
      <w:ins w:id="193" w:author="pierre gernez" w:date="2025-10-13T18:41:00Z">
        <w:r w:rsidR="00A36964">
          <w:t xml:space="preserve"> </w:t>
        </w:r>
      </w:ins>
      <m:oMath>
        <m:sSub>
          <m:sSubPr>
            <m:ctrlPr>
              <w:ins w:id="194" w:author="pierre gernez" w:date="2025-10-13T18:37:00Z">
                <w:rPr>
                  <w:rFonts w:ascii="Cambria Math" w:hAnsi="Cambria Math"/>
                </w:rPr>
              </w:ins>
            </m:ctrlPr>
          </m:sSubPr>
          <m:e>
            <m:r>
              <w:ins w:id="195" w:author="pierre gernez" w:date="2025-10-13T18:37:00Z">
                <w:rPr>
                  <w:rFonts w:ascii="Cambria Math" w:hAnsi="Cambria Math"/>
                </w:rPr>
                <m:t>λ</m:t>
              </w:ins>
            </m:r>
          </m:e>
          <m:sub>
            <m:r>
              <w:ins w:id="196" w:author="pierre gernez" w:date="2025-10-13T18:37:00Z">
                <w:rPr>
                  <w:rFonts w:ascii="Cambria Math" w:hAnsi="Cambria Math"/>
                </w:rPr>
                <m:t>1</m:t>
              </w:ins>
            </m:r>
          </m:sub>
        </m:sSub>
      </m:oMath>
      <w:ins w:id="197" w:author="pierre gernez" w:date="2025-10-13T18:37:00Z">
        <w:r w:rsidR="00A36964">
          <w:t xml:space="preserve"> = 490</w:t>
        </w:r>
      </w:ins>
      <w:ins w:id="198" w:author="pierre gernez" w:date="2025-10-13T18:38:00Z">
        <w:r w:rsidR="00A36964">
          <w:t xml:space="preserve"> nm</w:t>
        </w:r>
      </w:ins>
      <w:ins w:id="199" w:author="pierre gernez" w:date="2025-10-13T18:37:00Z">
        <w:r w:rsidR="00A36964">
          <w:t xml:space="preserve">, </w:t>
        </w:r>
        <m:oMath>
          <m:sSub>
            <m:sSubPr>
              <m:ctrlPr>
                <w:rPr>
                  <w:rFonts w:ascii="Cambria Math" w:hAnsi="Cambria Math"/>
                </w:rPr>
              </m:ctrlPr>
            </m:sSubPr>
            <m:e>
              <m:r>
                <w:rPr>
                  <w:rFonts w:ascii="Cambria Math" w:hAnsi="Cambria Math"/>
                </w:rPr>
                <m:t>λ</m:t>
              </m:r>
            </m:e>
            <m:sub>
              <m:r>
                <w:rPr>
                  <w:rFonts w:ascii="Cambria Math" w:hAnsi="Cambria Math"/>
                </w:rPr>
                <m:t>2</m:t>
              </m:r>
            </m:sub>
          </m:sSub>
        </m:oMath>
        <w:r w:rsidR="00A36964">
          <w:t xml:space="preserve"> = 865</w:t>
        </w:r>
      </w:ins>
      <w:ins w:id="200" w:author="pierre gernez" w:date="2025-10-13T18:38:00Z">
        <w:r w:rsidR="00A36964">
          <w:t xml:space="preserve"> nm</w:t>
        </w:r>
      </w:ins>
      <w:ins w:id="201" w:author="pierre gernez" w:date="2025-10-13T18:37:00Z">
        <w:r w:rsidR="00A36964">
          <w:t xml:space="preserve">, </w:t>
        </w:r>
        <m:oMath>
          <m:sSub>
            <m:sSubPr>
              <m:ctrlPr>
                <w:rPr>
                  <w:rFonts w:ascii="Cambria Math" w:hAnsi="Cambria Math"/>
                </w:rPr>
              </m:ctrlPr>
            </m:sSubPr>
            <m:e>
              <m:r>
                <w:rPr>
                  <w:rFonts w:ascii="Cambria Math" w:hAnsi="Cambria Math"/>
                </w:rPr>
                <m:t>λ</m:t>
              </m:r>
            </m:e>
            <m:sub>
              <m:r>
                <w:rPr>
                  <w:rFonts w:ascii="Cambria Math" w:hAnsi="Cambria Math"/>
                </w:rPr>
                <m:t>green</m:t>
              </m:r>
            </m:sub>
          </m:sSub>
        </m:oMath>
        <w:r w:rsidR="00A36964">
          <w:t xml:space="preserve"> = 560 </w:t>
        </w:r>
      </w:ins>
      <w:ins w:id="202" w:author="pierre gernez" w:date="2025-10-13T18:38:00Z">
        <w:r w:rsidR="00A36964">
          <w:t xml:space="preserve">nm </w:t>
        </w:r>
      </w:ins>
      <w:ins w:id="203" w:author="pierre gernez" w:date="2025-10-13T18:37:00Z">
        <w:r w:rsidR="00A36964">
          <w:t xml:space="preserve">and </w:t>
        </w:r>
        <m:oMath>
          <m:sSub>
            <m:sSubPr>
              <m:ctrlPr>
                <w:rPr>
                  <w:rFonts w:ascii="Cambria Math" w:hAnsi="Cambria Math"/>
                </w:rPr>
              </m:ctrlPr>
            </m:sSubPr>
            <m:e>
              <m:r>
                <w:rPr>
                  <w:rFonts w:ascii="Cambria Math" w:hAnsi="Cambria Math"/>
                </w:rPr>
                <m:t>λ</m:t>
              </m:r>
            </m:e>
            <m:sub>
              <m:r>
                <w:rPr>
                  <w:rFonts w:ascii="Cambria Math" w:hAnsi="Cambria Math"/>
                </w:rPr>
                <m:t>RE</m:t>
              </m:r>
            </m:sub>
          </m:sSub>
        </m:oMath>
        <w:r w:rsidR="00A36964">
          <w:t xml:space="preserve"> = 740</w:t>
        </w:r>
      </w:ins>
      <w:ins w:id="204" w:author="pierre gernez" w:date="2025-10-13T18:38:00Z">
        <w:r w:rsidR="00A36964">
          <w:t xml:space="preserve"> nm</w:t>
        </w:r>
      </w:ins>
      <w:ins w:id="205" w:author="pierre gernez" w:date="2025-10-13T18:37:00Z">
        <w:r w:rsidR="00A36964">
          <w:t>.</w:t>
        </w:r>
      </w:ins>
    </w:p>
    <w:p w14:paraId="2AFE32F2" w14:textId="77777777" w:rsidR="00C7151A" w:rsidRDefault="00466AB9" w:rsidP="004329BA">
      <w:pPr>
        <w:pStyle w:val="FirstParagraph"/>
      </w:pPr>
      <w:del w:id="206" w:author="pierre gernez" w:date="2025-10-13T18:37:00Z">
        <w:r w:rsidDel="00A36964">
          <w:delText xml:space="preserve"> </w:delText>
        </w:r>
        <m:oMath>
          <m:sSub>
            <m:sSubPr>
              <m:ctrlPr>
                <w:rPr>
                  <w:rFonts w:ascii="Cambria Math" w:hAnsi="Cambria Math"/>
                </w:rPr>
              </m:ctrlPr>
            </m:sSubPr>
            <m:e>
              <m:r>
                <w:rPr>
                  <w:rFonts w:ascii="Cambria Math" w:hAnsi="Cambria Math"/>
                </w:rPr>
                <m:t>λ</m:t>
              </m:r>
            </m:e>
            <m:sub>
              <m:r>
                <w:rPr>
                  <w:rFonts w:ascii="Cambria Math" w:hAnsi="Cambria Math"/>
                </w:rPr>
                <m:t>1</m:t>
              </m:r>
            </m:sub>
          </m:sSub>
        </m:oMath>
        <w:r w:rsidDel="00A36964">
          <w:delText xml:space="preserve"> = 490 and </w:delText>
        </w:r>
        <m:oMath>
          <m:sSub>
            <m:sSubPr>
              <m:ctrlPr>
                <w:rPr>
                  <w:rFonts w:ascii="Cambria Math" w:hAnsi="Cambria Math"/>
                </w:rPr>
              </m:ctrlPr>
            </m:sSubPr>
            <m:e>
              <m:r>
                <w:rPr>
                  <w:rFonts w:ascii="Cambria Math" w:hAnsi="Cambria Math"/>
                </w:rPr>
                <m:t>λ</m:t>
              </m:r>
            </m:e>
            <m:sub>
              <m:r>
                <w:rPr>
                  <w:rFonts w:ascii="Cambria Math" w:hAnsi="Cambria Math"/>
                </w:rPr>
                <m:t>2</m:t>
              </m:r>
            </m:sub>
          </m:sSub>
        </m:oMath>
        <w:r w:rsidDel="00A36964">
          <w:delText xml:space="preserve"> = 865. </w:delText>
        </w:r>
      </w:del>
      <w:r>
        <w:t>A positive SHSI indicates stressed (browned) seagrass, while a negative value characterizes healthy green seagrass. These wavelengths were selected to align with the spectral resolution of satellites missions such as Sentinel-2, for broader remote sensing application.</w:t>
      </w:r>
    </w:p>
    <w:p w14:paraId="74F5255C" w14:textId="77777777" w:rsidR="00C7151A" w:rsidRDefault="00466AB9" w:rsidP="004329BA">
      <w:pPr>
        <w:pStyle w:val="Corpsdetexte"/>
      </w:pPr>
      <w:r>
        <w:t xml:space="preserve">Because near-infrared </w:t>
      </w:r>
      <w:del w:id="207" w:author="pierre gernez" w:date="2025-10-13T18:24:00Z">
        <w:r w:rsidDel="005A129E">
          <w:delText xml:space="preserve">wavelengths </w:delText>
        </w:r>
      </w:del>
      <w:ins w:id="208" w:author="pierre gernez" w:date="2025-10-13T18:24:00Z">
        <w:r w:rsidR="005A129E">
          <w:t xml:space="preserve">radiations </w:t>
        </w:r>
      </w:ins>
      <w:r>
        <w:t>are strongly absorbed by water, the SHSI can only be reliably computed on emerged seagrasses during low-tide conditions. Even minimal water coverage substantially reduces reflectance in this spectral region, making the index unsuitable for use under submerged or partially inundated conditions.</w:t>
      </w:r>
    </w:p>
    <w:tbl>
      <w:tblPr>
        <w:tblStyle w:val="Table"/>
        <w:tblW w:w="5000" w:type="pct"/>
        <w:tblLayout w:type="fixed"/>
        <w:tblLook w:val="0000" w:firstRow="0" w:lastRow="0" w:firstColumn="0" w:lastColumn="0" w:noHBand="0" w:noVBand="0"/>
      </w:tblPr>
      <w:tblGrid>
        <w:gridCol w:w="9360"/>
      </w:tblGrid>
      <w:tr w:rsidR="00C7151A" w14:paraId="05487D40" w14:textId="77777777">
        <w:tc>
          <w:tcPr>
            <w:tcW w:w="7920" w:type="dxa"/>
          </w:tcPr>
          <w:p w14:paraId="7BA72424" w14:textId="77777777" w:rsidR="00C7151A" w:rsidRDefault="00C7151A" w:rsidP="004329BA">
            <w:pPr>
              <w:pStyle w:val="Compact"/>
              <w:pPrChange w:id="209" w:author="pierre gernez" w:date="2025-10-13T18:17:00Z">
                <w:pPr>
                  <w:pStyle w:val="Compact"/>
                  <w:jc w:val="center"/>
                </w:pPr>
              </w:pPrChange>
            </w:pPr>
            <w:bookmarkStart w:id="210" w:name="fig-SHSI"/>
            <w:bookmarkStart w:id="211" w:name="cell-fig-SHSI"/>
          </w:p>
          <w:p w14:paraId="562284AB" w14:textId="77777777" w:rsidR="00C7151A" w:rsidRDefault="00466AB9">
            <w:pPr>
              <w:pStyle w:val="ImageCaption"/>
              <w:spacing w:before="200"/>
            </w:pPr>
            <w:r>
              <w:t>Figure 3: Computation of the reflectance Seagrass Heat Shock Index (SHSI) for Impacted (A) and Unimpacted (B) seagrass leaves. The dashed line represents the reflectance interpolation between 560 and 842 nm. The red vertical at 740 nm represents the SHSI line height.</w:t>
            </w:r>
          </w:p>
        </w:tc>
        <w:bookmarkEnd w:id="210"/>
      </w:tr>
    </w:tbl>
    <w:p w14:paraId="48F9ADA8" w14:textId="77777777" w:rsidR="00C7151A" w:rsidRDefault="00466AB9">
      <w:pPr>
        <w:pStyle w:val="Titre2"/>
      </w:pPr>
      <w:bookmarkStart w:id="212" w:name="X53c8231f04157ff9451ec0257d89262a154cfec"/>
      <w:bookmarkEnd w:id="20"/>
      <w:bookmarkEnd w:id="34"/>
      <w:bookmarkEnd w:id="36"/>
      <w:bookmarkEnd w:id="211"/>
      <w:r>
        <w:t>2.2 Observation of a seagrass bed impacted by a HWs</w:t>
      </w:r>
    </w:p>
    <w:p w14:paraId="2D87E2B8" w14:textId="77777777" w:rsidR="00C7151A" w:rsidRDefault="00466AB9" w:rsidP="004329BA">
      <w:pPr>
        <w:pStyle w:val="FirstParagraph"/>
      </w:pPr>
      <w:r>
        <w:t xml:space="preserve">Field measurements were taken the 10th of September 2021 after an atmospheric and marine HW in order to assess the impact of heat stress on seagrass. The study site was a seagrass meadow near Quiberon (France : 46°57’32.0”N, 2°10’37.0”W, </w:t>
      </w:r>
      <w:hyperlink w:anchor="fig-quiberonMap">
        <w:r>
          <w:rPr>
            <w:rStyle w:val="Lienhypertexte"/>
          </w:rPr>
          <w:t>Figure 4</w:t>
        </w:r>
      </w:hyperlink>
      <w:r>
        <w:t>). Brown seagrass leaves were observed over large patches of the meadow alongside areas covered by green seagrass (</w:t>
      </w:r>
      <w:hyperlink w:anchor="fig-QuiberonImg">
        <w:r>
          <w:rPr>
            <w:rStyle w:val="Lienhypertexte"/>
          </w:rPr>
          <w:t>Figure 5</w:t>
        </w:r>
      </w:hyperlink>
      <w:r>
        <w:t>). A total of 96 Quadrat Points (QPs) were collected as georeferenced quadrat images across the meadow. These images allowed for visual assessment of vegetation type, density, and coloration. The quadrats were then divided into two categories: green seagrasses (henceforth: unimpacted QPs) and brown seagrasses (henceforth: impacted QPs), based on a visual estimation of the leaf coloration (</w:t>
      </w:r>
      <w:hyperlink w:anchor="fig-quiberonMap">
        <w:r>
          <w:rPr>
            <w:rStyle w:val="Lienhypertexte"/>
          </w:rPr>
          <w:t>Figure 4</w:t>
        </w:r>
      </w:hyperlink>
      <w:r>
        <w:t>).</w:t>
      </w:r>
    </w:p>
    <w:tbl>
      <w:tblPr>
        <w:tblStyle w:val="Table"/>
        <w:tblW w:w="5000" w:type="pct"/>
        <w:tblLayout w:type="fixed"/>
        <w:tblLook w:val="0000" w:firstRow="0" w:lastRow="0" w:firstColumn="0" w:lastColumn="0" w:noHBand="0" w:noVBand="0"/>
      </w:tblPr>
      <w:tblGrid>
        <w:gridCol w:w="9360"/>
      </w:tblGrid>
      <w:tr w:rsidR="00C7151A" w14:paraId="56DBBAA9" w14:textId="77777777">
        <w:tc>
          <w:tcPr>
            <w:tcW w:w="7920" w:type="dxa"/>
          </w:tcPr>
          <w:p w14:paraId="51117AC5" w14:textId="77777777" w:rsidR="00C7151A" w:rsidRDefault="00C7151A" w:rsidP="004329BA">
            <w:pPr>
              <w:pStyle w:val="Compact"/>
              <w:pPrChange w:id="213" w:author="pierre gernez" w:date="2025-10-13T18:17:00Z">
                <w:pPr>
                  <w:pStyle w:val="Compact"/>
                  <w:jc w:val="center"/>
                </w:pPr>
              </w:pPrChange>
            </w:pPr>
            <w:bookmarkStart w:id="214" w:name="fig-quiberonMap"/>
            <w:bookmarkStart w:id="215" w:name="cell-fig-quiberonMap"/>
          </w:p>
          <w:p w14:paraId="269FADD0" w14:textId="77777777" w:rsidR="00C7151A" w:rsidRDefault="00466AB9">
            <w:pPr>
              <w:pStyle w:val="ImageCaption"/>
              <w:spacing w:before="200"/>
            </w:pPr>
            <w:r>
              <w:t xml:space="preserve">Figure 4: Location of field observations in a seagrass meadow impacted by a HW that occurred on the 10th of September 2021 in Quiberon, South Brittany, </w:t>
            </w:r>
            <w:proofErr w:type="gramStart"/>
            <w:r>
              <w:t>France</w:t>
            </w:r>
            <w:proofErr w:type="gramEnd"/>
            <w:r>
              <w:t>. The red line indicates the intertidal zone (Zone between high tide and low tide, exposed during low tide), the dark green area indicates the extent of the seagrass meadow and the olive area indicate saltmarshes. Green points indicate the location of quadrat pictures over unimpacted seagrasses (i.e. showing a green colour on the field), and orange points indicate the location of quadrats taken over impacted seagrasses (i.e. showing a brown color on the field).</w:t>
            </w:r>
          </w:p>
        </w:tc>
        <w:bookmarkEnd w:id="214"/>
      </w:tr>
      <w:tr w:rsidR="00C7151A" w14:paraId="4BEC9AE4" w14:textId="77777777">
        <w:tc>
          <w:tcPr>
            <w:tcW w:w="7920" w:type="dxa"/>
          </w:tcPr>
          <w:p w14:paraId="4694C4C7" w14:textId="77777777" w:rsidR="00C7151A" w:rsidRDefault="00C7151A" w:rsidP="004329BA">
            <w:pPr>
              <w:pStyle w:val="Compact"/>
              <w:pPrChange w:id="216" w:author="pierre gernez" w:date="2025-10-13T18:17:00Z">
                <w:pPr>
                  <w:pStyle w:val="Compact"/>
                  <w:jc w:val="center"/>
                </w:pPr>
              </w:pPrChange>
            </w:pPr>
            <w:bookmarkStart w:id="217" w:name="fig-QuiberonImg"/>
            <w:bookmarkStart w:id="218" w:name="cell-fig-QuiberonImg"/>
            <w:bookmarkEnd w:id="215"/>
          </w:p>
          <w:p w14:paraId="544DE8E6" w14:textId="77777777" w:rsidR="00C7151A" w:rsidRDefault="00466AB9">
            <w:pPr>
              <w:pStyle w:val="ImageCaption"/>
              <w:spacing w:before="200"/>
            </w:pPr>
            <w:r>
              <w:t xml:space="preserve">Figure 5: Illustration of the two colorations of seagrass leaves observed </w:t>
            </w:r>
            <w:r>
              <w:rPr>
                <w:iCs/>
              </w:rPr>
              <w:t>in situ</w:t>
            </w:r>
            <w:r>
              <w:t xml:space="preserve"> on the 10th of September 2021 after a heatwave in Quiberon, South Brittany (France). A: Picture of a zone with both green and brown seagrass; B: Seagrass quadrat with green leaves; C: Seagrass quadrat with brown leaves; D: Picture of a zone where all leaves turned brown.</w:t>
            </w:r>
          </w:p>
        </w:tc>
        <w:bookmarkEnd w:id="217"/>
      </w:tr>
    </w:tbl>
    <w:p w14:paraId="4EFF06C7" w14:textId="77777777" w:rsidR="00C7151A" w:rsidRDefault="00466AB9">
      <w:pPr>
        <w:pStyle w:val="Titre3"/>
      </w:pPr>
      <w:bookmarkStart w:id="219" w:name="temperature-data-and-hw-detection"/>
      <w:bookmarkEnd w:id="218"/>
      <w:r>
        <w:lastRenderedPageBreak/>
        <w:t>2.2.1 Temperature data and HW detection</w:t>
      </w:r>
    </w:p>
    <w:p w14:paraId="28B3D3FD" w14:textId="77777777" w:rsidR="00C7151A" w:rsidRDefault="00466AB9">
      <w:pPr>
        <w:pStyle w:val="Titre4"/>
      </w:pPr>
      <w:bookmarkStart w:id="220" w:name="air-temperature"/>
      <w:r>
        <w:t>2.2.1.1 Air temperature</w:t>
      </w:r>
    </w:p>
    <w:p w14:paraId="15D866A2" w14:textId="77777777" w:rsidR="00C7151A" w:rsidRDefault="00466AB9" w:rsidP="004329BA">
      <w:pPr>
        <w:pStyle w:val="FirstParagraph"/>
      </w:pPr>
      <w:r>
        <w:t>Hourly air temperature data from 1952 to 2024 (more than 395,000 observation) from a nearby weather station (Lorient-Lann Bihoue, 47°45’46”N 3°26’11”W) was retrieved from Meteo France (https://portail-api.meteofrance.fr).</w:t>
      </w:r>
    </w:p>
    <w:p w14:paraId="29E60089" w14:textId="77777777" w:rsidR="00C7151A" w:rsidRDefault="00466AB9">
      <w:pPr>
        <w:pStyle w:val="Titre4"/>
      </w:pPr>
      <w:bookmarkStart w:id="221" w:name="water-temperature"/>
      <w:bookmarkEnd w:id="220"/>
      <w:r>
        <w:t>2.2.1.2 Water temperature</w:t>
      </w:r>
    </w:p>
    <w:p w14:paraId="77AF5DA2" w14:textId="77777777" w:rsidR="00C7151A" w:rsidRDefault="00466AB9" w:rsidP="004329BA">
      <w:pPr>
        <w:pStyle w:val="FirstParagraph"/>
      </w:pPr>
      <w:r>
        <w:t>Sea Surface Temperature (SST) data from 1982–2022 over the Quiberon coastal area were downloaded from the Copernicus Marine Data Store (CMEMS (2024)). The product provides daily sea surface temperature at a spatial resolution of approximately 0.05° × 0.05° (≈5.6 × 3.8 km at 47° N). An area of 2700 km² was extracted and analyzed. This area was large enough to minimize missing values caused by cloud cover while remaining small enough to limit the influence of offshore SST stability.</w:t>
      </w:r>
    </w:p>
    <w:p w14:paraId="1DA81633" w14:textId="77777777" w:rsidR="00C7151A" w:rsidRDefault="00466AB9">
      <w:pPr>
        <w:pStyle w:val="Titre4"/>
      </w:pPr>
      <w:bookmarkStart w:id="222" w:name="heatwave-detection-and-characterization"/>
      <w:bookmarkEnd w:id="221"/>
      <w:r>
        <w:t>2.2.1.3 Heatwave detection and characterization</w:t>
      </w:r>
    </w:p>
    <w:p w14:paraId="5468703A" w14:textId="77777777" w:rsidR="00C7151A" w:rsidRDefault="00466AB9" w:rsidP="004329BA">
      <w:pPr>
        <w:pStyle w:val="FirstParagraph"/>
      </w:pPr>
      <w:r>
        <w:t>MHW and AHW detection was performed using the HeatwaveR package in R (Schlegel and Smit, 2018). This package utilizes the methodology proposed by Hobday et al. (2016) to detect HW events. The annual climatology (i.e. the average temperature of each day of the year since the start of the time serie) of both air and water temperature was computed. HWs were defined as events when the temperature exceeded the 90th percentile of the climatology during three consecutive days. Furthermore, the severity of each event was assessed using the methodology proposed by Hobday et al. (2018).</w:t>
      </w:r>
    </w:p>
    <w:p w14:paraId="45A648C5" w14:textId="77777777" w:rsidR="00C7151A" w:rsidRDefault="00466AB9">
      <w:pPr>
        <w:pStyle w:val="Titre3"/>
      </w:pPr>
      <w:bookmarkStart w:id="223" w:name="satellite-observations"/>
      <w:bookmarkEnd w:id="219"/>
      <w:bookmarkEnd w:id="222"/>
      <w:r>
        <w:t>2.2.2 Satellite observations</w:t>
      </w:r>
    </w:p>
    <w:p w14:paraId="17429665" w14:textId="77777777" w:rsidR="00C7151A" w:rsidRDefault="00466AB9" w:rsidP="004329BA">
      <w:pPr>
        <w:pStyle w:val="FirstParagraph"/>
      </w:pPr>
      <w:commentRangeStart w:id="224"/>
      <w:r>
        <w:t>Three 2021 Sentinel-2 images of the study site were selected</w:t>
      </w:r>
      <w:commentRangeEnd w:id="224"/>
      <w:r w:rsidR="005A129E">
        <w:rPr>
          <w:rStyle w:val="Marquedecommentaire"/>
        </w:rPr>
        <w:commentReference w:id="224"/>
      </w:r>
      <w:r>
        <w:t xml:space="preserve"> to assess the effect of the combined AHW and MHW (“HW event”, henceforth) on the seagrass meadow: the first image was taken 5 days before the HW (1st of September 2021), the second image during the HW (6th of September 2021) and the third image one month later (8th of October 2021). Level-2 data were downloaded from the Copernicus open access hub </w:t>
      </w:r>
      <w:r>
        <w:lastRenderedPageBreak/>
        <w:t>(European Space Agency, 2024a) provided by the European Space Agency (ESA). Level-2 images consist of orthorectified surface reflectance corrected from the effect of the atmosphere using ESA’s standard correction (i.e., Sen2cor, European Space Agency (2024b)).</w:t>
      </w:r>
    </w:p>
    <w:p w14:paraId="70905896" w14:textId="77777777" w:rsidR="00C7151A" w:rsidRDefault="00466AB9" w:rsidP="004329BA">
      <w:pPr>
        <w:pStyle w:val="Corpsdetexte"/>
      </w:pPr>
      <w:r>
        <w:t>The SHSI (</w:t>
      </w:r>
      <w:hyperlink w:anchor="eq-SDI">
        <w:r>
          <w:rPr>
            <w:rStyle w:val="Lienhypertexte"/>
          </w:rPr>
          <w:t>Equation 3</w:t>
        </w:r>
      </w:hyperlink>
      <w:r>
        <w:t>) was computed and mapped for each image. For the pixel containing a field QP (</w:t>
      </w:r>
      <w:hyperlink w:anchor="fig-quiberonMap">
        <w:r>
          <w:rPr>
            <w:rStyle w:val="Lienhypertexte"/>
          </w:rPr>
          <w:t>Figure 4</w:t>
        </w:r>
      </w:hyperlink>
      <w:r>
        <w:t>), the satellite-derived reflectance was extracted, and compared before and after the HW event.</w:t>
      </w:r>
    </w:p>
    <w:p w14:paraId="6CA35FA9" w14:textId="77777777" w:rsidR="00C7151A" w:rsidRDefault="00466AB9">
      <w:pPr>
        <w:pStyle w:val="Titre3"/>
      </w:pPr>
      <w:bookmarkStart w:id="225" w:name="emersion-time-of-the-seagrass-meadow"/>
      <w:bookmarkEnd w:id="223"/>
      <w:r>
        <w:t>2.2.3 Emersion time of the seagrass meadow</w:t>
      </w:r>
    </w:p>
    <w:p w14:paraId="5299C942" w14:textId="77777777" w:rsidR="00C7151A" w:rsidRDefault="00466AB9" w:rsidP="004329BA">
      <w:pPr>
        <w:pStyle w:val="FirstParagraph"/>
      </w:pPr>
      <w:r>
        <w:t>The spatial distribution of seagrass emersion time during low tide was estimated using bathymetric and water level data. High resolution bathymetry data (Litto3D® product) for the Quiberon intertidal meadow were sourced from the “Service Hydrographique et Océanographique de la Marine” (SHOM, 2021), while one-minute interval water level data were downloaded from Intergovernmental Oceanographic Commission data portal (IOC, 2024), using measurements from the nearest tide gauge at Le Crouesty. A 2.85 m vertical correction was applied to the Litto3D data to align its zero reference with that of the water level data (RAM, SHOM (2022))</w:t>
      </w:r>
    </w:p>
    <w:p w14:paraId="70CAD459" w14:textId="77777777" w:rsidR="00C7151A" w:rsidRDefault="00466AB9" w:rsidP="004329BA">
      <w:pPr>
        <w:pStyle w:val="Corpsdetexte"/>
      </w:pPr>
      <w:r>
        <w:t>Once aligned, the corrected elevation was compared to water height for each pixel and each time step during the HW event. The emersion time was then calculated as the daily total time each pixel remained exposed along the duration of the AHW.</w:t>
      </w:r>
    </w:p>
    <w:p w14:paraId="30413F56" w14:textId="77777777" w:rsidR="00C7151A" w:rsidRDefault="00466AB9">
      <w:pPr>
        <w:pStyle w:val="Titre2"/>
      </w:pPr>
      <w:bookmarkStart w:id="226" w:name="statistics"/>
      <w:bookmarkEnd w:id="212"/>
      <w:bookmarkEnd w:id="225"/>
      <w:r>
        <w:t>2.3 Statistics</w:t>
      </w:r>
    </w:p>
    <w:p w14:paraId="52279A63" w14:textId="77777777" w:rsidR="00C7151A" w:rsidRDefault="00466AB9" w:rsidP="004329BA">
      <w:pPr>
        <w:pStyle w:val="FirstParagraph"/>
      </w:pPr>
      <w:r>
        <w:t xml:space="preserve">General Linear Models (GLMs) were used to assess relative differences over time in response variables (Spectral Indices) with different treatments (Impacted vs Unimpacted). To analyze the effect of HW on the reflectance indices observed during the lab experiment, the relative change was modeled as a function of Days (1-3: Discrete) with Runs (1-3: Factor) and Timestep within Run (1-6: Factor) as cross random factors. Satellite-derived SHSI were modeled as a function of Date (1-3: Discrete) and </w:t>
      </w:r>
      <w:r>
        <w:lastRenderedPageBreak/>
        <w:t>Treatment (Impacted vs Unimpacted: Categorical). A General Additive Model (GAM) was used to assess the relationship between relative SHSI change with emersion time. SHSI was modeled as a function of emersion time with a basis spline. All model parameters were estimated within a Bayesian framework using the “brms” and “RStan” packages in R to leverage the stan language (Bürkner, 2021; Carpenter et al., 2017; R Core Team, 2023; Stan Development Team et al., 2020). The response variables were modeled assuming a Gaussian distribution, with weakly informative priors (Student-T(3,0,2.5)). Model parameters were estimated using Markov Chain Monte Carlo (MCMC) sampling, with 4 chains of 5000 iterations and a warm-up of 500.</w:t>
      </w:r>
    </w:p>
    <w:p w14:paraId="545AA121" w14:textId="77777777" w:rsidR="00C7151A" w:rsidRDefault="00466AB9">
      <w:pPr>
        <w:pStyle w:val="Titre1"/>
      </w:pPr>
      <w:bookmarkStart w:id="227" w:name="results"/>
      <w:bookmarkEnd w:id="19"/>
      <w:bookmarkEnd w:id="226"/>
      <w:r>
        <w:t>3. Results</w:t>
      </w:r>
    </w:p>
    <w:p w14:paraId="33E44EAC" w14:textId="77777777" w:rsidR="00C7151A" w:rsidRDefault="00466AB9">
      <w:pPr>
        <w:pStyle w:val="Titre2"/>
      </w:pPr>
      <w:bookmarkStart w:id="228" w:name="laboratory-experiment-1"/>
      <w:r>
        <w:t>3.1 Laboratory Experiment</w:t>
      </w:r>
    </w:p>
    <w:p w14:paraId="58AAF499" w14:textId="77777777" w:rsidR="00C7151A" w:rsidRDefault="00466AB9">
      <w:pPr>
        <w:pStyle w:val="Titre3"/>
      </w:pPr>
      <w:bookmarkStart w:id="229" w:name="heatwave-effect-on-seagrass-reflectance"/>
      <w:r>
        <w:t>3.1.1 Heatwave effect on seagrass reflectance</w:t>
      </w:r>
    </w:p>
    <w:p w14:paraId="317682CD" w14:textId="77777777" w:rsidR="00C7151A" w:rsidRDefault="00466AB9" w:rsidP="004329BA">
      <w:pPr>
        <w:pStyle w:val="FirstParagraph"/>
      </w:pPr>
      <w:r>
        <w:t>During the laboratory HW experiment, the seagrass reflectance was drastically impacted by the increase in both air and water temperature (</w:t>
      </w:r>
      <w:hyperlink w:anchor="fig-Exp_Spectra">
        <w:r>
          <w:rPr>
            <w:rStyle w:val="Lienhypertexte"/>
          </w:rPr>
          <w:t>Figure 6</w:t>
        </w:r>
      </w:hyperlink>
      <w:r>
        <w:t xml:space="preserve">). The Control </w:t>
      </w:r>
      <m:oMath>
        <m:r>
          <w:rPr>
            <w:rFonts w:ascii="Cambria Math" w:hAnsi="Cambria Math"/>
          </w:rPr>
          <m:t>R</m:t>
        </m:r>
        <m:d>
          <m:dPr>
            <m:ctrlPr>
              <w:rPr>
                <w:rFonts w:ascii="Cambria Math" w:hAnsi="Cambria Math"/>
              </w:rPr>
            </m:ctrlPr>
          </m:dPr>
          <m:e>
            <m:r>
              <w:rPr>
                <w:rFonts w:ascii="Cambria Math" w:hAnsi="Cambria Math"/>
              </w:rPr>
              <m:t>λ</m:t>
            </m:r>
          </m:e>
        </m:d>
      </m:oMath>
      <w:commentRangeStart w:id="230"/>
      <w:del w:id="231" w:author="pierre gernez" w:date="2025-10-13T18:27:00Z">
        <w:r w:rsidDel="005A129E">
          <w:delText>,</w:delText>
        </w:r>
      </w:del>
      <w:commentRangeEnd w:id="230"/>
      <w:r w:rsidR="005A129E">
        <w:rPr>
          <w:rStyle w:val="Marquedecommentaire"/>
        </w:rPr>
        <w:commentReference w:id="230"/>
      </w:r>
      <w:r>
        <w:t xml:space="preserve"> displayed a spectral shape typical of seagrass, with a green peak around 560 nm, a valley associated with chlorophyll-</w:t>
      </w:r>
      <w:proofErr w:type="gramStart"/>
      <w:r>
        <w:t>a</w:t>
      </w:r>
      <w:proofErr w:type="gramEnd"/>
      <w:r>
        <w:t xml:space="preserve"> absorption around 665 nm, and a high near-infrared (NIR) plateau beyond 705 nm. This remained stable over time, with only minimal changes in magnitude and spectral features. In contrast, the Treatment </w:t>
      </w:r>
      <m:oMath>
        <m:r>
          <w:rPr>
            <w:rFonts w:ascii="Cambria Math" w:hAnsi="Cambria Math"/>
          </w:rPr>
          <m:t>R</m:t>
        </m:r>
        <m:d>
          <m:dPr>
            <m:ctrlPr>
              <w:rPr>
                <w:rFonts w:ascii="Cambria Math" w:hAnsi="Cambria Math"/>
              </w:rPr>
            </m:ctrlPr>
          </m:dPr>
          <m:e>
            <m:r>
              <w:rPr>
                <w:rFonts w:ascii="Cambria Math" w:hAnsi="Cambria Math"/>
              </w:rPr>
              <m:t>λ</m:t>
            </m:r>
          </m:e>
        </m:d>
      </m:oMath>
      <w:r>
        <w:t xml:space="preserve"> showed severe changes throughout the experiment. During day 1, the Treatment </w:t>
      </w:r>
      <m:oMath>
        <m:r>
          <w:rPr>
            <w:rFonts w:ascii="Cambria Math" w:hAnsi="Cambria Math"/>
          </w:rPr>
          <m:t>R</m:t>
        </m:r>
        <m:d>
          <m:dPr>
            <m:ctrlPr>
              <w:rPr>
                <w:rFonts w:ascii="Cambria Math" w:hAnsi="Cambria Math"/>
              </w:rPr>
            </m:ctrlPr>
          </m:dPr>
          <m:e>
            <m:r>
              <w:rPr>
                <w:rFonts w:ascii="Cambria Math" w:hAnsi="Cambria Math"/>
              </w:rPr>
              <m:t>λ</m:t>
            </m:r>
          </m:e>
        </m:d>
      </m:oMath>
      <w:r>
        <w:t xml:space="preserve"> was generally similar to the Control </w:t>
      </w:r>
      <m:oMath>
        <m:r>
          <w:rPr>
            <w:rFonts w:ascii="Cambria Math" w:hAnsi="Cambria Math"/>
          </w:rPr>
          <m:t>R</m:t>
        </m:r>
        <m:d>
          <m:dPr>
            <m:ctrlPr>
              <w:rPr>
                <w:rFonts w:ascii="Cambria Math" w:hAnsi="Cambria Math"/>
              </w:rPr>
            </m:ctrlPr>
          </m:dPr>
          <m:e>
            <m:r>
              <w:rPr>
                <w:rFonts w:ascii="Cambria Math" w:hAnsi="Cambria Math"/>
              </w:rPr>
              <m:t>λ</m:t>
            </m:r>
          </m:e>
        </m:d>
      </m:oMath>
      <w:r>
        <w:t xml:space="preserve">, despite a slightly less marked peak around 560 nm and slightly lower Red-Edge around 750 nm. A drastic decrease was then observed during days 2 and 3 across all wavelengths, particularly in the green–yellow spectral region (500–650 nm) and in the red-edge and short-wave portion of the near-infrared (710–910 nm). During day 3, the collapse in </w:t>
      </w:r>
      <m:oMath>
        <m:r>
          <w:rPr>
            <w:rFonts w:ascii="Cambria Math" w:hAnsi="Cambria Math"/>
          </w:rPr>
          <m:t>R</m:t>
        </m:r>
        <m:d>
          <m:dPr>
            <m:ctrlPr>
              <w:rPr>
                <w:rFonts w:ascii="Cambria Math" w:hAnsi="Cambria Math"/>
              </w:rPr>
            </m:ctrlPr>
          </m:dPr>
          <m:e>
            <m:r>
              <w:rPr>
                <w:rFonts w:ascii="Cambria Math" w:hAnsi="Cambria Math"/>
              </w:rPr>
              <m:t>λ</m:t>
            </m:r>
          </m:e>
        </m:d>
      </m:oMath>
      <w:r>
        <w:t xml:space="preserve"> appeared to stabilize in the Red Edge and the shortwave near-infrared, whereas it slightly continued in the green </w:t>
      </w:r>
      <w:r>
        <w:lastRenderedPageBreak/>
        <w:t xml:space="preserve">spectral region. At the end of the HW experiment, the </w:t>
      </w:r>
      <m:oMath>
        <m:r>
          <w:rPr>
            <w:rFonts w:ascii="Cambria Math" w:hAnsi="Cambria Math"/>
          </w:rPr>
          <m:t>R</m:t>
        </m:r>
        <m:d>
          <m:dPr>
            <m:ctrlPr>
              <w:rPr>
                <w:rFonts w:ascii="Cambria Math" w:hAnsi="Cambria Math"/>
              </w:rPr>
            </m:ctrlPr>
          </m:dPr>
          <m:e>
            <m:r>
              <w:rPr>
                <w:rFonts w:ascii="Cambria Math" w:hAnsi="Cambria Math"/>
              </w:rPr>
              <m:t>λ</m:t>
            </m:r>
          </m:e>
        </m:d>
      </m:oMath>
      <w:r>
        <w:t xml:space="preserve"> valley around 665 nm was also less pronounced, suggesting a decrease of chlorophyll-a concentration.</w:t>
      </w:r>
    </w:p>
    <w:tbl>
      <w:tblPr>
        <w:tblStyle w:val="Table"/>
        <w:tblW w:w="5000" w:type="pct"/>
        <w:tblLayout w:type="fixed"/>
        <w:tblLook w:val="0000" w:firstRow="0" w:lastRow="0" w:firstColumn="0" w:lastColumn="0" w:noHBand="0" w:noVBand="0"/>
      </w:tblPr>
      <w:tblGrid>
        <w:gridCol w:w="9360"/>
      </w:tblGrid>
      <w:tr w:rsidR="00C7151A" w14:paraId="706F73F8" w14:textId="77777777">
        <w:tc>
          <w:tcPr>
            <w:tcW w:w="7920" w:type="dxa"/>
          </w:tcPr>
          <w:p w14:paraId="2A84B78F" w14:textId="77777777" w:rsidR="00C7151A" w:rsidRDefault="00C7151A" w:rsidP="004329BA">
            <w:pPr>
              <w:pStyle w:val="Compact"/>
              <w:pPrChange w:id="232" w:author="pierre gernez" w:date="2025-10-13T18:17:00Z">
                <w:pPr>
                  <w:pStyle w:val="Compact"/>
                  <w:jc w:val="center"/>
                </w:pPr>
              </w:pPrChange>
            </w:pPr>
            <w:bookmarkStart w:id="233" w:name="fig-Exp_Spectra"/>
            <w:bookmarkStart w:id="234" w:name="cell-fig-Exp_Spectra"/>
          </w:p>
          <w:p w14:paraId="4082AE8F" w14:textId="77777777" w:rsidR="00C7151A" w:rsidRDefault="00466AB9">
            <w:pPr>
              <w:pStyle w:val="ImageCaption"/>
              <w:spacing w:before="200"/>
            </w:pPr>
            <w:r>
              <w:t xml:space="preserve">Figure 6: Standardized hyperspectral reflectance of </w:t>
            </w:r>
            <w:r>
              <w:rPr>
                <w:iCs/>
              </w:rPr>
              <w:t>Z. noltii</w:t>
            </w:r>
            <w:r>
              <w:t xml:space="preserve"> leaves during the HW experiment, showing the Control (Left) and Treatment (Right) measurements. The color indicates the progression along the experiment from the beginning (Day 1: Green), middle (Day 2: Yellow) and end (Day 3: Brown). A min-max standardization was applied to each individual spectrum.</w:t>
            </w:r>
          </w:p>
        </w:tc>
        <w:bookmarkEnd w:id="233"/>
      </w:tr>
    </w:tbl>
    <w:p w14:paraId="7EC0F0FE" w14:textId="77777777" w:rsidR="00C7151A" w:rsidRDefault="00466AB9">
      <w:pPr>
        <w:pStyle w:val="Titre3"/>
      </w:pPr>
      <w:bookmarkStart w:id="235" w:name="heatwave-effect-on-radiometric-indices"/>
      <w:bookmarkEnd w:id="229"/>
      <w:bookmarkEnd w:id="234"/>
      <w:r>
        <w:t>3.1.2 Heatwave effect on radiometric indices</w:t>
      </w:r>
    </w:p>
    <w:p w14:paraId="4AEA42E0" w14:textId="77777777" w:rsidR="00C7151A" w:rsidRDefault="00466AB9" w:rsidP="004329BA">
      <w:pPr>
        <w:pStyle w:val="FirstParagraph"/>
      </w:pPr>
      <w:r>
        <w:t xml:space="preserve">All radiometric indices,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GLI and SHSI changed after the experimental heatwave (</w:t>
      </w:r>
      <w:hyperlink w:anchor="fig-Exp_Spectral_indices">
        <w:r>
          <w:rPr>
            <w:rStyle w:val="Lienhypertexte"/>
          </w:rPr>
          <w:t>Figure 7</w:t>
        </w:r>
      </w:hyperlink>
      <w:r>
        <w:t xml:space="preserve"> ; </w:t>
      </w:r>
      <w:hyperlink w:anchor="sec-AnnexeC">
        <w:r>
          <w:rPr>
            <w:rStyle w:val="Lienhypertexte"/>
          </w:rPr>
          <w:t>Section 6.3</w:t>
        </w:r>
      </w:hyperlink>
      <w:r>
        <w:t>).</w:t>
      </w:r>
    </w:p>
    <w:p w14:paraId="181455EE" w14:textId="77777777" w:rsidR="00C7151A" w:rsidRDefault="00466AB9" w:rsidP="004329BA">
      <w:pPr>
        <w:pStyle w:val="Corpsdetexte"/>
      </w:pPr>
      <w:r>
        <w:t xml:space="preserve">At the start of the experiment (day 1), the difference between Treatment and Control was not significant in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 (</w:t>
      </w:r>
      <w:hyperlink w:anchor="fig-Exp_Spectral_indices">
        <w:r>
          <w:rPr>
            <w:rStyle w:val="Lienhypertexte"/>
          </w:rPr>
          <w:t>Figure 7</w:t>
        </w:r>
      </w:hyperlink>
      <w:r>
        <w:t xml:space="preserve"> A, B &amp; C). During days 2 and 3 the radiometric indices all decreased significantly, with an overall decline of 68%, 31% and 54 for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w:t>
      </w:r>
    </w:p>
    <w:p w14:paraId="5F315B09" w14:textId="77777777" w:rsidR="00C7151A" w:rsidRDefault="00466AB9" w:rsidP="004329BA">
      <w:pPr>
        <w:pStyle w:val="Corpsdetexte"/>
      </w:pPr>
      <w:r>
        <w:t>Unlike the other metrics, the SHSI of the Treatment was on average % lower than that of the Control in day 1 (</w:t>
      </w:r>
      <w:hyperlink w:anchor="fig-Exp_Spectral_indices">
        <w:r>
          <w:rPr>
            <w:rStyle w:val="Lienhypertexte"/>
          </w:rPr>
          <w:t>Figure 7</w:t>
        </w:r>
      </w:hyperlink>
      <w:r>
        <w:t xml:space="preserve"> D). By day 2, the SHSI exhibited a rapid increase of approximately %, eventually reaching an overall rise of % by day 3.</w:t>
      </w:r>
    </w:p>
    <w:p w14:paraId="037E3E5E" w14:textId="77777777" w:rsidR="00C7151A" w:rsidRDefault="00466AB9" w:rsidP="004329BA">
      <w:pPr>
        <w:pStyle w:val="Corpsdetexte"/>
      </w:pPr>
      <w:r>
        <w:t>With a maximum deviation of %, SHSI emerges as the most sensitive index for detecting seagrass darkening. Consequently, only this index was considered for the next steps of the study.</w:t>
      </w:r>
    </w:p>
    <w:tbl>
      <w:tblPr>
        <w:tblStyle w:val="Table"/>
        <w:tblW w:w="5000" w:type="pct"/>
        <w:tblLayout w:type="fixed"/>
        <w:tblLook w:val="0000" w:firstRow="0" w:lastRow="0" w:firstColumn="0" w:lastColumn="0" w:noHBand="0" w:noVBand="0"/>
      </w:tblPr>
      <w:tblGrid>
        <w:gridCol w:w="9360"/>
      </w:tblGrid>
      <w:tr w:rsidR="00C7151A" w14:paraId="3376BC03" w14:textId="77777777">
        <w:tc>
          <w:tcPr>
            <w:tcW w:w="7920" w:type="dxa"/>
          </w:tcPr>
          <w:p w14:paraId="1D2B4450" w14:textId="77777777" w:rsidR="00C7151A" w:rsidRDefault="00C7151A" w:rsidP="004329BA">
            <w:pPr>
              <w:pStyle w:val="Compact"/>
              <w:pPrChange w:id="236" w:author="pierre gernez" w:date="2025-10-13T18:17:00Z">
                <w:pPr>
                  <w:pStyle w:val="Compact"/>
                  <w:jc w:val="center"/>
                </w:pPr>
              </w:pPrChange>
            </w:pPr>
            <w:bookmarkStart w:id="237" w:name="fig-Exp_Spectral_indices"/>
            <w:bookmarkStart w:id="238" w:name="cell-fig-Exp_Spectral_indices"/>
          </w:p>
          <w:p w14:paraId="1FE87254" w14:textId="77777777" w:rsidR="00C7151A" w:rsidRDefault="00466AB9">
            <w:pPr>
              <w:pStyle w:val="ImageCaption"/>
              <w:spacing w:before="200"/>
            </w:pPr>
            <w:r>
              <w:t>Figure 7: Comparison of spectral metrics for detecting reflectance changes of seagrass leaves after a HW. A: Relative difference between the Treatment and the Control over time for A) the second derivative at 665 nm B) the NDVI C) the GLI and D) the SHSI. Points indicate raw data, the line represents a GLM estimates, while the shaded area is the model’s 89 % confidence interval. The dashed lines represent no difference between the Control and the Treatment.</w:t>
            </w:r>
          </w:p>
        </w:tc>
        <w:bookmarkEnd w:id="237"/>
      </w:tr>
    </w:tbl>
    <w:bookmarkEnd w:id="238"/>
    <w:p w14:paraId="6D177B1B" w14:textId="77777777" w:rsidR="00C7151A" w:rsidRDefault="00466AB9" w:rsidP="004329BA">
      <w:pPr>
        <w:pStyle w:val="Corpsdetexte"/>
      </w:pPr>
      <w:r>
        <w:lastRenderedPageBreak/>
        <w:t>Looking at raw SHSI values revealed clear distinctions between the Control and Treatment groups (</w:t>
      </w:r>
      <w:hyperlink w:anchor="fig-SDI_over_Time">
        <w:r>
          <w:rPr>
            <w:rStyle w:val="Lienhypertexte"/>
          </w:rPr>
          <w:t>Figure 8</w:t>
        </w:r>
      </w:hyperlink>
      <w:r>
        <w:t xml:space="preserve"> A). On day 1, the SHSI of the Control and Treatment groups were comparable, with median values of -0.25 and -0.14, respectively. By the end of the experiment, seagrasses in the Treatment group exhibited a median SHSI of 0.22, consistent with their visibly darkened appearance. In contrast, the Control group retained a green appearance throughout the experiment, with a median SHSI of -0.12. A negative SHSI was considered indicative of non-impacted seagrasses, while a positive SHSI was used as a marker for impacted seagrasses.</w:t>
      </w:r>
    </w:p>
    <w:tbl>
      <w:tblPr>
        <w:tblStyle w:val="Table"/>
        <w:tblW w:w="5000" w:type="pct"/>
        <w:tblLayout w:type="fixed"/>
        <w:tblLook w:val="0000" w:firstRow="0" w:lastRow="0" w:firstColumn="0" w:lastColumn="0" w:noHBand="0" w:noVBand="0"/>
      </w:tblPr>
      <w:tblGrid>
        <w:gridCol w:w="9360"/>
      </w:tblGrid>
      <w:tr w:rsidR="00C7151A" w14:paraId="7AA2778B" w14:textId="77777777">
        <w:tc>
          <w:tcPr>
            <w:tcW w:w="7920" w:type="dxa"/>
          </w:tcPr>
          <w:p w14:paraId="38DAA79B" w14:textId="77777777" w:rsidR="00C7151A" w:rsidRDefault="00C7151A" w:rsidP="004329BA">
            <w:pPr>
              <w:pStyle w:val="Compact"/>
              <w:pPrChange w:id="239" w:author="pierre gernez" w:date="2025-10-13T18:17:00Z">
                <w:pPr>
                  <w:pStyle w:val="Compact"/>
                  <w:jc w:val="center"/>
                </w:pPr>
              </w:pPrChange>
            </w:pPr>
            <w:bookmarkStart w:id="240" w:name="fig-SDI_over_Time"/>
            <w:bookmarkStart w:id="241" w:name="cell-fig-SDI_over_Time"/>
          </w:p>
          <w:p w14:paraId="375CB542" w14:textId="77777777" w:rsidR="00C7151A" w:rsidRDefault="00466AB9">
            <w:pPr>
              <w:pStyle w:val="ImageCaption"/>
              <w:spacing w:before="200"/>
            </w:pPr>
            <w:r>
              <w:t xml:space="preserve">Figure 8: A - Median of the SHSI across experimental runs, on each day of the experiment. Error structure represent the 89 % confidence interval (Quantiles 0.055 and 0.945 for lower and upper ribbon, respectively). The green line shows values of the Control group while the orange line indicates values of the Treatment group. B - Changes in the relative SHSI estimated from Sentinel-2, before (1st of September 2021), during (6th of September 2021) and after (8th of October 2021) a HW in the seagrass meadow of Quiberon (South Brittany, France). The relative SHSI difference was calulated using the 1st of September as a reference. SHSI was calculated for two categories of Quadrat Points (QPs; </w:t>
            </w:r>
            <w:hyperlink w:anchor="fig-S2_comparison">
              <w:r>
                <w:rPr>
                  <w:rStyle w:val="Lienhypertexte"/>
                </w:rPr>
                <w:t>Figure 9</w:t>
              </w:r>
            </w:hyperlink>
            <w:r>
              <w:t>): unimpacted seagrass (green) and impacted seagrass (orange). Points represent the estimated value of the SHSI using a GLM, while the error bar represents the 89% confidence interval.</w:t>
            </w:r>
          </w:p>
        </w:tc>
        <w:bookmarkEnd w:id="240"/>
      </w:tr>
    </w:tbl>
    <w:p w14:paraId="45D11624" w14:textId="77777777" w:rsidR="00C7151A" w:rsidRDefault="00466AB9">
      <w:pPr>
        <w:pStyle w:val="Titre2"/>
      </w:pPr>
      <w:bookmarkStart w:id="242" w:name="X8f6520fb2cd603cd376acac4efc8d29f28e0a7a"/>
      <w:bookmarkEnd w:id="228"/>
      <w:bookmarkEnd w:id="235"/>
      <w:bookmarkEnd w:id="241"/>
      <w:r>
        <w:t>3.2 HW of September 2021 in Quiberon, South Brittany</w:t>
      </w:r>
    </w:p>
    <w:p w14:paraId="014B4CA8" w14:textId="77777777" w:rsidR="00C7151A" w:rsidRDefault="00466AB9">
      <w:pPr>
        <w:pStyle w:val="Titre3"/>
      </w:pPr>
      <w:bookmarkStart w:id="243" w:name="spectral-changes"/>
      <w:r>
        <w:t>3.2.1 Spectral changes</w:t>
      </w:r>
    </w:p>
    <w:p w14:paraId="40C879E3" w14:textId="77777777" w:rsidR="00C7151A" w:rsidRDefault="00466AB9" w:rsidP="004329BA">
      <w:pPr>
        <w:pStyle w:val="FirstParagraph"/>
      </w:pPr>
      <w:r>
        <w:t>Sentinel-2 images acquired the 1st and 6th of September 2021 were analysed to assess the short-term impact of a HW on seagrass leaves in South Brittany, France (</w:t>
      </w:r>
      <w:hyperlink w:anchor="fig-S2_comparison">
        <w:r>
          <w:rPr>
            <w:rStyle w:val="Lienhypertexte"/>
          </w:rPr>
          <w:t>Figure 9</w:t>
        </w:r>
      </w:hyperlink>
      <w:r>
        <w:t xml:space="preserve"> A and C). Both an AHW and a MHW occurred during the 2021 summer, from the 4th to the 7th and from the 3rd to the 8th of September, respectively (</w:t>
      </w:r>
      <w:hyperlink w:anchor="fig-S2_comparison">
        <w:r>
          <w:rPr>
            <w:rStyle w:val="Lienhypertexte"/>
          </w:rPr>
          <w:t>Figure 9</w:t>
        </w:r>
      </w:hyperlink>
      <w:r>
        <w:t xml:space="preserve"> B). Within just a few days, the temperature experienced a sharp increase, from 22.2 to 30.8°C in air, and from 17.7 to 19.3 °C in water</w:t>
      </w:r>
      <w:del w:id="244" w:author="pierre gernez" w:date="2025-10-13T18:31:00Z">
        <w:r w:rsidDel="005A129E">
          <w:delText xml:space="preserve"> temperature</w:delText>
        </w:r>
      </w:del>
      <w:r>
        <w:t>. During this period, the 90th percentile of the air temperature</w:t>
      </w:r>
      <w:del w:id="245" w:author="pierre gernez" w:date="2025-10-13T18:31:00Z">
        <w:r w:rsidDel="005A129E">
          <w:delText>s</w:delText>
        </w:r>
      </w:del>
      <w:r>
        <w:t xml:space="preserve"> was 25.3 °C and 18.8 °C for the water temperature. The air temperature </w:t>
      </w:r>
      <w:r>
        <w:lastRenderedPageBreak/>
        <w:t>anomaly of 9.9 °C classified the AHW as a strong event, whereas the 1.7 °C anomaly in water temperature classified the MHW as a moderate event.</w:t>
      </w:r>
    </w:p>
    <w:p w14:paraId="65F8BD6D" w14:textId="77777777" w:rsidR="00C7151A" w:rsidRDefault="00466AB9" w:rsidP="004329BA">
      <w:pPr>
        <w:pStyle w:val="Corpsdetexte"/>
      </w:pPr>
      <w:r>
        <w:t>Two days after the start of the AHW, the Sentinel-2 image from the 6th of September revealed patches of brown seagrass in the true-color composition (</w:t>
      </w:r>
      <w:hyperlink w:anchor="fig-S2_comparison">
        <w:r>
          <w:rPr>
            <w:rStyle w:val="Lienhypertexte"/>
          </w:rPr>
          <w:t>Figure 9</w:t>
        </w:r>
      </w:hyperlink>
      <w:r>
        <w:t xml:space="preserve"> C). Such brown patches were absent from the image from the 1st of September, taken before the HW began (</w:t>
      </w:r>
      <w:hyperlink w:anchor="fig-S2_comparison">
        <w:r>
          <w:rPr>
            <w:rStyle w:val="Lienhypertexte"/>
          </w:rPr>
          <w:t>Figure 9</w:t>
        </w:r>
      </w:hyperlink>
      <w:r>
        <w:t xml:space="preserve"> A). Before the HW, all QPs appeared green on the Sentinel-2 image, with similar reflectance spectra, typical of green seagrass leaves (</w:t>
      </w:r>
      <w:hyperlink w:anchor="fig-S2_comparison">
        <w:r>
          <w:rPr>
            <w:rStyle w:val="Lienhypertexte"/>
          </w:rPr>
          <w:t>Figure 9</w:t>
        </w:r>
      </w:hyperlink>
      <w:r>
        <w:t xml:space="preserve"> A and D). Their reflectance spectra showed a peak at 560 nm (in the green part of the spectra), low values at 665 nm and a high infrared plateau (&gt; 705 nm). However, on the 6th of September, QPs classified as impacted during the field campaign, showed significant differences in their reflectance spectral shape compared to unimpacted QPs (</w:t>
      </w:r>
      <w:hyperlink w:anchor="fig-S2_comparison">
        <w:r>
          <w:rPr>
            <w:rStyle w:val="Lienhypertexte"/>
          </w:rPr>
          <w:t>Figure 9</w:t>
        </w:r>
      </w:hyperlink>
      <w:r>
        <w:t xml:space="preserve"> C and E). The reflectance spectra of brown seagrass were characterized by the loss of the reflectance peak at 560 nm and a decrease in the infrared plateau, which was replaced by a steadily increasing slope up to 940 nm. The darkening of large seagrass patches could also be observed in the true color composition (</w:t>
      </w:r>
      <w:hyperlink w:anchor="fig-S2_comparison">
        <w:r>
          <w:rPr>
            <w:rStyle w:val="Lienhypertexte"/>
          </w:rPr>
          <w:t>Figure 9</w:t>
        </w:r>
      </w:hyperlink>
      <w:r>
        <w:t xml:space="preserve"> C)</w:t>
      </w:r>
    </w:p>
    <w:tbl>
      <w:tblPr>
        <w:tblStyle w:val="Table"/>
        <w:tblW w:w="5000" w:type="pct"/>
        <w:tblLayout w:type="fixed"/>
        <w:tblLook w:val="0000" w:firstRow="0" w:lastRow="0" w:firstColumn="0" w:lastColumn="0" w:noHBand="0" w:noVBand="0"/>
      </w:tblPr>
      <w:tblGrid>
        <w:gridCol w:w="9360"/>
      </w:tblGrid>
      <w:tr w:rsidR="00C7151A" w14:paraId="2F721A30" w14:textId="77777777">
        <w:tc>
          <w:tcPr>
            <w:tcW w:w="7920" w:type="dxa"/>
          </w:tcPr>
          <w:p w14:paraId="1287DA3D" w14:textId="77777777" w:rsidR="00C7151A" w:rsidRDefault="00C7151A" w:rsidP="004329BA">
            <w:pPr>
              <w:pStyle w:val="Compact"/>
              <w:pPrChange w:id="246" w:author="pierre gernez" w:date="2025-10-13T18:17:00Z">
                <w:pPr>
                  <w:pStyle w:val="Compact"/>
                  <w:jc w:val="center"/>
                </w:pPr>
              </w:pPrChange>
            </w:pPr>
            <w:bookmarkStart w:id="247" w:name="fig-S2_comparison"/>
            <w:bookmarkStart w:id="248" w:name="cell-fig-S2_comparison"/>
          </w:p>
          <w:p w14:paraId="00CC0F42" w14:textId="77777777" w:rsidR="00C7151A" w:rsidRDefault="00466AB9">
            <w:pPr>
              <w:pStyle w:val="ImageCaption"/>
              <w:spacing w:before="200"/>
            </w:pPr>
            <w:r>
              <w:t>Figure 9: Intertidal seagrass meadow in South Brittany (France) observed before and during a heatwave (HW). A: RGB color composition of the Sentinel-2 image of the 1st of September 2021 before the HW; C: RGB color composition of the Sentinel-2 image of the 6th of September 2021 on the second day of a strong AHW. The circles correspond to QPs collected on the 10th of September 2021, with unimpacted seagrass in green and impacted seagrass in orange; B: Detection of HW events based on both Air Temperature and Sea Surface Temperature (SST). The solid line represents the daily average temperature, while the dashed line indicates the 90th percentile of the climatology. Coloured areas identify HWs (marine in blue and atmospherical in red). The two vertical dashed lines represent the acquisition dates of the two Sentinel-2 images (01-09-2021 and 06-09-2021); D: Sentinel-2 reflectance of seagrass leaves before the HW for both categories of QPs; E: Sentinel-2 reflectance of seagrass leaves during the HW for both categories of QPs. Average spectral signatures were obtained in areas where QPs corresponded to green and brown seagrasses leaves (green and orange circles, respectively) as identified during the field survey. The shaded areas around the reflectance spectra represent the standard deviation.</w:t>
            </w:r>
          </w:p>
        </w:tc>
        <w:bookmarkEnd w:id="247"/>
      </w:tr>
    </w:tbl>
    <w:p w14:paraId="47637AA8" w14:textId="77777777" w:rsidR="00C7151A" w:rsidRDefault="00466AB9">
      <w:pPr>
        <w:pStyle w:val="Titre3"/>
      </w:pPr>
      <w:bookmarkStart w:id="249" w:name="shsi-metric-applied-to-sentinel-2"/>
      <w:bookmarkEnd w:id="243"/>
      <w:bookmarkEnd w:id="248"/>
      <w:r>
        <w:lastRenderedPageBreak/>
        <w:t>3.2.2 SHSI metric applied to Sentinel-2</w:t>
      </w:r>
    </w:p>
    <w:p w14:paraId="4E654E7E" w14:textId="77777777" w:rsidR="00C7151A" w:rsidRDefault="00466AB9" w:rsidP="004329BA">
      <w:pPr>
        <w:pStyle w:val="FirstParagraph"/>
      </w:pPr>
      <w:r>
        <w:t xml:space="preserve">Using Sentinel-2 data and the QPs, SHSI of green seagrass areas that appeared unimpacted by the HW (Unimpacted QPs ; </w:t>
      </w:r>
      <w:hyperlink w:anchor="fig-S2_comparison">
        <w:r>
          <w:rPr>
            <w:rStyle w:val="Lienhypertexte"/>
          </w:rPr>
          <w:t>Figure 9</w:t>
        </w:r>
      </w:hyperlink>
      <w:r>
        <w:t xml:space="preserve"> C), remained negative between the 1st and the 6th of September (</w:t>
      </w:r>
      <w:hyperlink w:anchor="fig-SDI_over_Time">
        <w:r>
          <w:rPr>
            <w:rStyle w:val="Lienhypertexte"/>
          </w:rPr>
          <w:t>Figure 8</w:t>
        </w:r>
      </w:hyperlink>
      <w:r>
        <w:t xml:space="preserve"> B). In contrast, seagrass impacted by the HW that turned brown (Impacted QPs ; </w:t>
      </w:r>
      <w:hyperlink w:anchor="fig-S2_comparison">
        <w:r>
          <w:rPr>
            <w:rStyle w:val="Lienhypertexte"/>
          </w:rPr>
          <w:t>Figure 9</w:t>
        </w:r>
      </w:hyperlink>
      <w:r>
        <w:t xml:space="preserve"> C) exhibited significant SHSI changes, with values becoming positive on the 6th of September (</w:t>
      </w:r>
      <w:hyperlink w:anchor="fig-SDI_over_Time">
        <w:r>
          <w:rPr>
            <w:rStyle w:val="Lienhypertexte"/>
          </w:rPr>
          <w:t>Figure 8</w:t>
        </w:r>
      </w:hyperlink>
      <w:r>
        <w:t xml:space="preserve"> B). One month after the event, on the 8th of October 2021, the SHSI of unimpacted seagrass had remained negative. Regarding impacted seagrass, one month after the event, the SHSI decreased to values comparable to those of unimpacted seagrass.</w:t>
      </w:r>
    </w:p>
    <w:p w14:paraId="1F8116A3" w14:textId="77777777" w:rsidR="00C7151A" w:rsidRDefault="00466AB9" w:rsidP="004329BA">
      <w:pPr>
        <w:pStyle w:val="Corpsdetexte"/>
      </w:pPr>
      <w:r>
        <w:t>Using the SHSI (</w:t>
      </w:r>
      <w:hyperlink w:anchor="eq-SDI">
        <w:r>
          <w:rPr>
            <w:rStyle w:val="Lienhypertexte"/>
          </w:rPr>
          <w:t>Equation 3</w:t>
        </w:r>
      </w:hyperlink>
      <w:r>
        <w:t>), we detected large darkened seagrass patches in the meadow on 6th of September (</w:t>
      </w:r>
      <w:hyperlink w:anchor="fig-Map_darkening_Bathy">
        <w:r>
          <w:rPr>
            <w:rStyle w:val="Lienhypertexte"/>
          </w:rPr>
          <w:t>Figure 10</w:t>
        </w:r>
      </w:hyperlink>
      <w:r>
        <w:t>). A total of 26.9 hectares of seagrass turned brown between 1st and 6th of September. The largest brown patch covered nearly 8 hectares. Overall, 24 % of the total seagrass meadow area showed signs of darkening between 1st and 6th of September. Comparing the spatial distribution of darkened patches with the site’s topography revealed that 94.6 % of darkened areas were located above a bathymetric level of 3.9 meters (</w:t>
      </w:r>
      <w:hyperlink w:anchor="fig-Map_darkening_Bathy">
        <w:r>
          <w:rPr>
            <w:rStyle w:val="Lienhypertexte"/>
          </w:rPr>
          <w:t>Figure 10</w:t>
        </w:r>
      </w:hyperlink>
      <w:r>
        <w:t>, A and B). One month later, on 8th of October, the previously darkened areas appeared to have regained their green coloration (</w:t>
      </w:r>
      <w:hyperlink w:anchor="fig-Map_darkening_Bathy">
        <w:r>
          <w:rPr>
            <w:rStyle w:val="Lienhypertexte"/>
          </w:rPr>
          <w:t>Figure 10</w:t>
        </w:r>
      </w:hyperlink>
      <w:r>
        <w:t xml:space="preserve"> C).</w:t>
      </w:r>
    </w:p>
    <w:tbl>
      <w:tblPr>
        <w:tblStyle w:val="Table"/>
        <w:tblW w:w="5000" w:type="pct"/>
        <w:tblLayout w:type="fixed"/>
        <w:tblLook w:val="0000" w:firstRow="0" w:lastRow="0" w:firstColumn="0" w:lastColumn="0" w:noHBand="0" w:noVBand="0"/>
      </w:tblPr>
      <w:tblGrid>
        <w:gridCol w:w="9360"/>
      </w:tblGrid>
      <w:tr w:rsidR="00C7151A" w14:paraId="06D53941" w14:textId="77777777">
        <w:tc>
          <w:tcPr>
            <w:tcW w:w="7920" w:type="dxa"/>
          </w:tcPr>
          <w:p w14:paraId="364E1D0B" w14:textId="77777777" w:rsidR="00C7151A" w:rsidRDefault="00C7151A" w:rsidP="004329BA">
            <w:pPr>
              <w:pStyle w:val="Compact"/>
              <w:pPrChange w:id="250" w:author="pierre gernez" w:date="2025-10-13T18:17:00Z">
                <w:pPr>
                  <w:pStyle w:val="Compact"/>
                  <w:jc w:val="center"/>
                </w:pPr>
              </w:pPrChange>
            </w:pPr>
            <w:bookmarkStart w:id="251" w:name="fig-Map_darkening_Bathy"/>
            <w:bookmarkStart w:id="252" w:name="cell-fig-Map_darkening_Bathy"/>
          </w:p>
          <w:p w14:paraId="6DBD00D1" w14:textId="77777777" w:rsidR="00C7151A" w:rsidRDefault="00466AB9">
            <w:pPr>
              <w:pStyle w:val="ImageCaption"/>
              <w:spacing w:before="200"/>
            </w:pPr>
            <w:r>
              <w:t>Figure 10: Sentinel-2 color composition of the seagrass meadow of Quiberon, South Brittany, France, Before (A ; 1st of September 2021), During (B ; 6th of September 2021) and After (C ; 8th of October 2021) the HW and SHSI applied to the same Sentinel-2 images Before (D), During (E) and After (F) the HW.</w:t>
            </w:r>
          </w:p>
        </w:tc>
        <w:bookmarkEnd w:id="251"/>
      </w:tr>
    </w:tbl>
    <w:bookmarkEnd w:id="252"/>
    <w:p w14:paraId="3D0238AC" w14:textId="77777777" w:rsidR="00C7151A" w:rsidRDefault="00466AB9" w:rsidP="004329BA">
      <w:pPr>
        <w:pStyle w:val="Corpsdetexte"/>
      </w:pPr>
      <w:r>
        <w:t>Additionally, there was a clear relationship between seagrass emersion time and seagrass darkening (</w:t>
      </w:r>
      <w:hyperlink w:anchor="fig-GAM_Emersion">
        <w:r>
          <w:rPr>
            <w:rStyle w:val="Lienhypertexte"/>
          </w:rPr>
          <w:t>Figure 11</w:t>
        </w:r>
      </w:hyperlink>
      <w:r>
        <w:t xml:space="preserve">; </w:t>
      </w:r>
      <w:hyperlink w:anchor="sec-AnnexeD">
        <w:r>
          <w:rPr>
            <w:rStyle w:val="Lienhypertexte"/>
          </w:rPr>
          <w:t>Section 6.4</w:t>
        </w:r>
      </w:hyperlink>
      <w:r>
        <w:t>). Before the heatwave event, no clear relationship was observed between emersion time and SHSI values (</w:t>
      </w:r>
      <w:hyperlink w:anchor="fig-GAM_Emersion">
        <w:r>
          <w:rPr>
            <w:rStyle w:val="Lienhypertexte"/>
          </w:rPr>
          <w:t>Figure 11</w:t>
        </w:r>
      </w:hyperlink>
      <w:r>
        <w:t xml:space="preserve"> A), with more than 98% of pixels exhibiting negative SHSI values. In contrast, during the </w:t>
      </w:r>
      <w:r>
        <w:lastRenderedPageBreak/>
        <w:t>heatwave, SHSI values increased sharply beyond an emersion duration of approximately 13 h 19 min per day (</w:t>
      </w:r>
      <w:hyperlink w:anchor="fig-GAM_Emersion">
        <w:r>
          <w:rPr>
            <w:rStyle w:val="Lienhypertexte"/>
          </w:rPr>
          <w:t>Figure 11</w:t>
        </w:r>
      </w:hyperlink>
      <w:r>
        <w:t xml:space="preserve"> B). More than 88% of the pixels that were exposed for more than 13 h 19 min per day displayed positive SHSI values during the event.</w:t>
      </w:r>
    </w:p>
    <w:tbl>
      <w:tblPr>
        <w:tblStyle w:val="Table"/>
        <w:tblW w:w="5000" w:type="pct"/>
        <w:tblLayout w:type="fixed"/>
        <w:tblLook w:val="0000" w:firstRow="0" w:lastRow="0" w:firstColumn="0" w:lastColumn="0" w:noHBand="0" w:noVBand="0"/>
      </w:tblPr>
      <w:tblGrid>
        <w:gridCol w:w="9360"/>
      </w:tblGrid>
      <w:tr w:rsidR="00C7151A" w14:paraId="5FDCA455" w14:textId="77777777">
        <w:tc>
          <w:tcPr>
            <w:tcW w:w="7920" w:type="dxa"/>
          </w:tcPr>
          <w:p w14:paraId="1944F1F5" w14:textId="77777777" w:rsidR="00C7151A" w:rsidRDefault="00C7151A" w:rsidP="004329BA">
            <w:pPr>
              <w:pStyle w:val="Compact"/>
              <w:pPrChange w:id="253" w:author="pierre gernez" w:date="2025-10-13T18:17:00Z">
                <w:pPr>
                  <w:pStyle w:val="Compact"/>
                  <w:jc w:val="center"/>
                </w:pPr>
              </w:pPrChange>
            </w:pPr>
            <w:bookmarkStart w:id="254" w:name="fig-GAM_Emersion"/>
            <w:bookmarkStart w:id="255" w:name="cell-fig-GAM_Emersion"/>
          </w:p>
          <w:p w14:paraId="050304D2" w14:textId="77777777" w:rsidR="00C7151A" w:rsidRDefault="00466AB9">
            <w:pPr>
              <w:pStyle w:val="ImageCaption"/>
              <w:spacing w:before="200"/>
            </w:pPr>
            <w:r>
              <w:t>Figure 11: Relationship between the Seagrass Heat Shock Index (SHSI) and daily emersion time before (A) and during (B) the heatwave event. Each faded point in panels (A) and (B) represents a single pixel. (C) Sentinel-2 RGB composition acquired on 6 September 2021, during the heatwave. Red polygons indicate areas exposed to air for more than 13 h 19 min per day.</w:t>
            </w:r>
          </w:p>
        </w:tc>
        <w:bookmarkEnd w:id="254"/>
      </w:tr>
    </w:tbl>
    <w:p w14:paraId="2E994BFD" w14:textId="77777777" w:rsidR="00C7151A" w:rsidRDefault="00466AB9">
      <w:pPr>
        <w:pStyle w:val="Titre1"/>
      </w:pPr>
      <w:bookmarkStart w:id="256" w:name="discussion"/>
      <w:bookmarkEnd w:id="227"/>
      <w:bookmarkEnd w:id="242"/>
      <w:bookmarkEnd w:id="249"/>
      <w:bookmarkEnd w:id="255"/>
      <w:r>
        <w:t>4. Discussion</w:t>
      </w:r>
    </w:p>
    <w:p w14:paraId="4A04ED18" w14:textId="77777777" w:rsidR="00C7151A" w:rsidRDefault="00466AB9">
      <w:pPr>
        <w:pStyle w:val="Titre2"/>
      </w:pPr>
      <w:bookmarkStart w:id="257" w:name="X16d48a04c39b0b1ca1426d1423e4a90e62f42c5"/>
      <w:r>
        <w:t xml:space="preserve">4.1 Effect of heatwaves on </w:t>
      </w:r>
      <w:r>
        <w:rPr>
          <w:i/>
          <w:iCs/>
        </w:rPr>
        <w:t>Zostera noltii</w:t>
      </w:r>
      <w:r>
        <w:t xml:space="preserve"> reflectance</w:t>
      </w:r>
    </w:p>
    <w:p w14:paraId="3A0896CC" w14:textId="77777777" w:rsidR="00C7151A" w:rsidRDefault="00466AB9" w:rsidP="004329BA">
      <w:pPr>
        <w:pStyle w:val="FirstParagraph"/>
      </w:pPr>
      <w:r>
        <w:t xml:space="preserve">This study explored the dual effect of MHWs and AHWs on </w:t>
      </w:r>
      <w:ins w:id="258" w:author="pierre gernez" w:date="2025-10-13T18:52:00Z">
        <w:r w:rsidR="00416010">
          <w:t xml:space="preserve">the </w:t>
        </w:r>
      </w:ins>
      <w:r>
        <w:t>spectral reflectance of intertidal seagrass</w:t>
      </w:r>
      <w:del w:id="259" w:author="pierre gernez" w:date="2025-10-13T18:52:00Z">
        <w:r w:rsidDel="00416010">
          <w:delText>es</w:delText>
        </w:r>
      </w:del>
      <w:r>
        <w:t xml:space="preserve">. Significant changes in </w:t>
      </w:r>
      <w:del w:id="260" w:author="pierre gernez" w:date="2025-10-13T18:53:00Z">
        <w:r w:rsidDel="00416010">
          <w:delText xml:space="preserve">the </w:delText>
        </w:r>
      </w:del>
      <w:ins w:id="261" w:author="pierre gernez" w:date="2025-10-13T18:53:00Z">
        <w:r w:rsidR="00416010">
          <w:t>seagrass</w:t>
        </w:r>
        <w:r w:rsidR="00416010">
          <w:t xml:space="preserve"> </w:t>
        </w:r>
      </w:ins>
      <w:r>
        <w:t xml:space="preserve">reflectance </w:t>
      </w:r>
      <w:del w:id="262" w:author="pierre gernez" w:date="2025-10-13T18:53:00Z">
        <w:r w:rsidDel="00416010">
          <w:delText xml:space="preserve">of seagrasses </w:delText>
        </w:r>
      </w:del>
      <w:r>
        <w:t xml:space="preserve">exposed to HWs were observed both in field measurements and the laboratory experiment. Effects were drops </w:t>
      </w:r>
      <w:del w:id="263" w:author="pierre gernez" w:date="2025-10-13T18:54:00Z">
        <w:r w:rsidDel="00416010">
          <w:delText xml:space="preserve">of </w:delText>
        </w:r>
      </w:del>
      <w:ins w:id="264" w:author="pierre gernez" w:date="2025-10-13T18:54:00Z">
        <w:r w:rsidR="00416010">
          <w:t>in</w:t>
        </w:r>
        <w:r w:rsidR="00416010">
          <w:t xml:space="preserve"> </w:t>
        </w:r>
      </w:ins>
      <w:r>
        <w:t xml:space="preserve">reflectance around 560 </w:t>
      </w:r>
      <w:del w:id="265" w:author="pierre gernez" w:date="2025-10-13T18:53:00Z">
        <w:r w:rsidDel="00416010">
          <w:delText xml:space="preserve">nm </w:delText>
        </w:r>
      </w:del>
      <w:r>
        <w:t xml:space="preserve">and </w:t>
      </w:r>
      <w:del w:id="266" w:author="pierre gernez" w:date="2025-10-13T18:53:00Z">
        <w:r w:rsidDel="00416010">
          <w:delText xml:space="preserve">around </w:delText>
        </w:r>
      </w:del>
      <w:r>
        <w:t>740 nm (</w:t>
      </w:r>
      <w:hyperlink w:anchor="fig-Exp_Spectral_indices">
        <w:r>
          <w:rPr>
            <w:rStyle w:val="Lienhypertexte"/>
          </w:rPr>
          <w:t>Figure 7</w:t>
        </w:r>
      </w:hyperlink>
      <w:r>
        <w:t>)</w:t>
      </w:r>
      <w:ins w:id="267" w:author="pierre gernez" w:date="2025-10-13T18:54:00Z">
        <w:r w:rsidR="00416010">
          <w:t>,</w:t>
        </w:r>
      </w:ins>
      <w:r>
        <w:t xml:space="preserve"> </w:t>
      </w:r>
      <w:del w:id="268" w:author="pierre gernez" w:date="2025-10-13T18:55:00Z">
        <w:r w:rsidDel="00416010">
          <w:delText>and of</w:delText>
        </w:r>
      </w:del>
      <w:ins w:id="269" w:author="pierre gernez" w:date="2025-10-13T18:55:00Z">
        <w:r w:rsidR="00416010">
          <w:t>as well as drops in</w:t>
        </w:r>
      </w:ins>
      <w:r>
        <w:t xml:space="preserve"> the second derivative at 665 nm (R’’665), </w:t>
      </w:r>
      <w:ins w:id="270" w:author="pierre gernez" w:date="2025-10-13T18:55:00Z">
        <w:r w:rsidR="00416010">
          <w:t xml:space="preserve">and in the </w:t>
        </w:r>
      </w:ins>
      <w:r>
        <w:t>NDVI</w:t>
      </w:r>
      <w:del w:id="271" w:author="pierre gernez" w:date="2025-10-13T18:55:00Z">
        <w:r w:rsidDel="00416010">
          <w:delText>,</w:delText>
        </w:r>
      </w:del>
      <w:r>
        <w:t xml:space="preserve"> and GLI (</w:t>
      </w:r>
      <w:hyperlink w:anchor="fig-Exp_Spectral_indices">
        <w:r>
          <w:rPr>
            <w:rStyle w:val="Lienhypertexte"/>
          </w:rPr>
          <w:t>Figure 7</w:t>
        </w:r>
      </w:hyperlink>
      <w:r>
        <w:t xml:space="preserve"> A, B &amp; C)</w:t>
      </w:r>
      <w:commentRangeStart w:id="272"/>
      <w:del w:id="273" w:author="pierre gernez" w:date="2025-10-13T18:55:00Z">
        <w:r w:rsidDel="00416010">
          <w:delText xml:space="preserve"> indexes</w:delText>
        </w:r>
      </w:del>
      <w:commentRangeEnd w:id="272"/>
      <w:r w:rsidR="00416010">
        <w:rPr>
          <w:rStyle w:val="Marquedecommentaire"/>
        </w:rPr>
        <w:commentReference w:id="272"/>
      </w:r>
      <w:r>
        <w:t xml:space="preserve">. By contrast, </w:t>
      </w:r>
      <w:ins w:id="274" w:author="pierre gernez" w:date="2025-10-13T18:56:00Z">
        <w:r w:rsidR="00416010">
          <w:t xml:space="preserve">the </w:t>
        </w:r>
      </w:ins>
      <w:r>
        <w:t>SHSI showed a marked increase, reaching up to 600% for some samples by day 3 (</w:t>
      </w:r>
      <w:hyperlink w:anchor="fig-Exp_Spectral_indices">
        <w:r>
          <w:rPr>
            <w:rStyle w:val="Lienhypertexte"/>
          </w:rPr>
          <w:t>Figure 7</w:t>
        </w:r>
      </w:hyperlink>
      <w:r>
        <w:t xml:space="preserve"> D), which demonstrated its sensitivity at quantifying seagrass darkening. These changes suggest a progressive reduction in photosynthetic activity as well as potential structural or physiological changes to the leaves, such as degraded pigmentation or altered light absorption. Moreover, we observed a considerable decrease in </w:t>
      </w:r>
      <w:del w:id="275" w:author="pierre gernez" w:date="2025-10-13T18:56:00Z">
        <w:r w:rsidDel="00416010">
          <w:delText xml:space="preserve">the </w:delText>
        </w:r>
      </w:del>
      <w:r>
        <w:t>reflectance in the NIR region (</w:t>
      </w:r>
      <w:commentRangeStart w:id="276"/>
      <w:r>
        <w:t xml:space="preserve">700 - </w:t>
      </w:r>
      <w:del w:id="277" w:author="pierre gernez" w:date="2025-10-13T18:58:00Z">
        <w:r w:rsidDel="00416010">
          <w:delText xml:space="preserve">1300 </w:delText>
        </w:r>
      </w:del>
      <w:ins w:id="278" w:author="pierre gernez" w:date="2025-10-13T18:58:00Z">
        <w:r w:rsidR="00416010">
          <w:t>9</w:t>
        </w:r>
        <w:r w:rsidR="00416010">
          <w:t xml:space="preserve">00 </w:t>
        </w:r>
      </w:ins>
      <w:r>
        <w:t>nm</w:t>
      </w:r>
      <w:commentRangeEnd w:id="276"/>
      <w:r w:rsidR="00416010">
        <w:rPr>
          <w:rStyle w:val="Marquedecommentaire"/>
        </w:rPr>
        <w:commentReference w:id="276"/>
      </w:r>
      <w:r>
        <w:t xml:space="preserve">) in stressed plants, which is </w:t>
      </w:r>
      <w:del w:id="279" w:author="pierre gernez" w:date="2025-10-13T18:58:00Z">
        <w:r w:rsidDel="00416010">
          <w:delText xml:space="preserve">mainly </w:delText>
        </w:r>
      </w:del>
      <w:ins w:id="280" w:author="pierre gernez" w:date="2025-10-13T18:58:00Z">
        <w:r w:rsidR="00416010">
          <w:t>likel</w:t>
        </w:r>
        <w:r w:rsidR="00416010">
          <w:t xml:space="preserve">y </w:t>
        </w:r>
      </w:ins>
      <w:r>
        <w:t xml:space="preserve">related with the destruction of the membranes (chloroplasts, thylakoids, cell walls) due to thermal oxidative stress, and the consequent decrease of light scattering through the leaf surface (Knipling, 1970). The leaf darkening observed in plants subjected to thermal stress was </w:t>
      </w:r>
      <w:r>
        <w:lastRenderedPageBreak/>
        <w:t>mainly explained by the oxidation of phenolic compounds by the enzyme polyphenol oxidase and with a damage of the photosynthetic apparatus (Allakhverdiev et al., 2008). High temperatures destabilize chloroplasts membranes, disrupting photosystem II and impairing recovery of photosynthetic function. As chlorophyll-a degrades, the ratio of pigments shifts, with pigments like carotenoids becoming more prominent (Dascaliuc et al., 2007; Jones and Clayton-Greene, 1992). These processes can eventually result in growth impairment and plant death.</w:t>
      </w:r>
    </w:p>
    <w:p w14:paraId="768DEB38" w14:textId="77777777" w:rsidR="00C7151A" w:rsidRDefault="00466AB9" w:rsidP="004329BA">
      <w:pPr>
        <w:pStyle w:val="Corpsdetexte"/>
      </w:pPr>
      <w:r>
        <w:t>The Seagrass Heat Shock Index (</w:t>
      </w:r>
      <w:hyperlink w:anchor="eq-SDI">
        <w:r>
          <w:rPr>
            <w:rStyle w:val="Lienhypertexte"/>
          </w:rPr>
          <w:t>Equation 3</w:t>
        </w:r>
      </w:hyperlink>
      <w:r>
        <w:t xml:space="preserve">) developed in this study makes it possible to detect reductions in the green and the Red-Edge regions caused by thermal stress using only </w:t>
      </w:r>
      <w:del w:id="281" w:author="pierre gernez" w:date="2025-10-13T18:59:00Z">
        <w:r w:rsidDel="00416010">
          <w:delText xml:space="preserve">three </w:delText>
        </w:r>
      </w:del>
      <w:ins w:id="282" w:author="pierre gernez" w:date="2025-10-13T18:59:00Z">
        <w:r w:rsidR="00416010">
          <w:t>four</w:t>
        </w:r>
        <w:r w:rsidR="00416010">
          <w:t xml:space="preserve"> </w:t>
        </w:r>
      </w:ins>
      <w:r>
        <w:t>reflectance bands (</w:t>
      </w:r>
      <w:ins w:id="283" w:author="pierre gernez" w:date="2025-10-13T18:59:00Z">
        <w:r w:rsidR="00416010">
          <w:t xml:space="preserve">490, </w:t>
        </w:r>
      </w:ins>
      <w:r>
        <w:t>560</w:t>
      </w:r>
      <w:ins w:id="284" w:author="pierre gernez" w:date="2025-10-13T18:59:00Z">
        <w:r w:rsidR="00416010">
          <w:t>,</w:t>
        </w:r>
      </w:ins>
      <w:r>
        <w:t xml:space="preserve"> 740 and 840 nm). These spectral bands are available in current (i.e</w:t>
      </w:r>
      <w:commentRangeStart w:id="285"/>
      <w:r>
        <w:t xml:space="preserve">. Sentinel-2, Pleiades-Neo, WorldView-3, </w:t>
      </w:r>
      <w:proofErr w:type="spellStart"/>
      <w:r>
        <w:t>SkySat</w:t>
      </w:r>
      <w:proofErr w:type="spellEnd"/>
      <w:r>
        <w:t>, and GeoSat-2</w:t>
      </w:r>
      <w:commentRangeEnd w:id="285"/>
      <w:r w:rsidR="00416010">
        <w:rPr>
          <w:rStyle w:val="Marquedecommentaire"/>
        </w:rPr>
        <w:commentReference w:id="285"/>
      </w:r>
      <w:r>
        <w:t>) and future multi-spectral missions (i.e. Sentinel-2 Next Generation and Landsat Next), opening new perspectives for the detection and monitoring of heatwave effects on intertidal seagrass. As shown in the next se</w:t>
      </w:r>
      <w:bookmarkStart w:id="286" w:name="_GoBack"/>
      <w:bookmarkEnd w:id="286"/>
      <w:r>
        <w:t xml:space="preserve">ction, </w:t>
      </w:r>
      <w:ins w:id="287" w:author="pierre gernez" w:date="2025-10-13T19:01:00Z">
        <w:r w:rsidR="00416010">
          <w:t xml:space="preserve">the </w:t>
        </w:r>
      </w:ins>
      <w:r>
        <w:t>SHSI can be used to assess the extent and severity of darkening events across intertidal seagrass meadows from high resolution satellite images.</w:t>
      </w:r>
    </w:p>
    <w:p w14:paraId="3D85BEC0" w14:textId="77777777" w:rsidR="00C7151A" w:rsidRDefault="00466AB9">
      <w:pPr>
        <w:pStyle w:val="Titre2"/>
      </w:pPr>
      <w:bookmarkStart w:id="288" w:name="X9241c7e1de5a94cee1951b46be3852b40e2741d"/>
      <w:bookmarkEnd w:id="257"/>
      <w:r>
        <w:t>4.2 Satellite observations of HW effects on intertidal seagrass</w:t>
      </w:r>
    </w:p>
    <w:p w14:paraId="4EF3ABE2" w14:textId="77777777" w:rsidR="00C7151A" w:rsidRDefault="00466AB9" w:rsidP="004329BA">
      <w:pPr>
        <w:pStyle w:val="FirstParagraph"/>
      </w:pPr>
      <w:r>
        <w:t xml:space="preserve">Using our new Seagrass Heat Shock Index, Sentinel-2 images acquired before, during, and after a HW event made it possible to detect seagrass leaf darkening at high spatial resolution, as well as to describe the spatial distribution of the heatwave impact over the whole meadow. The analyse of satellite images in Quiberon Bay during the 2021 HW revealed that most of the meadow darkening took place in the upper intertidal area, where plants were exposed to air for more than 13h hours per day, while no significant darkening was observed in the lower intertidal zone. This contrasted with the experiment, in which seagrasses were exposed to a symmetric tidal cycle, spending equal amounts of time submerged and exposed to air. However, in the field, this </w:t>
      </w:r>
      <w:r>
        <w:lastRenderedPageBreak/>
        <w:t xml:space="preserve">configuration occurs only in meadows located at hydrographic zero height (mean sea level). Thus, under the same atmospheric temperatures, bathymetry, and therefore, exposure times will modulate the stress effects observed, as seagrasses located lower in the intertidal may be more resistant to HWs than those in upper fringes. Field observations further revealed that leaf detachment began after the heatwave, causing an apparent decline in seagrass density at the upper intertidal. </w:t>
      </w:r>
      <w:r>
        <w:rPr>
          <w:i/>
          <w:iCs/>
        </w:rPr>
        <w:t>Zostera noltii</w:t>
      </w:r>
      <w:r>
        <w:t>, as a species inhabiting the intertidal zone and regularly exposed to air, has developed adaptations to minimize hydric stress, such as its narrow leaves, which help reduce water loss during air exposure periods (Cabaço et al., 2009). Nonetheless, if plants at the upper subtidal are exposed to intense heating and irradiance for prolonged periods, these mechanisms may not be able to prevent degradation of photosynthetic pigments, decreases in photosynthetic capacity and tissue degradation.</w:t>
      </w:r>
    </w:p>
    <w:p w14:paraId="7515D8A9" w14:textId="77777777" w:rsidR="00C7151A" w:rsidRDefault="00466AB9" w:rsidP="004329BA">
      <w:pPr>
        <w:pStyle w:val="Corpsdetexte"/>
      </w:pPr>
      <w:r>
        <w:t>During the HW, Sentinel-2 imagery indicated that impacted seagrass patches (i.e., areas exhibiting seagrass darkening) experienced a sharp decline in NDVI. Moreover, the Sentinel-2 image acquired one month after the HW showed that the NDVI of impacted seagrass patches had not recovered to its initial level (</w:t>
      </w:r>
      <w:hyperlink w:anchor="fig-SDI_over_Time">
        <w:r>
          <w:rPr>
            <w:rStyle w:val="Lienhypertexte"/>
          </w:rPr>
          <w:t>Figure 8</w:t>
        </w:r>
      </w:hyperlink>
      <w:r>
        <w:t xml:space="preserve"> B). NDVI is commonly used as a proxy for seagrass cover (Davies et al., 2024a; Zoffoli et al., 2020), with high NDVI associated with greater seagrass coverage and low NDVI indicating reduced cover. </w:t>
      </w:r>
      <w:commentRangeStart w:id="289"/>
      <w:r>
        <w:t xml:space="preserve">Our findings demonstrate that heatwaves altered the spectral signature of seagrasses, causing a decrease in NDVI—and consequently, in the satellite-derived estimate of seagrass cover—while the actual coverage observed in the field remained stable (see </w:t>
      </w:r>
      <w:hyperlink w:anchor="fig-QuiberonImg">
        <w:r>
          <w:rPr>
            <w:rStyle w:val="Lienhypertexte"/>
          </w:rPr>
          <w:t>Figure 5</w:t>
        </w:r>
      </w:hyperlink>
      <w:r>
        <w:t>). This discrepancy underscores a potential limitation of remote sensing in accurately capturing true seagrass cover during stress events. We demonstrate that such bias could be corrected by the combined analysis of both NDVI and SHSI indices, as proxies of seagrass cover and heatwave impact.</w:t>
      </w:r>
      <w:commentRangeEnd w:id="289"/>
      <w:r w:rsidR="00453260">
        <w:rPr>
          <w:rStyle w:val="Marquedecommentaire"/>
        </w:rPr>
        <w:commentReference w:id="289"/>
      </w:r>
    </w:p>
    <w:p w14:paraId="6225CA3F" w14:textId="77777777" w:rsidR="00C7151A" w:rsidRDefault="00466AB9" w:rsidP="004329BA">
      <w:pPr>
        <w:pStyle w:val="Corpsdetexte"/>
      </w:pPr>
      <w:r>
        <w:lastRenderedPageBreak/>
        <w:t xml:space="preserve">One month after the heatwave, the SHSI in impacted quadrats recovered to similar values to those of the unimpacted ones. Moreover, Sentinel-2 images revealed a partial recovery in areas of the mid to low intertidal, as shown by their return to green color. These results suggested a certain the resilience capacity of </w:t>
      </w:r>
      <w:r>
        <w:rPr>
          <w:i/>
          <w:iCs/>
        </w:rPr>
        <w:t>Z. noltii</w:t>
      </w:r>
      <w:r>
        <w:t xml:space="preserve"> patches after thermal disturbance. </w:t>
      </w:r>
      <w:r>
        <w:rPr>
          <w:i/>
          <w:iCs/>
        </w:rPr>
        <w:t>Zostera noltii</w:t>
      </w:r>
      <w:r>
        <w:t xml:space="preserve"> is a dynamic, fast-growing colonizer species (Roca et al., 2016), with fast leaf turnover times and growth rates (Borum et al., 2004) and fast rhizome elongation rates (Duarte, 1991). The return to green color in some parts of the meadow after recovery might be due to new leaf growth, which was likely sustained by the energy reserves of the surviving below ground biomass (Hemminga, 1998).</w:t>
      </w:r>
    </w:p>
    <w:p w14:paraId="5ECCC0A8" w14:textId="77777777" w:rsidR="00C7151A" w:rsidRDefault="00466AB9" w:rsidP="004329BA">
      <w:pPr>
        <w:pStyle w:val="Corpsdetexte"/>
      </w:pPr>
      <w:r>
        <w:t>Although Sentinel-2 imagery provides valuable coverage and spectral information for large-scale monitoring, its 10 m spatial resolution limits the ability to detect small or fragmented patches of heat-impacted seagrass, particularly in heterogeneous intertidal environments. Fine-scale degradation occurring at the patch or shoot level may therefore remain undetected, leading to underestimation of localized impacts. However, the consistency of Sentinel-2 data and its high revisit frequency make it a powerful tool for long-term, regional monitoring of seagrass responses to climate extremes. Integrating Sentinel-2 with very-high-resolution sensors—such as multispectral drones or commercial satellites like WorldView or Pleiades-Neo—could improve the detection of early or spatially limited stress signals and provide a multi-scale monitoring framework for conservation and management applications.</w:t>
      </w:r>
    </w:p>
    <w:p w14:paraId="7007CAD7" w14:textId="77777777" w:rsidR="00C7151A" w:rsidRDefault="00466AB9">
      <w:pPr>
        <w:pStyle w:val="Titre2"/>
      </w:pPr>
      <w:bookmarkStart w:id="290" w:name="X239ef5ac6209d4410d987365a21edac06ab8996"/>
      <w:bookmarkEnd w:id="288"/>
      <w:r>
        <w:t xml:space="preserve">4.3 Ecological implications of heatwaves impact on </w:t>
      </w:r>
      <w:r>
        <w:rPr>
          <w:i/>
          <w:iCs/>
        </w:rPr>
        <w:t>Zostera noltii</w:t>
      </w:r>
    </w:p>
    <w:p w14:paraId="75FD83D4" w14:textId="77777777" w:rsidR="00C7151A" w:rsidRDefault="00466AB9" w:rsidP="004329BA">
      <w:pPr>
        <w:pStyle w:val="FirstParagraph"/>
      </w:pPr>
      <w:r>
        <w:t xml:space="preserve">In the present study we observed that heatwave-driven thermal stress changed the spectral reflectance of </w:t>
      </w:r>
      <w:r>
        <w:rPr>
          <w:i/>
          <w:iCs/>
        </w:rPr>
        <w:t>Z. noltii</w:t>
      </w:r>
      <w:r>
        <w:t xml:space="preserve"> leaves, indicating photosynthetic pigments degradation, with potential negative consequences on health, growth and survival of the above ground biomass. In this sense, previous experiments on the effects of warming on </w:t>
      </w:r>
      <w:r>
        <w:rPr>
          <w:i/>
          <w:iCs/>
        </w:rPr>
        <w:t>Zostera noltii</w:t>
      </w:r>
      <w:r>
        <w:t xml:space="preserve"> have shown contrasting results, depending on the duration and intensity </w:t>
      </w:r>
      <w:r>
        <w:lastRenderedPageBreak/>
        <w:t xml:space="preserve">of heating. In some cases, there were no significant changes in photosynthetic performance or survival under short-term moderate stress (Franssen et al., 2014), or quaunder gradual temperature increases (Román et al., 2022). By contrast, studies focused on extreme temperature events have evidenced decreases of photosynthetic performance and leaf tissue integrity (Massa et al., 2009; Román et al., 2023). Therefore, our findings, jointly with previous research, suggest that </w:t>
      </w:r>
      <w:r>
        <w:rPr>
          <w:i/>
          <w:iCs/>
        </w:rPr>
        <w:t>Z. noltii</w:t>
      </w:r>
      <w:r>
        <w:t xml:space="preserve"> meadows at the upper intertidal could be a vulnerable species under the future global warming scenarios, in which heatwaves will be more frequent and intense (Climate Change (IPCC), 2023; Stillman, 2019).</w:t>
      </w:r>
    </w:p>
    <w:p w14:paraId="19B7413F" w14:textId="77777777" w:rsidR="00C7151A" w:rsidRDefault="00466AB9" w:rsidP="004329BA">
      <w:pPr>
        <w:pStyle w:val="Corpsdetexte"/>
      </w:pPr>
      <w:r>
        <w:t>The observed tissue degradation, both in the laboratory experiment and the field, can eventually result in decreases of meadows density and cover under recurrent heatwaves. This decline could have cascading effect on species that rely on the provision of refuge and/or food by the seagrass canopy (Zoffoli et al., 2023). Commercially important fish and shellfish populations that rely on seagrass for sustenance and refuge could also be impacted, with negative consequences on local fisheries’ productivity and the livelihoods of coastal communities (Unsworth and Cullen-Unsworth, 2014). Furthermore, as seagrass meadows decline, their capacity to act as a blue carbon sink—critical for climate mitigation—could diminish, contributing to increased atmospheric carbon levels (Armitage and Fourqurean, 2016; Samper-Villarreal et al., 2020). Moreover, the sediment stabilization and wave attenuation could be hampered, ultimately increasing the risk of coastal erosion (Calleja et al., 2007; Folmer et al., 2012; Gacia et al., 1999).</w:t>
      </w:r>
    </w:p>
    <w:p w14:paraId="264ED0A6" w14:textId="77777777" w:rsidR="00C7151A" w:rsidRDefault="00466AB9" w:rsidP="004329BA">
      <w:pPr>
        <w:pStyle w:val="Corpsdetexte"/>
      </w:pPr>
      <w:r>
        <w:t xml:space="preserve">Heatwaves rarely occur in isolation, and their ecological impact on seagrass meadows is likely to be amplified by interactions with other chronic stressors such as eutrophication, grazing pressure, and tidal exposure dynamics. Nutrient enrichment and eutrophication, for example, have been shown to synergistically worsen the effects </w:t>
      </w:r>
      <w:r>
        <w:lastRenderedPageBreak/>
        <w:t xml:space="preserve">of elevated temperatures—reducing photosynthetic efficiency and accelerating stress-induced decline (Dias et al., 2025). Similarly, warming may foster epiphyte proliferation; under extreme temperatures, grazers may fail to control epiphyte growth, intensifying shading and delaying recovery </w:t>
      </w:r>
      <w:commentRangeStart w:id="291"/>
      <w:del w:id="292" w:author="pierre gernez" w:date="2025-10-13T19:07:00Z">
        <w:r w:rsidDel="00453260">
          <w:delText>[</w:delText>
        </w:r>
      </w:del>
      <w:ins w:id="293" w:author="pierre gernez" w:date="2025-10-13T19:07:00Z">
        <w:r w:rsidR="00453260">
          <w:t>(</w:t>
        </w:r>
      </w:ins>
      <w:r>
        <w:t>Lawrence and Bolton</w:t>
      </w:r>
      <w:del w:id="294" w:author="pierre gernez" w:date="2025-10-13T19:08:00Z">
        <w:r w:rsidDel="00453260">
          <w:delText xml:space="preserve"> (</w:delText>
        </w:r>
      </w:del>
      <w:ins w:id="295" w:author="pierre gernez" w:date="2025-10-13T19:08:00Z">
        <w:r w:rsidR="00453260">
          <w:t xml:space="preserve">, </w:t>
        </w:r>
      </w:ins>
      <w:r>
        <w:t>2023)</w:t>
      </w:r>
      <w:commentRangeEnd w:id="291"/>
      <w:r w:rsidR="00453260">
        <w:rPr>
          <w:rStyle w:val="Marquedecommentaire"/>
        </w:rPr>
        <w:commentReference w:id="291"/>
      </w:r>
      <w:r>
        <w:t>. In intertidal zones, tidal exposure modulates both desiccation and heat stress, meaning meadows in higher intertidal positions may suffer more aerial heat damage, while those in lower zones may face intense marine heatwaves. These interactive processes emphasize that heat stress acts as a compounding driver, potentially pushing already pressured meadows beyond their physiological thresholds. The combined influence of local and global stressors is also evident in recovery dynamics: when other stressors co-occur, seagrass resilience and regrowth rates are often constrained (Smulders et al., 2025).</w:t>
      </w:r>
    </w:p>
    <w:p w14:paraId="38A74413" w14:textId="77777777" w:rsidR="00C7151A" w:rsidRDefault="00466AB9">
      <w:pPr>
        <w:pStyle w:val="Titre1"/>
      </w:pPr>
      <w:bookmarkStart w:id="296" w:name="conclusion"/>
      <w:bookmarkEnd w:id="256"/>
      <w:bookmarkEnd w:id="290"/>
      <w:r>
        <w:t>5. Conclusion</w:t>
      </w:r>
    </w:p>
    <w:p w14:paraId="03EB6998" w14:textId="77777777" w:rsidR="00C7151A" w:rsidRDefault="00466AB9" w:rsidP="004329BA">
      <w:pPr>
        <w:pStyle w:val="FirstParagraph"/>
      </w:pPr>
      <w:r>
        <w:t xml:space="preserve">This study provides an integrated laboratory-to-satellite assessment of the effects of marine and atmospheric heatwaves on the reflectance of the intertidal seagrass </w:t>
      </w:r>
      <w:r>
        <w:rPr>
          <w:i/>
          <w:iCs/>
        </w:rPr>
        <w:t>Zostera noltii</w:t>
      </w:r>
      <w:r>
        <w:t xml:space="preserve">. By combining controlled experiments with multispectral satellite observations, we demonstrated that heat stress leads to </w:t>
      </w:r>
      <w:commentRangeStart w:id="297"/>
      <w:r>
        <w:t>consistent</w:t>
      </w:r>
      <w:commentRangeEnd w:id="297"/>
      <w:r w:rsidR="00453260">
        <w:rPr>
          <w:rStyle w:val="Marquedecommentaire"/>
        </w:rPr>
        <w:commentReference w:id="297"/>
      </w:r>
      <w:r>
        <w:t xml:space="preserve"> spectral changes associated with leaf darkening, pigment degradation, and reduced photosynthetic efficiency. The Seagrass Heat Shock Index (SHSI) developed here proved to be a sensitive and robust metric for detecting early heatwave-induced stress both in controlled and natural conditions. Its compatibility with Sentinel-2 spectral bands highlights its applicability for large-scale, repeatable, and operational monitoring of intertidal seagrass ecosystems.</w:t>
      </w:r>
    </w:p>
    <w:p w14:paraId="793E93C7" w14:textId="77777777" w:rsidR="00C7151A" w:rsidRDefault="00466AB9" w:rsidP="004329BA">
      <w:pPr>
        <w:pStyle w:val="Corpsdetexte"/>
      </w:pPr>
      <w:r>
        <w:t xml:space="preserve">Beyond its methodological contribution, this work enhances our understanding of how intertidal seagrasses respond to short-term thermal extremes and how these events can be captured using remote sensing. </w:t>
      </w:r>
      <w:commentRangeStart w:id="298"/>
      <w:r>
        <w:t xml:space="preserve">The validation performed in an </w:t>
      </w:r>
      <w:r>
        <w:lastRenderedPageBreak/>
        <w:t>independent site</w:t>
      </w:r>
      <w:commentRangeEnd w:id="298"/>
      <w:r w:rsidR="00453260">
        <w:rPr>
          <w:rStyle w:val="Marquedecommentaire"/>
        </w:rPr>
        <w:commentReference w:id="298"/>
      </w:r>
      <w:r>
        <w:t xml:space="preserve"> confirmed the transferability of the SHSI and its potential for integration into existing seagrass monitoring frameworks.</w:t>
      </w:r>
    </w:p>
    <w:p w14:paraId="70B835E5" w14:textId="77777777" w:rsidR="00C7151A" w:rsidRDefault="00466AB9" w:rsidP="004329BA">
      <w:pPr>
        <w:pStyle w:val="Corpsdetexte"/>
      </w:pPr>
      <w:r>
        <w:t>Nevertheless, several limitations must be acknowledged. Laboratory conditions, while allowing precise temperature control, cannot fully reproduce the complex interactions of field environments, such as hydrodynamics, light variability, and biological interactions. Similarly, the spatial resolution of Sentinel-2 (10 m) constrains the detection of small or mixed patches and may underestimate fine-scale impacts. Future work should therefore combine the SHSI with higher-resolution sensors and in situ spectral measurements to improve local-scale detection and validation.</w:t>
      </w:r>
    </w:p>
    <w:p w14:paraId="65F89517" w14:textId="77777777" w:rsidR="00C7151A" w:rsidRDefault="00466AB9" w:rsidP="004329BA">
      <w:pPr>
        <w:pStyle w:val="Corpsdetexte"/>
      </w:pPr>
      <w:r>
        <w:t>Overall, this research provides a novel methodological pathway for quantifying the effects of heatwaves on intertidal vegetation, bridging laboratory experimentation and satellite monitoring. The SHSI represents a valuable tool for early detection of seagrass thermal stress, offering direct applications for ecosystem management, conservation planning, and climate resilience assessments. Continued development of this approach, particularly across species, regions, and seasons, will be key to advancing our predictive capacity and supporting adaptive management of coastal ecosystems under increasing climate extremes.</w:t>
      </w:r>
    </w:p>
    <w:p w14:paraId="0C7C79C9" w14:textId="77777777" w:rsidR="00C7151A" w:rsidRDefault="00466AB9">
      <w:pPr>
        <w:pStyle w:val="Titre1"/>
      </w:pPr>
      <w:bookmarkStart w:id="299" w:name="annexes"/>
      <w:bookmarkEnd w:id="296"/>
      <w:r>
        <w:t>6. Annexes</w:t>
      </w:r>
    </w:p>
    <w:p w14:paraId="1E58D31D" w14:textId="77777777" w:rsidR="00C7151A" w:rsidRDefault="00466AB9">
      <w:pPr>
        <w:pStyle w:val="Titre2"/>
      </w:pPr>
      <w:bookmarkStart w:id="300" w:name="sec-AnnexeA"/>
      <w:r>
        <w:t>6.1 Annexes A - Temperatures of the experiment</w:t>
      </w:r>
    </w:p>
    <w:p w14:paraId="50A7B0C3" w14:textId="77777777" w:rsidR="00C7151A" w:rsidRDefault="00C7151A">
      <w:pPr>
        <w:pStyle w:val="CaptionedFigure"/>
      </w:pPr>
    </w:p>
    <w:p w14:paraId="4C350FA4" w14:textId="77777777" w:rsidR="00C7151A" w:rsidRDefault="00466AB9">
      <w:pPr>
        <w:pStyle w:val="ImageCaption"/>
      </w:pPr>
      <w:r>
        <w:t>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w:t>
      </w:r>
    </w:p>
    <w:p w14:paraId="2AA5E883" w14:textId="77777777" w:rsidR="00C7151A" w:rsidRDefault="00466AB9" w:rsidP="004329BA">
      <w:pPr>
        <w:pStyle w:val="Corpsdetexte"/>
      </w:pPr>
      <w:r>
        <w:t xml:space="preserve">On average, </w:t>
      </w:r>
      <w:r>
        <w:rPr>
          <w:i/>
          <w:iCs/>
        </w:rPr>
        <w:t>in situ</w:t>
      </w:r>
      <w:r>
        <w:t xml:space="preserve"> temperatures were 3 ± 3.2°C higher than those recorded by Meteo France. Additionally, temperatures recorded by Meteo France were more stable </w:t>
      </w:r>
      <w:r>
        <w:lastRenderedPageBreak/>
        <w:t xml:space="preserve">than those from the </w:t>
      </w:r>
      <w:r>
        <w:rPr>
          <w:i/>
          <w:iCs/>
        </w:rPr>
        <w:t>in situ</w:t>
      </w:r>
      <w:r>
        <w:t xml:space="preserve"> sensors, likely due to the sheltered and shaded location of the Meteo France equipment. This difference was used to adjust heatwave temperatures measured by Meteo France to better reflect the conditions experienced by the seagrasses.</w:t>
      </w:r>
    </w:p>
    <w:p w14:paraId="39D5AC94" w14:textId="77777777" w:rsidR="00C7151A" w:rsidRDefault="00466AB9">
      <w:pPr>
        <w:pStyle w:val="Titre2"/>
      </w:pPr>
      <w:bookmarkStart w:id="301" w:name="sec-AnnexeB"/>
      <w:bookmarkEnd w:id="300"/>
      <w:r>
        <w:t>6.2 Annexes B - Validation of the SHSI</w:t>
      </w:r>
    </w:p>
    <w:p w14:paraId="554A6C14" w14:textId="77777777" w:rsidR="00C7151A" w:rsidRDefault="00466AB9" w:rsidP="004329BA">
      <w:pPr>
        <w:pStyle w:val="FirstParagraph"/>
      </w:pPr>
      <w:r>
        <w:t>A field campaign was conducted in the seagrass meadow of the Ria de Aveiro Coastal Lagoon (Portugal) from July 14 to 18, 2025. Two distinct study areas were selected, and within each, a grid of randomly distributed sampling stations was established, covering a total surface of 5.6 ha (</w:t>
      </w:r>
      <w:hyperlink w:anchor="fig-Map_Aveiro">
        <w:r>
          <w:rPr>
            <w:rStyle w:val="Lienhypertexte"/>
          </w:rPr>
          <w:t>Figure 12</w:t>
        </w:r>
      </w:hyperlink>
      <w:r>
        <w:t>). At every station, a photo-quadrat of the meadow was collected. Each quadrat image was subsequently analyzed in the laboratory by independent observers, who classified the meadow condition as either impacted by heat stress (i.e., leaves showing visible discoloration or darkening) or unimpacted (i.e., leaves appearing green and healthy). This set of visual classifications was used as the ground-truth dataset.</w:t>
      </w:r>
    </w:p>
    <w:tbl>
      <w:tblPr>
        <w:tblStyle w:val="Table"/>
        <w:tblW w:w="5000" w:type="pct"/>
        <w:tblLayout w:type="fixed"/>
        <w:tblLook w:val="0000" w:firstRow="0" w:lastRow="0" w:firstColumn="0" w:lastColumn="0" w:noHBand="0" w:noVBand="0"/>
      </w:tblPr>
      <w:tblGrid>
        <w:gridCol w:w="9360"/>
      </w:tblGrid>
      <w:tr w:rsidR="00C7151A" w14:paraId="689985F5" w14:textId="77777777">
        <w:tc>
          <w:tcPr>
            <w:tcW w:w="7920" w:type="dxa"/>
          </w:tcPr>
          <w:p w14:paraId="23210B97" w14:textId="77777777" w:rsidR="00C7151A" w:rsidRDefault="00C7151A" w:rsidP="004329BA">
            <w:pPr>
              <w:pStyle w:val="Compact"/>
              <w:pPrChange w:id="302" w:author="pierre gernez" w:date="2025-10-13T18:17:00Z">
                <w:pPr>
                  <w:pStyle w:val="Compact"/>
                  <w:jc w:val="center"/>
                </w:pPr>
              </w:pPrChange>
            </w:pPr>
            <w:bookmarkStart w:id="303" w:name="fig-Map_Aveiro"/>
            <w:bookmarkStart w:id="304" w:name="cell-fig-Map_Aveiro"/>
          </w:p>
          <w:p w14:paraId="45C66EE8" w14:textId="77777777" w:rsidR="00C7151A" w:rsidRDefault="00466AB9">
            <w:pPr>
              <w:pStyle w:val="ImageCaption"/>
              <w:spacing w:before="200"/>
            </w:pPr>
            <w:r>
              <w:t>Figure 12: Location of field observations in a seagrass meadow impacted by a HW that occurred on the 14th of July 2025 in Ria de Aveiro coastal lagoon, Portugal. Green points indicate the location of quadrat pictures over unimpacted seagrasses (i.e. showing a green colour on the field), and orange points indicate the location of quadrats taken over impacted seagrasses (i.e. showing a brown color on the field).</w:t>
            </w:r>
          </w:p>
        </w:tc>
        <w:bookmarkEnd w:id="303"/>
      </w:tr>
    </w:tbl>
    <w:bookmarkEnd w:id="304"/>
    <w:p w14:paraId="64B4F360" w14:textId="77777777" w:rsidR="00C7151A" w:rsidRDefault="00466AB9" w:rsidP="004329BA">
      <w:pPr>
        <w:pStyle w:val="Corpsdetexte"/>
      </w:pPr>
      <w:r>
        <w:t xml:space="preserve">To complement the in situ observations, a Level-2 Sentinel-2 MSI image acquired on July 15, 2025 was downloaded from the Copernicus Open Access Hub (European Space Agency, 2024a), provided by the European Space Agency (ESA). Level-2 products correspond to atmospherically corrected surface reflectance (Sen2Cor processor; European Space Agency (2024b)) and are delivered as orthorectified data at 10–20 m spatial resolution. SHSI was computed using </w:t>
      </w:r>
      <w:hyperlink w:anchor="eq-SDI">
        <w:r>
          <w:rPr>
            <w:rStyle w:val="Lienhypertexte"/>
          </w:rPr>
          <w:t>Equation 3</w:t>
        </w:r>
      </w:hyperlink>
      <w:r>
        <w:t xml:space="preserve">. </w:t>
      </w:r>
      <w:hyperlink w:anchor="fig-Map_Aveiro_SHSI">
        <w:r>
          <w:rPr>
            <w:rStyle w:val="Lienhypertexte"/>
          </w:rPr>
          <w:t>Figure 13</w:t>
        </w:r>
      </w:hyperlink>
      <w:r>
        <w:t xml:space="preserve"> indicates that Site A remained largely unaffected by heat stress, except for a localized patch where SHSI </w:t>
      </w:r>
      <w:r>
        <w:lastRenderedPageBreak/>
        <w:t>values exceeded 0. Conversely, Site B exhibited widespread signs of thermal impact, with SHSI values above 0 across most of the site.</w:t>
      </w:r>
    </w:p>
    <w:tbl>
      <w:tblPr>
        <w:tblStyle w:val="Table"/>
        <w:tblW w:w="5000" w:type="pct"/>
        <w:tblLayout w:type="fixed"/>
        <w:tblLook w:val="0000" w:firstRow="0" w:lastRow="0" w:firstColumn="0" w:lastColumn="0" w:noHBand="0" w:noVBand="0"/>
      </w:tblPr>
      <w:tblGrid>
        <w:gridCol w:w="9360"/>
      </w:tblGrid>
      <w:tr w:rsidR="00C7151A" w14:paraId="66EFB444" w14:textId="77777777">
        <w:tc>
          <w:tcPr>
            <w:tcW w:w="7920" w:type="dxa"/>
          </w:tcPr>
          <w:p w14:paraId="0CE98EE2" w14:textId="77777777" w:rsidR="00C7151A" w:rsidRDefault="00C7151A" w:rsidP="004329BA">
            <w:pPr>
              <w:pStyle w:val="Compact"/>
              <w:pPrChange w:id="305" w:author="pierre gernez" w:date="2025-10-13T18:17:00Z">
                <w:pPr>
                  <w:pStyle w:val="Compact"/>
                  <w:jc w:val="center"/>
                </w:pPr>
              </w:pPrChange>
            </w:pPr>
            <w:bookmarkStart w:id="306" w:name="fig-Map_Aveiro_SHSI"/>
            <w:bookmarkStart w:id="307" w:name="cell-fig-Map_Aveiro_SHSI"/>
          </w:p>
          <w:p w14:paraId="771B21E1" w14:textId="77777777" w:rsidR="00C7151A" w:rsidRDefault="00466AB9">
            <w:pPr>
              <w:pStyle w:val="ImageCaption"/>
              <w:spacing w:before="200"/>
            </w:pPr>
            <w:r>
              <w:t>Figure 13: Seagrass Heat Shock Index over Site A (A) and Site B (B) and Sentinel-2 RGB color composition of Site A (C) and Site B (D) of Ria de Aveiro Coastal Lagoon.</w:t>
            </w:r>
          </w:p>
        </w:tc>
        <w:bookmarkEnd w:id="306"/>
      </w:tr>
    </w:tbl>
    <w:bookmarkEnd w:id="307"/>
    <w:p w14:paraId="14E3748A" w14:textId="77777777" w:rsidR="00C7151A" w:rsidRDefault="00466AB9" w:rsidP="004329BA">
      <w:pPr>
        <w:pStyle w:val="Corpsdetexte"/>
      </w:pPr>
      <w:r>
        <w:t>Pixels of SHSI were then categorized as:</w:t>
      </w:r>
    </w:p>
    <w:p w14:paraId="74FA91D2" w14:textId="77777777" w:rsidR="00C7151A" w:rsidRDefault="00466AB9" w:rsidP="004329BA">
      <w:pPr>
        <w:pStyle w:val="Corpsdetexte"/>
      </w:pPr>
      <w:r>
        <w:t>Impacted when SHSI &gt; 0</w:t>
      </w:r>
    </w:p>
    <w:p w14:paraId="4BB90E43" w14:textId="77777777" w:rsidR="00C7151A" w:rsidRDefault="00466AB9" w:rsidP="004329BA">
      <w:pPr>
        <w:pStyle w:val="Corpsdetexte"/>
      </w:pPr>
      <w:r>
        <w:t>Unimpacted when SHSI ≤ 0</w:t>
      </w:r>
    </w:p>
    <w:p w14:paraId="15650C9D" w14:textId="77777777" w:rsidR="00C7151A" w:rsidRDefault="00466AB9" w:rsidP="004329BA">
      <w:pPr>
        <w:pStyle w:val="Corpsdetexte"/>
      </w:pPr>
      <w:r>
        <w:t>This binary classification derived from the satellite data was compared against the ground-truth labels obtained from the photo-quadrats. A confusion matrix was computed, from which standard performance metrics (overall accuracy, sensitivity, specificity, user and producer accuracies, F1-score, and Cohen’s κ) were derived to assess the reliability of Sentinel-2–based SHSI in detecting heat-stressed seagrass patches.</w:t>
      </w:r>
    </w:p>
    <w:tbl>
      <w:tblPr>
        <w:tblStyle w:val="Table"/>
        <w:tblW w:w="5000" w:type="pct"/>
        <w:tblLayout w:type="fixed"/>
        <w:tblLook w:val="0000" w:firstRow="0" w:lastRow="0" w:firstColumn="0" w:lastColumn="0" w:noHBand="0" w:noVBand="0"/>
      </w:tblPr>
      <w:tblGrid>
        <w:gridCol w:w="9360"/>
      </w:tblGrid>
      <w:tr w:rsidR="00C7151A" w14:paraId="1058E5E6" w14:textId="77777777">
        <w:tc>
          <w:tcPr>
            <w:tcW w:w="7920" w:type="dxa"/>
          </w:tcPr>
          <w:p w14:paraId="60A1A891" w14:textId="77777777" w:rsidR="00C7151A" w:rsidRDefault="00466AB9">
            <w:pPr>
              <w:pStyle w:val="ImageCaption"/>
              <w:spacing w:before="200"/>
            </w:pPr>
            <w:bookmarkStart w:id="308" w:name="tbl-validation"/>
            <w:r>
              <w:t>Table 1: Confusion matrix and accuracy metrics (Sensitivity, Specificity, User’s and Producer’s accuracy and F1 score) of the SHSI capacity to detect heat impacted seagrasses.</w:t>
            </w:r>
          </w:p>
          <w:tbl>
            <w:tblPr>
              <w:tblW w:w="0" w:type="auto"/>
              <w:jc w:val="center"/>
              <w:tblLayout w:type="fixed"/>
              <w:tblLook w:val="0420" w:firstRow="1" w:lastRow="0" w:firstColumn="0" w:lastColumn="0" w:noHBand="0" w:noVBand="1"/>
            </w:tblPr>
            <w:tblGrid>
              <w:gridCol w:w="571"/>
              <w:gridCol w:w="1670"/>
              <w:gridCol w:w="1670"/>
              <w:gridCol w:w="1376"/>
            </w:tblGrid>
            <w:tr w:rsidR="00C7151A" w14:paraId="43BC0507" w14:textId="77777777">
              <w:trPr>
                <w:tblHeader/>
                <w:jc w:val="center"/>
              </w:trPr>
              <w:tc>
                <w:tcPr>
                  <w:tcW w:w="224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CB218" w14:textId="77777777" w:rsidR="00C7151A" w:rsidRDefault="00C715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3046"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92061"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Truth</w:t>
                  </w:r>
                </w:p>
              </w:tc>
            </w:tr>
            <w:tr w:rsidR="00C7151A" w14:paraId="2AA84A17" w14:textId="77777777">
              <w:trPr>
                <w:tblHeader/>
                <w:jc w:val="center"/>
              </w:trPr>
              <w:tc>
                <w:tcPr>
                  <w:tcW w:w="5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9A494" w14:textId="77777777" w:rsidR="00C7151A" w:rsidRDefault="00C715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167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CB7CBC" w14:textId="77777777" w:rsidR="00C7151A" w:rsidRDefault="00C715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167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A7D1043"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Unimpacted</w:t>
                  </w:r>
                </w:p>
              </w:tc>
              <w:tc>
                <w:tcPr>
                  <w:tcW w:w="137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E5BDA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Impacted</w:t>
                  </w:r>
                </w:p>
              </w:tc>
            </w:tr>
            <w:tr w:rsidR="00C7151A" w14:paraId="36C39433" w14:textId="77777777">
              <w:trPr>
                <w:jc w:val="center"/>
              </w:trPr>
              <w:tc>
                <w:tcPr>
                  <w:tcW w:w="57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extDirection w:val="btLr"/>
                  <w:vAlign w:val="center"/>
                </w:tcPr>
                <w:p w14:paraId="152F1938"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Prediction</w:t>
                  </w:r>
                </w:p>
              </w:tc>
              <w:tc>
                <w:tcPr>
                  <w:tcW w:w="167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72A0C"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Unimpacted</w:t>
                  </w:r>
                </w:p>
              </w:tc>
              <w:tc>
                <w:tcPr>
                  <w:tcW w:w="167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4EAC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w:t>
                  </w:r>
                </w:p>
              </w:tc>
              <w:tc>
                <w:tcPr>
                  <w:tcW w:w="137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E79CD"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w:t>
                  </w:r>
                </w:p>
              </w:tc>
            </w:tr>
            <w:tr w:rsidR="00C7151A" w14:paraId="1B74C559" w14:textId="77777777">
              <w:trPr>
                <w:jc w:val="center"/>
              </w:trPr>
              <w:tc>
                <w:tcPr>
                  <w:tcW w:w="57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extDirection w:val="btLr"/>
                  <w:vAlign w:val="center"/>
                </w:tcPr>
                <w:p w14:paraId="08194392" w14:textId="77777777" w:rsidR="00C7151A" w:rsidRDefault="00C715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167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41DFC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Impacted</w:t>
                  </w:r>
                </w:p>
              </w:tc>
              <w:tc>
                <w:tcPr>
                  <w:tcW w:w="167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631ACEF"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w:t>
                  </w:r>
                </w:p>
              </w:tc>
              <w:tc>
                <w:tcPr>
                  <w:tcW w:w="137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C3FAAF"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w:t>
                  </w:r>
                </w:p>
              </w:tc>
            </w:tr>
            <w:bookmarkEnd w:id="308"/>
          </w:tbl>
          <w:p w14:paraId="69C39C87" w14:textId="77777777" w:rsidR="00466AB9" w:rsidRDefault="00466AB9">
            <w:pPr>
              <w:spacing w:after="0"/>
              <w:rPr>
                <w:rFonts w:asciiTheme="minorHAnsi" w:hAnsiTheme="minorHAnsi"/>
              </w:rPr>
            </w:pPr>
          </w:p>
        </w:tc>
      </w:tr>
    </w:tbl>
    <w:tbl>
      <w:tblPr>
        <w:tblW w:w="0" w:type="auto"/>
        <w:jc w:val="center"/>
        <w:tblLayout w:type="fixed"/>
        <w:tblLook w:val="0420" w:firstRow="1" w:lastRow="0" w:firstColumn="0" w:lastColumn="0" w:noHBand="0" w:noVBand="1"/>
      </w:tblPr>
      <w:tblGrid>
        <w:gridCol w:w="1585"/>
        <w:gridCol w:w="1511"/>
        <w:gridCol w:w="1511"/>
        <w:gridCol w:w="2090"/>
        <w:gridCol w:w="2566"/>
        <w:gridCol w:w="1340"/>
      </w:tblGrid>
      <w:tr w:rsidR="00C7151A" w14:paraId="7E43D7D8" w14:textId="77777777">
        <w:trPr>
          <w:tblHeader/>
          <w:jc w:val="center"/>
        </w:trPr>
        <w:tc>
          <w:tcPr>
            <w:tcW w:w="158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786FE3"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Class</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92E4E"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Sensitivity</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2542E"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Specificity</w:t>
            </w:r>
          </w:p>
        </w:tc>
        <w:tc>
          <w:tcPr>
            <w:tcW w:w="20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044D7E"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User's accuracy</w:t>
            </w:r>
          </w:p>
        </w:tc>
        <w:tc>
          <w:tcPr>
            <w:tcW w:w="25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1D9A16"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Producer's accuracy</w:t>
            </w:r>
          </w:p>
        </w:tc>
        <w:tc>
          <w:tcPr>
            <w:tcW w:w="13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AD2A7D"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F1 Score</w:t>
            </w:r>
          </w:p>
        </w:tc>
      </w:tr>
      <w:tr w:rsidR="00C7151A" w14:paraId="6E3782ED" w14:textId="77777777">
        <w:trPr>
          <w:jc w:val="center"/>
        </w:trPr>
        <w:tc>
          <w:tcPr>
            <w:tcW w:w="158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C82E4"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Unimpacted</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61D66"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0.81</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2B136"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w:t>
            </w:r>
          </w:p>
        </w:tc>
        <w:tc>
          <w:tcPr>
            <w:tcW w:w="20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558AF"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w:t>
            </w:r>
          </w:p>
        </w:tc>
        <w:tc>
          <w:tcPr>
            <w:tcW w:w="25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7F2E9"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0.81</w:t>
            </w:r>
          </w:p>
        </w:tc>
        <w:tc>
          <w:tcPr>
            <w:tcW w:w="13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EBD78"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0.90</w:t>
            </w:r>
          </w:p>
        </w:tc>
      </w:tr>
      <w:tr w:rsidR="00C7151A" w14:paraId="2B7ADAB6" w14:textId="77777777">
        <w:trPr>
          <w:jc w:val="center"/>
        </w:trPr>
        <w:tc>
          <w:tcPr>
            <w:tcW w:w="158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6B23C"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Impacted</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10969E"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6EF7AE"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0.81</w:t>
            </w:r>
          </w:p>
        </w:tc>
        <w:tc>
          <w:tcPr>
            <w:tcW w:w="20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07E3D"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0.88</w:t>
            </w:r>
          </w:p>
        </w:tc>
        <w:tc>
          <w:tcPr>
            <w:tcW w:w="25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97D48F"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w:t>
            </w:r>
          </w:p>
        </w:tc>
        <w:tc>
          <w:tcPr>
            <w:tcW w:w="13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C24918"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0.94</w:t>
            </w:r>
          </w:p>
        </w:tc>
      </w:tr>
    </w:tbl>
    <w:p w14:paraId="23254C6A" w14:textId="77777777" w:rsidR="00C7151A" w:rsidRDefault="00466AB9" w:rsidP="004329BA">
      <w:pPr>
        <w:pStyle w:val="Corpsdetexte"/>
      </w:pPr>
      <w:r>
        <w:t>Overall the SHSI can detected impacted meadow with an accuracy of 0.92, a kappa coeffiscient of 0.84 and an F1 score of 0.92. All truly impacted pixels have been correctly identified by the SHSI but 19% of truly Unimpacted pixels have shown positive SHSI values.</w:t>
      </w:r>
    </w:p>
    <w:p w14:paraId="68F13F3E" w14:textId="77777777" w:rsidR="00C7151A" w:rsidRDefault="00466AB9">
      <w:pPr>
        <w:pStyle w:val="Titre2"/>
      </w:pPr>
      <w:bookmarkStart w:id="309" w:name="sec-AnnexeC"/>
      <w:bookmarkEnd w:id="301"/>
      <w:r>
        <w:lastRenderedPageBreak/>
        <w:t>6.3 Annexes C - Outputs of GLMM</w:t>
      </w:r>
    </w:p>
    <w:tbl>
      <w:tblPr>
        <w:tblStyle w:val="Table"/>
        <w:tblW w:w="5000" w:type="pct"/>
        <w:tblLayout w:type="fixed"/>
        <w:tblLook w:val="0000" w:firstRow="0" w:lastRow="0" w:firstColumn="0" w:lastColumn="0" w:noHBand="0" w:noVBand="0"/>
      </w:tblPr>
      <w:tblGrid>
        <w:gridCol w:w="9360"/>
      </w:tblGrid>
      <w:tr w:rsidR="00C7151A" w14:paraId="3C115C16" w14:textId="77777777">
        <w:tc>
          <w:tcPr>
            <w:tcW w:w="7920" w:type="dxa"/>
          </w:tcPr>
          <w:p w14:paraId="0A142B55" w14:textId="77777777" w:rsidR="00C7151A" w:rsidRDefault="00466AB9">
            <w:pPr>
              <w:pStyle w:val="ImageCaption"/>
              <w:spacing w:before="200"/>
            </w:pPr>
            <w:bookmarkStart w:id="310" w:name="tbl-GLMM"/>
            <w:r>
              <w:t>Table 2: Outputs of the Generalised Linear model assessing the relationship between time (days) and the relative change to the control of different vegetation indices (</w:t>
            </w:r>
            <w:hyperlink w:anchor="fig-Exp_Spectral_indices">
              <w:r>
                <w:rPr>
                  <w:rStyle w:val="Lienhypertexte"/>
                </w:rPr>
                <w:t>Figure 7</w:t>
              </w:r>
            </w:hyperlink>
            <w:r>
              <w:t>, Second Derivative, NDVI, GLI, and SHSI). Each index has two terms: Intercept and Slope. The Intercept represents the expected value of the index at the reference time point (e.g., day 0), while the Slope quantifies the effect of time, indicating how the index changes per unit increase in days. The Estimate represents the posterior mean of the regression coefficient, while Std. Error indicates its standard deviation. The Lower 95% CI and Upper 95% CI define the 95% credible interval, showing the range within which the true parameter is expected to fall with 95% probability. The Rhat statistic assesses model convergence (values close to 1 indicate proper convergence). Bulk_ESS and Tail_ESS denote the effective sample sizes for bulk estimation and tail uncertainty, respectively, reflecting the reliability of the posterior estimates.</w:t>
            </w:r>
          </w:p>
          <w:tbl>
            <w:tblPr>
              <w:tblW w:w="4750" w:type="pct"/>
              <w:jc w:val="center"/>
              <w:tblLayout w:type="fixed"/>
              <w:tblLook w:val="0420" w:firstRow="1" w:lastRow="0" w:firstColumn="0" w:lastColumn="0" w:noHBand="0" w:noVBand="1"/>
            </w:tblPr>
            <w:tblGrid>
              <w:gridCol w:w="966"/>
              <w:gridCol w:w="966"/>
              <w:gridCol w:w="965"/>
              <w:gridCol w:w="965"/>
              <w:gridCol w:w="965"/>
              <w:gridCol w:w="965"/>
              <w:gridCol w:w="965"/>
              <w:gridCol w:w="965"/>
              <w:gridCol w:w="965"/>
            </w:tblGrid>
            <w:tr w:rsidR="00C7151A" w14:paraId="5C5679ED"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CF0E61"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Index</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67896A"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Term</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0F69BE"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Estimate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88DBE"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Std.Error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428532"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Lower 95% CI</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FC9A78"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Upper 95% CI</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EB62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Rhat</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5DBCDF"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Bulk_ESS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238948"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Tail_ESS</w:t>
                  </w:r>
                </w:p>
              </w:tc>
            </w:tr>
            <w:tr w:rsidR="00C7151A" w14:paraId="488AA8BD" w14:textId="77777777">
              <w:trPr>
                <w:jc w:val="center"/>
              </w:trPr>
              <w:tc>
                <w:tcPr>
                  <w:tcW w:w="36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907314"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Second Derivative</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9BBB61"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Intercept</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704E7C"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0.54</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7FA126"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0.35</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55E7D3"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-0.21</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AB6C42"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1.25</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64FB51"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0A1604"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5,043.77</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FB44C9"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5,181.38</w:t>
                  </w:r>
                </w:p>
              </w:tc>
            </w:tr>
            <w:tr w:rsidR="00C7151A" w14:paraId="3A30E5BC" w14:textId="77777777">
              <w:trPr>
                <w:jc w:val="center"/>
              </w:trPr>
              <w:tc>
                <w:tcPr>
                  <w:tcW w:w="3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782CB6" w14:textId="77777777" w:rsidR="00C7151A" w:rsidRDefault="00C715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57F19F"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Slope</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DD40BF"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09AD03"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3F2CD3"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A7613D"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4A18AF"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A1BBE8"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32,534.18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B26DF3"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13,213.40</w:t>
                  </w:r>
                </w:p>
              </w:tc>
            </w:tr>
            <w:tr w:rsidR="00C7151A" w14:paraId="1D30881B" w14:textId="77777777">
              <w:trPr>
                <w:jc w:val="center"/>
              </w:trPr>
              <w:tc>
                <w:tcPr>
                  <w:tcW w:w="36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EA2AB4"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NDVI</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74E0DB"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Intercept</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E30481"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30B12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07FC22"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606038"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582334"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4B5A14"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3,717.38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CBA974"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2,202.34</w:t>
                  </w:r>
                </w:p>
              </w:tc>
            </w:tr>
            <w:tr w:rsidR="00C7151A" w14:paraId="29D424C0" w14:textId="77777777">
              <w:trPr>
                <w:jc w:val="center"/>
              </w:trPr>
              <w:tc>
                <w:tcPr>
                  <w:tcW w:w="3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E239CA" w14:textId="77777777" w:rsidR="00C7151A" w:rsidRDefault="00C715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CFED4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Slope</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CD753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156A1D"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948C7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DC7D7B"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C69487"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3CC567"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24,262.64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6DC966"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11,825.41</w:t>
                  </w:r>
                </w:p>
              </w:tc>
            </w:tr>
            <w:tr w:rsidR="00C7151A" w14:paraId="23B42360" w14:textId="77777777">
              <w:trPr>
                <w:jc w:val="center"/>
              </w:trPr>
              <w:tc>
                <w:tcPr>
                  <w:tcW w:w="36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92934B"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GLI</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299144"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Intercept</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B6C28E"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52AE4E"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F5D5C1"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162ADA"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76A997"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54C8C5"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3,827.11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A6FFE7"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3,191.25</w:t>
                  </w:r>
                </w:p>
              </w:tc>
            </w:tr>
            <w:tr w:rsidR="00C7151A" w14:paraId="2429661D" w14:textId="77777777">
              <w:trPr>
                <w:jc w:val="center"/>
              </w:trPr>
              <w:tc>
                <w:tcPr>
                  <w:tcW w:w="3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BDE746" w14:textId="77777777" w:rsidR="00C7151A" w:rsidRDefault="00C715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5E5A9F"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Slope</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C758B5"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A2F484"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8B40D9"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4396F4"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02EB7B"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10832F"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28,556.33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857014"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12,646.62</w:t>
                  </w:r>
                </w:p>
              </w:tc>
            </w:tr>
            <w:tr w:rsidR="00C7151A" w14:paraId="57CEA169" w14:textId="77777777">
              <w:trPr>
                <w:jc w:val="center"/>
              </w:trPr>
              <w:tc>
                <w:tcPr>
                  <w:tcW w:w="36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3F3EE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SHSI</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5BF723"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Intercept</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24B27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DE396B"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4DA9B1"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73D3D4"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922E68"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0AFCB6"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6,452.14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8D9D0B"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5,210.97</w:t>
                  </w:r>
                </w:p>
              </w:tc>
            </w:tr>
            <w:tr w:rsidR="00C7151A" w14:paraId="316A011B" w14:textId="77777777">
              <w:trPr>
                <w:jc w:val="center"/>
              </w:trPr>
              <w:tc>
                <w:tcPr>
                  <w:tcW w:w="360"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1320FF" w14:textId="77777777" w:rsidR="00C7151A" w:rsidRDefault="00C715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E5A709"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Slope</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45DA49"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4107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78482"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0.79</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F357C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7A4994"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56AAA"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11,415.09</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B9C291"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7,365.45</w:t>
                  </w:r>
                </w:p>
              </w:tc>
            </w:tr>
            <w:bookmarkEnd w:id="310"/>
          </w:tbl>
          <w:p w14:paraId="4AB926C6" w14:textId="77777777" w:rsidR="00466AB9" w:rsidRDefault="00466AB9">
            <w:pPr>
              <w:spacing w:after="0"/>
              <w:rPr>
                <w:rFonts w:asciiTheme="minorHAnsi" w:hAnsiTheme="minorHAnsi"/>
              </w:rPr>
            </w:pPr>
          </w:p>
        </w:tc>
      </w:tr>
    </w:tbl>
    <w:p w14:paraId="01068FE3" w14:textId="77777777" w:rsidR="00C7151A" w:rsidRDefault="00466AB9">
      <w:pPr>
        <w:pStyle w:val="Titre2"/>
      </w:pPr>
      <w:bookmarkStart w:id="311" w:name="sec-AnnexeD"/>
      <w:bookmarkEnd w:id="309"/>
      <w:r>
        <w:t>6.4 Annexes D - Outputs of GAM</w:t>
      </w:r>
    </w:p>
    <w:tbl>
      <w:tblPr>
        <w:tblStyle w:val="Table"/>
        <w:tblW w:w="5000" w:type="pct"/>
        <w:tblLayout w:type="fixed"/>
        <w:tblLook w:val="0000" w:firstRow="0" w:lastRow="0" w:firstColumn="0" w:lastColumn="0" w:noHBand="0" w:noVBand="0"/>
      </w:tblPr>
      <w:tblGrid>
        <w:gridCol w:w="9360"/>
      </w:tblGrid>
      <w:tr w:rsidR="00C7151A" w14:paraId="185947AF" w14:textId="77777777">
        <w:tc>
          <w:tcPr>
            <w:tcW w:w="7920" w:type="dxa"/>
          </w:tcPr>
          <w:p w14:paraId="73CAAD69" w14:textId="77777777" w:rsidR="00C7151A" w:rsidRDefault="00466AB9">
            <w:pPr>
              <w:pStyle w:val="ImageCaption"/>
              <w:spacing w:before="200"/>
            </w:pPr>
            <w:bookmarkStart w:id="312" w:name="tbl-GAM"/>
            <w:r>
              <w:t>Table 3: Outputs of the Generalized Additive Model (GAM) assessing the relationship between emersion time per day (hours) and the SHSI (</w:t>
            </w:r>
            <w:hyperlink w:anchor="fig-GAM_Emersion">
              <w:r>
                <w:rPr>
                  <w:rStyle w:val="Lienhypertexte"/>
                </w:rPr>
                <w:t>Figure 11</w:t>
              </w:r>
            </w:hyperlink>
            <w:r>
              <w:t xml:space="preserve">) during the heatwave event. The Intercept represents the expected SHSI value at the reference level of emersion time. The </w:t>
            </w:r>
            <w:r>
              <w:lastRenderedPageBreak/>
              <w:t>Estimate indicates the mean effect, with its Standard Error quantifying variability. The t-value and p-value assess statistical significance. The smooth term captures the nonlinear effect of emersion time, where the effective degrees of freedom (edf) reflect the function’s complexity. The F-value and p-value evaluate the significance of this effect. Model fit is described by the adjusted R², deviance explained, and Generalized Cross-Validation (GCV) score, while N represents the sample size.</w:t>
            </w:r>
          </w:p>
          <w:tbl>
            <w:tblPr>
              <w:tblW w:w="0" w:type="auto"/>
              <w:jc w:val="center"/>
              <w:tblLayout w:type="fixed"/>
              <w:tblLook w:val="0420" w:firstRow="1" w:lastRow="0" w:firstColumn="0" w:lastColumn="0" w:noHBand="0" w:noVBand="1"/>
            </w:tblPr>
            <w:tblGrid>
              <w:gridCol w:w="2881"/>
              <w:gridCol w:w="2489"/>
              <w:gridCol w:w="1328"/>
              <w:gridCol w:w="1364"/>
              <w:gridCol w:w="1389"/>
              <w:gridCol w:w="1181"/>
              <w:gridCol w:w="576"/>
            </w:tblGrid>
            <w:tr w:rsidR="00C7151A" w14:paraId="070E9544" w14:textId="77777777">
              <w:trPr>
                <w:tblHeader/>
                <w:jc w:val="center"/>
              </w:trPr>
              <w:tc>
                <w:tcPr>
                  <w:tcW w:w="28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6B8CF5"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Component</w:t>
                  </w:r>
                </w:p>
              </w:tc>
              <w:tc>
                <w:tcPr>
                  <w:tcW w:w="248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60B631A"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Term</w:t>
                  </w:r>
                </w:p>
              </w:tc>
              <w:tc>
                <w:tcPr>
                  <w:tcW w:w="13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E5BCF5"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Estimate</w:t>
                  </w:r>
                </w:p>
              </w:tc>
              <w:tc>
                <w:tcPr>
                  <w:tcW w:w="1364"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8EB4AE"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Std Error</w:t>
                  </w:r>
                </w:p>
              </w:tc>
              <w:tc>
                <w:tcPr>
                  <w:tcW w:w="138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B66176"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t-value</w:t>
                  </w:r>
                </w:p>
              </w:tc>
              <w:tc>
                <w:tcPr>
                  <w:tcW w:w="11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C5B512"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p-value</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C05F22" w14:textId="77777777" w:rsidR="00C7151A" w:rsidRDefault="00C715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r>
            <w:tr w:rsidR="00C7151A" w14:paraId="446CAEA2" w14:textId="77777777">
              <w:trPr>
                <w:jc w:val="center"/>
              </w:trPr>
              <w:tc>
                <w:tcPr>
                  <w:tcW w:w="28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580F332"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parametric coefficients</w:t>
                  </w:r>
                </w:p>
              </w:tc>
              <w:tc>
                <w:tcPr>
                  <w:tcW w:w="248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FEA66C"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13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434E3C"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0.011</w:t>
                  </w:r>
                </w:p>
              </w:tc>
              <w:tc>
                <w:tcPr>
                  <w:tcW w:w="1364"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1D14D6"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0.000</w:t>
                  </w:r>
                </w:p>
              </w:tc>
              <w:tc>
                <w:tcPr>
                  <w:tcW w:w="138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B522B2"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50.596</w:t>
                  </w:r>
                </w:p>
              </w:tc>
              <w:tc>
                <w:tcPr>
                  <w:tcW w:w="11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900CF0C"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&lt;0.0001</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F13C4AB"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r>
            <w:tr w:rsidR="00C7151A" w14:paraId="48F5D051" w14:textId="77777777">
              <w:trPr>
                <w:jc w:val="center"/>
              </w:trPr>
              <w:tc>
                <w:tcPr>
                  <w:tcW w:w="28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87466E1"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Component</w:t>
                  </w:r>
                </w:p>
              </w:tc>
              <w:tc>
                <w:tcPr>
                  <w:tcW w:w="248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9B7A0A"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Term</w:t>
                  </w:r>
                </w:p>
              </w:tc>
              <w:tc>
                <w:tcPr>
                  <w:tcW w:w="13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A5A33B"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edf</w:t>
                  </w:r>
                </w:p>
              </w:tc>
              <w:tc>
                <w:tcPr>
                  <w:tcW w:w="1364"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73E0DB"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Ref. df</w:t>
                  </w:r>
                </w:p>
              </w:tc>
              <w:tc>
                <w:tcPr>
                  <w:tcW w:w="138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8603E8"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F-value</w:t>
                  </w:r>
                </w:p>
              </w:tc>
              <w:tc>
                <w:tcPr>
                  <w:tcW w:w="11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50A6A8"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p-value</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1670E6" w14:textId="77777777" w:rsidR="00C7151A" w:rsidRDefault="00C715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r>
            <w:tr w:rsidR="00C7151A" w14:paraId="4361A72F" w14:textId="77777777">
              <w:trPr>
                <w:jc w:val="center"/>
              </w:trPr>
              <w:tc>
                <w:tcPr>
                  <w:tcW w:w="28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9458613"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smooth terms</w:t>
                  </w:r>
                </w:p>
              </w:tc>
              <w:tc>
                <w:tcPr>
                  <w:tcW w:w="248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3547CB"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s(emersion_per_day)</w:t>
                  </w:r>
                </w:p>
              </w:tc>
              <w:tc>
                <w:tcPr>
                  <w:tcW w:w="13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0FF5C2"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2.999</w:t>
                  </w:r>
                </w:p>
              </w:tc>
              <w:tc>
                <w:tcPr>
                  <w:tcW w:w="1364"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540A77"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3.000</w:t>
                  </w:r>
                </w:p>
              </w:tc>
              <w:tc>
                <w:tcPr>
                  <w:tcW w:w="138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223BCA"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1,787.479</w:t>
                  </w:r>
                </w:p>
              </w:tc>
              <w:tc>
                <w:tcPr>
                  <w:tcW w:w="11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5C95F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&lt;0.0001</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F10536"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r>
            <w:tr w:rsidR="00C7151A" w14:paraId="7C530B88" w14:textId="77777777">
              <w:trPr>
                <w:jc w:val="center"/>
              </w:trPr>
              <w:tc>
                <w:tcPr>
                  <w:tcW w:w="11208" w:type="dxa"/>
                  <w:gridSpan w:val="7"/>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578341"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Signif. codes: 0 &lt;= '***' &lt; 0.001 &lt; '**' &lt; 0.01 &lt; '*' &lt; 0.05</w:t>
                  </w:r>
                </w:p>
              </w:tc>
            </w:tr>
            <w:tr w:rsidR="00C7151A" w14:paraId="0CCEE8E8" w14:textId="77777777">
              <w:trPr>
                <w:jc w:val="center"/>
              </w:trPr>
              <w:tc>
                <w:tcPr>
                  <w:tcW w:w="11208"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EE6615" w14:textId="77777777" w:rsidR="00C7151A" w:rsidRDefault="00C715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C7151A" w14:paraId="6FA5DD72" w14:textId="77777777">
              <w:trPr>
                <w:jc w:val="center"/>
              </w:trPr>
              <w:tc>
                <w:tcPr>
                  <w:tcW w:w="11208"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C9C560"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Adjusted R-squared: 0.448, Deviance explained 0.448</w:t>
                  </w:r>
                </w:p>
              </w:tc>
            </w:tr>
            <w:tr w:rsidR="00C7151A" w14:paraId="6C31E98A" w14:textId="77777777">
              <w:trPr>
                <w:jc w:val="center"/>
              </w:trPr>
              <w:tc>
                <w:tcPr>
                  <w:tcW w:w="11208"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92D5C12" w14:textId="77777777" w:rsidR="00C7151A" w:rsidRDefault="00466A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GCV : 0.000295, Scale est: 0.000295, N: 6609</w:t>
                  </w:r>
                </w:p>
              </w:tc>
            </w:tr>
            <w:bookmarkEnd w:id="312"/>
          </w:tbl>
          <w:p w14:paraId="51D94C84" w14:textId="77777777" w:rsidR="00466AB9" w:rsidRDefault="00466AB9">
            <w:pPr>
              <w:spacing w:after="0"/>
              <w:rPr>
                <w:rFonts w:asciiTheme="minorHAnsi" w:hAnsiTheme="minorHAnsi"/>
              </w:rPr>
            </w:pPr>
          </w:p>
        </w:tc>
      </w:tr>
    </w:tbl>
    <w:p w14:paraId="341FD559" w14:textId="77777777" w:rsidR="00C7151A" w:rsidRDefault="00466AB9">
      <w:pPr>
        <w:pStyle w:val="Titre1"/>
      </w:pPr>
      <w:bookmarkStart w:id="313" w:name="references"/>
      <w:bookmarkEnd w:id="299"/>
      <w:bookmarkEnd w:id="311"/>
      <w:r>
        <w:lastRenderedPageBreak/>
        <w:t>7. References</w:t>
      </w:r>
    </w:p>
    <w:p w14:paraId="444889D4" w14:textId="77777777" w:rsidR="00C7151A" w:rsidRDefault="00466AB9">
      <w:pPr>
        <w:pStyle w:val="Bibliographie"/>
      </w:pPr>
      <w:bookmarkStart w:id="314" w:name="ref-allakhverdiev2008heat"/>
      <w:bookmarkStart w:id="315" w:name="refs"/>
      <w:r>
        <w:t>Allakhverdiev, S.I., Kreslavski, V.D., Klimov, V.V., Los, D.A., Carpentier, R., Mohanty, P., 2008. Heat stress: An overview of molecular responses in photosynthesis. Photosynthesis research 98, 541–550.</w:t>
      </w:r>
    </w:p>
    <w:p w14:paraId="2DDC6355" w14:textId="77777777" w:rsidR="00C7151A" w:rsidRDefault="00466AB9">
      <w:pPr>
        <w:pStyle w:val="Bibliographie"/>
      </w:pPr>
      <w:bookmarkStart w:id="316" w:name="ref-arias2018marine"/>
      <w:bookmarkEnd w:id="314"/>
      <w:r>
        <w:t>Arias-Ortiz, A., Serrano, O., Masqué, P., Lavery, P.S., Mueller, U., Kendrick, G.A., Rozaimi, M., Esteban, A., Fourqurean, J.W., Marbà, N., others, 2018. A marine heatwave drives massive losses from the world’s largest seagrass carbon stocks. Nature Climate Change 8, 338–344.</w:t>
      </w:r>
    </w:p>
    <w:p w14:paraId="7ADB7B22" w14:textId="77777777" w:rsidR="00C7151A" w:rsidRDefault="00466AB9">
      <w:pPr>
        <w:pStyle w:val="Bibliographie"/>
      </w:pPr>
      <w:bookmarkStart w:id="317" w:name="ref-armitage2016carbon"/>
      <w:bookmarkEnd w:id="316"/>
      <w:r>
        <w:t>Armitage, A., Fourqurean, J.W., 2016. Carbon storage in seagrass soils: Long-term nutrient history exceeds the effects of near-term nutrient enrichment. Biogeosciences 13, 313–321.</w:t>
      </w:r>
    </w:p>
    <w:p w14:paraId="510FBD96" w14:textId="77777777" w:rsidR="00C7151A" w:rsidRDefault="00466AB9">
      <w:pPr>
        <w:pStyle w:val="Bibliographie"/>
      </w:pPr>
      <w:bookmarkStart w:id="318" w:name="ref-bastos2023high"/>
      <w:bookmarkEnd w:id="317"/>
      <w:r>
        <w:t>Bastos, M., Roebeling, P., Alves, F.L., Villasante, S., Magalhães Filho, L., 2023. High risk water pollution hazards affecting aveiro coastal lagoon (portugal)–a habitat risk assessment using InVEST. Ecological Informatics 76, 102144.</w:t>
      </w:r>
    </w:p>
    <w:p w14:paraId="63E9159B" w14:textId="77777777" w:rsidR="00C7151A" w:rsidRDefault="00466AB9">
      <w:pPr>
        <w:pStyle w:val="Bibliographie"/>
      </w:pPr>
      <w:bookmarkStart w:id="319" w:name="ref-borum2004european"/>
      <w:bookmarkEnd w:id="318"/>
      <w:r>
        <w:t>Borum, J., Duarte, C.M., Krause-Jensen, D., Greve, T.M., 2004. European seagrasses: An introduction to monitoring and management. Monitoring; Managing of European Seagrasses Project.</w:t>
      </w:r>
    </w:p>
    <w:p w14:paraId="7FEECDA5" w14:textId="77777777" w:rsidR="00C7151A" w:rsidRDefault="00466AB9">
      <w:pPr>
        <w:pStyle w:val="Bibliographie"/>
      </w:pPr>
      <w:bookmarkStart w:id="320" w:name="ref-boyer1988senescence"/>
      <w:bookmarkEnd w:id="319"/>
      <w:r>
        <w:lastRenderedPageBreak/>
        <w:t>Boyer, M., Miller, J., Belanger, M., Hare, E., Wu, J., 1988. Senescence and spectral reflectance in leaves of northern pin oak (quercus palustris muenchh.). Remote Sensing of Environment 25, 71–87.</w:t>
      </w:r>
    </w:p>
    <w:p w14:paraId="07543A31" w14:textId="77777777" w:rsidR="00C7151A" w:rsidRDefault="00466AB9">
      <w:pPr>
        <w:pStyle w:val="Bibliographie"/>
      </w:pPr>
      <w:bookmarkStart w:id="321" w:name="ref-brun2003effect"/>
      <w:bookmarkEnd w:id="320"/>
      <w:r>
        <w:t>Brun, F.G., Vergara, J.J., Navarro, G., Hernández, I., Pérez-Lloréns, J.L., 2003. Effect of shading by ulva rigida canopies on growth and carbon balance of the seagrass zostera noltii. Marine Ecology Progress Series 265, 85–96.</w:t>
      </w:r>
    </w:p>
    <w:p w14:paraId="45491808" w14:textId="77777777" w:rsidR="00C7151A" w:rsidRDefault="00466AB9">
      <w:pPr>
        <w:pStyle w:val="Bibliographie"/>
      </w:pPr>
      <w:bookmarkStart w:id="322" w:name="ref-JSSv100i05"/>
      <w:bookmarkEnd w:id="321"/>
      <w:r>
        <w:t xml:space="preserve">Bürkner, P.-C., 2021. Bayesian item response modeling in r with brms and stan. Journal of Statistical Software 100, 1–54. </w:t>
      </w:r>
      <w:hyperlink r:id="rId9">
        <w:r>
          <w:rPr>
            <w:rStyle w:val="Lienhypertexte"/>
          </w:rPr>
          <w:t>https://doi.org/10.18637/jss.v100.i05</w:t>
        </w:r>
      </w:hyperlink>
    </w:p>
    <w:p w14:paraId="202BC785" w14:textId="77777777" w:rsidR="00C7151A" w:rsidRDefault="00466AB9">
      <w:pPr>
        <w:pStyle w:val="Bibliographie"/>
      </w:pPr>
      <w:bookmarkStart w:id="323" w:name="ref-cabaco2009individual"/>
      <w:bookmarkEnd w:id="322"/>
      <w:r>
        <w:t>Cabaço, S., Machás, R., Santos, R., 2009. Individual and population plasticity of the seagrass zostera noltii along a vertical intertidal gradient. Estuarine, Coastal and Shelf Science 82, 301–308.</w:t>
      </w:r>
    </w:p>
    <w:p w14:paraId="4A920046" w14:textId="77777777" w:rsidR="00C7151A" w:rsidRDefault="00466AB9">
      <w:pPr>
        <w:pStyle w:val="Bibliographie"/>
      </w:pPr>
      <w:bookmarkStart w:id="324" w:name="ref-calleja2007relationship"/>
      <w:bookmarkEnd w:id="323"/>
      <w:r>
        <w:t>Calleja, M.L., Marbà, N., Duarte, C.M., 2007. The relationship between seagrass (posidonia oceanica) decline and sulfide porewater concentration in carbonate sediments. Estuarine, Coastal and Shelf Science 73, 583–588.</w:t>
      </w:r>
    </w:p>
    <w:p w14:paraId="5E2157CB" w14:textId="77777777" w:rsidR="00C7151A" w:rsidRDefault="00466AB9">
      <w:pPr>
        <w:pStyle w:val="Bibliographie"/>
      </w:pPr>
      <w:bookmarkStart w:id="325" w:name="ref-carlson2018sea"/>
      <w:bookmarkEnd w:id="324"/>
      <w:r>
        <w:t>Carlson, D.F., Yarbro, L.A., Scolaro, S., Poniatowski, M., McGee-Absten, V., Carlson Jr, P.R., 2018. Sea surface temperatures and seagrass mortality in florida bay: Spatial and temporal patterns discerned from MODIS and AVHRR data. Remote Sensing of Environment 208, 171–188.</w:t>
      </w:r>
    </w:p>
    <w:p w14:paraId="4031E2D5" w14:textId="77777777" w:rsidR="00C7151A" w:rsidRDefault="00466AB9">
      <w:pPr>
        <w:pStyle w:val="Bibliographie"/>
      </w:pPr>
      <w:bookmarkStart w:id="326" w:name="ref-JSSv076i01"/>
      <w:bookmarkEnd w:id="325"/>
      <w:r>
        <w:t xml:space="preserve">Carpenter, B., Gelman, A., Hoffman, M.D., Lee, D., Goodrich, B., Betancourt, M., Brubaker, M., Guo, J., Li, P., Riddell, A., 2017. Stan: A probabilistic programming language. Journal of Statistical Software 76, 1–32. </w:t>
      </w:r>
      <w:hyperlink r:id="rId10">
        <w:r>
          <w:rPr>
            <w:rStyle w:val="Lienhypertexte"/>
          </w:rPr>
          <w:t>https://doi.org/10.18637/jss.v076.i01</w:t>
        </w:r>
      </w:hyperlink>
    </w:p>
    <w:p w14:paraId="54D7E849" w14:textId="77777777" w:rsidR="00C7151A" w:rsidRDefault="00466AB9">
      <w:pPr>
        <w:pStyle w:val="Bibliographie"/>
      </w:pPr>
      <w:bookmarkStart w:id="327" w:name="ref-IPCC2023"/>
      <w:bookmarkEnd w:id="326"/>
      <w:r>
        <w:t xml:space="preserve">Climate Change (IPCC), I.P. on, 2023. Summary for policymakers. IPCC, Geneva, Switzerland. </w:t>
      </w:r>
      <w:hyperlink r:id="rId11">
        <w:r>
          <w:rPr>
            <w:rStyle w:val="Lienhypertexte"/>
          </w:rPr>
          <w:t>https://doi.org/10.59327/IPCC/AR6-9789291691647.001</w:t>
        </w:r>
      </w:hyperlink>
    </w:p>
    <w:p w14:paraId="79F7095D" w14:textId="77777777" w:rsidR="00C7151A" w:rsidRDefault="00466AB9">
      <w:pPr>
        <w:pStyle w:val="Bibliographie"/>
      </w:pPr>
      <w:bookmarkStart w:id="328" w:name="ref-CMEMS_1"/>
      <w:bookmarkEnd w:id="327"/>
      <w:r>
        <w:t xml:space="preserve">CMEMS, 2024. European north west shelf/iberia biscay irish seas – high resolution ODYSSEA sea surface temperature multi-sensor L3 observations reprocessed, e.u. Copernicus marine service information (CMEMS). Marine data store (MDS). (Accessed on 17-10-2024). </w:t>
      </w:r>
      <w:hyperlink r:id="rId12">
        <w:r>
          <w:rPr>
            <w:rStyle w:val="Lienhypertexte"/>
          </w:rPr>
          <w:t>https://doi.org/10.48670/moi-00311</w:t>
        </w:r>
      </w:hyperlink>
    </w:p>
    <w:p w14:paraId="152F349E" w14:textId="77777777" w:rsidR="00C7151A" w:rsidRDefault="00466AB9">
      <w:pPr>
        <w:pStyle w:val="Bibliographie"/>
      </w:pPr>
      <w:bookmarkStart w:id="329" w:name="ref-dascaliuc2007heat"/>
      <w:bookmarkEnd w:id="328"/>
      <w:r>
        <w:t xml:space="preserve">Dascaliuc, A., Ralea, T., Cuza, P., 2007. Influence of heat shock on chlorophyll fluorescence of white oak (quercus pubescens willd.) leaves. Photosynthetica 45, 469–471. </w:t>
      </w:r>
      <w:hyperlink r:id="rId13">
        <w:r>
          <w:rPr>
            <w:rStyle w:val="Lienhypertexte"/>
          </w:rPr>
          <w:t>https://doi.org/10.1007/s11099-007-0084-3</w:t>
        </w:r>
      </w:hyperlink>
    </w:p>
    <w:p w14:paraId="4F024061" w14:textId="77777777" w:rsidR="00C7151A" w:rsidRDefault="00466AB9">
      <w:pPr>
        <w:pStyle w:val="Bibliographie"/>
      </w:pPr>
      <w:bookmarkStart w:id="330" w:name="ref-davies2023multi"/>
      <w:bookmarkEnd w:id="329"/>
      <w:r>
        <w:t xml:space="preserve">Davies, B.F.R., Gernez, P., Geraud, A., Oiry, S., Rosa, P., Zoffoli, M.L., Barillé, L., 2023. Multi-and hyperspectral classification of soft-bottom intertidal vegetation using a </w:t>
      </w:r>
      <w:r>
        <w:lastRenderedPageBreak/>
        <w:t>spectral library for coastal biodiversity remote sensing. Remote Sensing of Environment 290, 113554.</w:t>
      </w:r>
    </w:p>
    <w:p w14:paraId="246C9ECF" w14:textId="77777777" w:rsidR="00C7151A" w:rsidRDefault="00466AB9">
      <w:pPr>
        <w:pStyle w:val="Bibliographie"/>
      </w:pPr>
      <w:bookmarkStart w:id="331" w:name="ref-davies2024sentinel"/>
      <w:bookmarkEnd w:id="330"/>
      <w:r>
        <w:t xml:space="preserve">Davies, B.F.R., Oiry, S., Rosa, P., Zoffoli, M.L., Sousa, A.I., Thomas, O.R., Smale, D.A., Austen, M.C., Biermann, L., Attrill, M.J., others, 2024a. A sentinel watching over inter-tidal seagrass phenology across western europe and north africa. Communications Earth &amp; Environment 5, 382. </w:t>
      </w:r>
      <w:hyperlink r:id="rId14">
        <w:r>
          <w:rPr>
            <w:rStyle w:val="Lienhypertexte"/>
          </w:rPr>
          <w:t>https://doi.org/10.1038/s43247-024-01543-z</w:t>
        </w:r>
      </w:hyperlink>
    </w:p>
    <w:p w14:paraId="76152F4E" w14:textId="77777777" w:rsidR="00C7151A" w:rsidRDefault="00466AB9">
      <w:pPr>
        <w:pStyle w:val="Bibliographie"/>
      </w:pPr>
      <w:bookmarkStart w:id="332" w:name="ref-davies2024intertidal"/>
      <w:bookmarkEnd w:id="331"/>
      <w:r>
        <w:t xml:space="preserve">Davies, B.F.R., Oiry, S., Rosa, P., Zoffoli, M.L., Sousa, A.I., Thomas, O.R., Smale, D.A., Austen, M.C., Biermann, L., Attrill, M.J., others, 2024b. Intertidal seagrass extent from sentinel-2 time-series show distinct trajectories in western europe. Remote Sensing of Environment 312, 114340. </w:t>
      </w:r>
      <w:hyperlink r:id="rId15">
        <w:r>
          <w:rPr>
            <w:rStyle w:val="Lienhypertexte"/>
          </w:rPr>
          <w:t>https://doi.org/10.1016/j.rse.2024.114340</w:t>
        </w:r>
      </w:hyperlink>
    </w:p>
    <w:p w14:paraId="25C4C7D0" w14:textId="77777777" w:rsidR="00C7151A" w:rsidRDefault="00466AB9">
      <w:pPr>
        <w:pStyle w:val="Bibliographie"/>
      </w:pPr>
      <w:bookmarkStart w:id="333" w:name="ref-deguette2022physiological"/>
      <w:bookmarkEnd w:id="332"/>
      <w:r>
        <w:t>Deguette, A., Barrote, I., Silva, J., 2022. Physiological and morphological effects of a marine heatwave on the seagrass cymodocea nodosa. Scientific Reports 12, 7950.</w:t>
      </w:r>
    </w:p>
    <w:p w14:paraId="09322F70" w14:textId="77777777" w:rsidR="00C7151A" w:rsidRDefault="00466AB9">
      <w:pPr>
        <w:pStyle w:val="Bibliographie"/>
      </w:pPr>
      <w:bookmarkStart w:id="334" w:name="ref-dias2025marine"/>
      <w:bookmarkEnd w:id="333"/>
      <w:r>
        <w:t>Dias, C.E.P., Misturini, D., Brauko, K.M., Grimaldi, G.D.G., Sloty, A.M., Cardoso, F.D., Macedo-Soares, L.C. de, Corrêa, V.S., Castro, S.A., Bastos, E., others, 2025. Marine heatwaves and eutrophication jeopardize the seagrass halodule wrightii and associated infauna. Marine Environmental Research 107441.</w:t>
      </w:r>
    </w:p>
    <w:p w14:paraId="655289FE" w14:textId="77777777" w:rsidR="00C7151A" w:rsidRDefault="00466AB9">
      <w:pPr>
        <w:pStyle w:val="Bibliographie"/>
      </w:pPr>
      <w:bookmarkStart w:id="335" w:name="ref-douay2022new"/>
      <w:bookmarkEnd w:id="334"/>
      <w:r>
        <w:t>Douay, F., Verpoorter, C., Duong, G., Spilmont, N., Gevaert, F., 2022. New hyperspectral procedure to discriminate intertidal macroalgae. Remote Sensing 14, 346.</w:t>
      </w:r>
    </w:p>
    <w:p w14:paraId="2A84B8DB" w14:textId="77777777" w:rsidR="00C7151A" w:rsidRDefault="00466AB9">
      <w:pPr>
        <w:pStyle w:val="Bibliographie"/>
      </w:pPr>
      <w:bookmarkStart w:id="336" w:name="ref-duarte1991allometric"/>
      <w:bookmarkEnd w:id="335"/>
      <w:r>
        <w:t>Duarte, C.M., 1991. Allometric scaling of seagrass form and productivity. Marine ecology progress series. Oldendorf 77, 289–300.</w:t>
      </w:r>
    </w:p>
    <w:p w14:paraId="40B46C65" w14:textId="77777777" w:rsidR="00C7151A" w:rsidRDefault="00466AB9">
      <w:pPr>
        <w:pStyle w:val="Bibliographie"/>
      </w:pPr>
      <w:bookmarkStart w:id="337" w:name="ref-electricblue_intertidal_chamber"/>
      <w:bookmarkEnd w:id="336"/>
      <w:r>
        <w:t xml:space="preserve">Electric Blue, 2023. </w:t>
      </w:r>
      <w:hyperlink r:id="rId16">
        <w:r>
          <w:rPr>
            <w:rStyle w:val="Lienhypertexte"/>
          </w:rPr>
          <w:t>Intertidal chamber</w:t>
        </w:r>
      </w:hyperlink>
      <w:r>
        <w:t>.</w:t>
      </w:r>
    </w:p>
    <w:p w14:paraId="64AF396D" w14:textId="77777777" w:rsidR="00C7151A" w:rsidRDefault="00466AB9">
      <w:pPr>
        <w:pStyle w:val="Bibliographie"/>
      </w:pPr>
      <w:bookmarkStart w:id="338" w:name="ref-sen2cor"/>
      <w:bookmarkEnd w:id="337"/>
      <w:r>
        <w:t>European Space Agency, 2024b. Sen2Cor: Sentinel-2 atmospheric correction processor.</w:t>
      </w:r>
    </w:p>
    <w:p w14:paraId="313B0987" w14:textId="77777777" w:rsidR="00C7151A" w:rsidRDefault="00466AB9">
      <w:pPr>
        <w:pStyle w:val="Bibliographie"/>
      </w:pPr>
      <w:bookmarkStart w:id="339" w:name="ref-copernicus_sentinel2"/>
      <w:bookmarkEnd w:id="338"/>
      <w:r>
        <w:t>European Space Agency, 2024a. Copernicus open access hub.</w:t>
      </w:r>
    </w:p>
    <w:p w14:paraId="40E94E58" w14:textId="77777777" w:rsidR="00C7151A" w:rsidRDefault="00466AB9">
      <w:pPr>
        <w:pStyle w:val="Bibliographie"/>
      </w:pPr>
      <w:bookmarkStart w:id="340" w:name="ref-folmer2012seagrass"/>
      <w:bookmarkEnd w:id="339"/>
      <w:r>
        <w:t>Folmer, E.O., Geest, M. van der, Jansen, E., Olff, H., Michael Anderson, T., Piersma, T., Gils, J.A. van, 2012. Seagrass–sediment feedback: An exploration using a non-recursive structural equation model. Ecosystems 15, 1380–1393.</w:t>
      </w:r>
    </w:p>
    <w:p w14:paraId="516F58B0" w14:textId="77777777" w:rsidR="00C7151A" w:rsidRDefault="00466AB9">
      <w:pPr>
        <w:pStyle w:val="Bibliographie"/>
      </w:pPr>
      <w:bookmarkStart w:id="341" w:name="ref-franssen2014genome"/>
      <w:bookmarkEnd w:id="340"/>
      <w:r>
        <w:t>Franssen, S.U., Gu, J., Winters, G., Huylmans, A.-K., Wienpahl, I., Sparwel, M., Coyer, J.A., Olsen, J.L., Reusch, T.B., Bornberg-Bauer, E., 2014. Genome-wide transcriptomic responses of the seagrasses zostera marina and nanozostera noltii under a simulated heatwave confirm functional types. Marine Genomics 15, 65–73.</w:t>
      </w:r>
    </w:p>
    <w:p w14:paraId="37AA4628" w14:textId="77777777" w:rsidR="00C7151A" w:rsidRDefault="00466AB9">
      <w:pPr>
        <w:pStyle w:val="Bibliographie"/>
      </w:pPr>
      <w:bookmarkStart w:id="342" w:name="ref-gacia1999approach"/>
      <w:bookmarkEnd w:id="341"/>
      <w:r>
        <w:lastRenderedPageBreak/>
        <w:t>Gacia, E., Granata, T., Duarte, C., 1999. An approach to measurement of particle flux and sediment retention within seagrass (posidonia oceanica) meadows. Aquatic Botany 65, 255–268.</w:t>
      </w:r>
    </w:p>
    <w:p w14:paraId="1A524DCA" w14:textId="77777777" w:rsidR="00C7151A" w:rsidRDefault="00466AB9">
      <w:pPr>
        <w:pStyle w:val="Bibliographie"/>
      </w:pPr>
      <w:bookmarkStart w:id="343" w:name="ref-garbulsky2011photochemical"/>
      <w:bookmarkEnd w:id="342"/>
      <w:r>
        <w:t>Garbulsky, M.F., Peñuelas, J., Gamon, J., Inoue, Y., Filella, I., 2011. The photochemical reflectance index (PRI) and the remote sensing of leaf, canopy and ecosystem radiation use efficiencies: A review and meta-analysis. Remote sensing of environment 115, 281–297.</w:t>
      </w:r>
    </w:p>
    <w:p w14:paraId="627F0F61" w14:textId="77777777" w:rsidR="00C7151A" w:rsidRDefault="00466AB9">
      <w:pPr>
        <w:pStyle w:val="Bibliographie"/>
      </w:pPr>
      <w:bookmarkStart w:id="344" w:name="ref-gardner2018global"/>
      <w:bookmarkEnd w:id="343"/>
      <w:r>
        <w:t>Gardner, R.C., Finlayson, C., 2018. Global wetland outlook: State of the world’s wetlands and their services to people, in: Ramsar Convention Secretariat. pp. 2020–5.</w:t>
      </w:r>
    </w:p>
    <w:p w14:paraId="3F7DE3A4" w14:textId="77777777" w:rsidR="00C7151A" w:rsidRDefault="00466AB9">
      <w:pPr>
        <w:pStyle w:val="Bibliographie"/>
      </w:pPr>
      <w:bookmarkStart w:id="345" w:name="ref-gladstone2018biomass"/>
      <w:bookmarkEnd w:id="344"/>
      <w:r>
        <w:t>Gladstone-Gallagher, R.V., Hughes, R.W., Douglas, E.J., Pilditch, C.A., 2018. Biomass-dependent seagrass resilience to sediment eutrophication. Journal of Experimental Marine Biology and Ecology 501, 54–64.</w:t>
      </w:r>
    </w:p>
    <w:p w14:paraId="5B92D787" w14:textId="77777777" w:rsidR="00C7151A" w:rsidRDefault="00466AB9">
      <w:pPr>
        <w:pStyle w:val="Bibliographie"/>
      </w:pPr>
      <w:bookmarkStart w:id="346" w:name="ref-green2021historical"/>
      <w:bookmarkEnd w:id="345"/>
      <w:r>
        <w:t>Green, A.E., Unsworth, R.K., Chadwick, M.A., Jones, P.J., 2021. Historical analysis exposes catastrophic seagrass loss for the united kingdom. Frontiers in plant science 12, 629962.</w:t>
      </w:r>
    </w:p>
    <w:p w14:paraId="2B6344CA" w14:textId="77777777" w:rsidR="00C7151A" w:rsidRDefault="00466AB9">
      <w:pPr>
        <w:pStyle w:val="Bibliographie"/>
      </w:pPr>
      <w:bookmarkStart w:id="347" w:name="ref-guerrero2020heat"/>
      <w:bookmarkEnd w:id="346"/>
      <w:r>
        <w:t>Guerrero-Meseguer, L., Marı́n, A., Sanz-Lázaro, C., 2020. Heat wave intensity can vary the cumulative effects of multiple environmental stressors on posidonia oceanica seedlings. Marine Environmental Research 159, 105001.</w:t>
      </w:r>
    </w:p>
    <w:p w14:paraId="1A52BEB2" w14:textId="77777777" w:rsidR="00C7151A" w:rsidRDefault="00466AB9">
      <w:pPr>
        <w:pStyle w:val="Bibliographie"/>
      </w:pPr>
      <w:bookmarkStart w:id="348" w:name="ref-hemminga1998root"/>
      <w:bookmarkEnd w:id="347"/>
      <w:r>
        <w:t>Hemminga, M., 1998. The root/rhizome system of seagrasses: An asset and a burden. Journal of Sea Research 39, 183–196.</w:t>
      </w:r>
    </w:p>
    <w:p w14:paraId="736A66D0" w14:textId="77777777" w:rsidR="00C7151A" w:rsidRDefault="00466AB9">
      <w:pPr>
        <w:pStyle w:val="Bibliographie"/>
      </w:pPr>
      <w:bookmarkStart w:id="349" w:name="ref-hobday2016hierarchical"/>
      <w:bookmarkEnd w:id="348"/>
      <w:r>
        <w:t>Hobday, A.J., Alexander, L.V., Perkins, S.E., Smale, D.A., Straub, S.C., Oliver, E.C., Benthuysen, J.A., Burrows, M.T., Donat, M.G., Feng, M., others, 2016. A hierarchical approach to defining marine heatwaves. Progress in oceanography 141, 227–238.</w:t>
      </w:r>
    </w:p>
    <w:p w14:paraId="53F72396" w14:textId="77777777" w:rsidR="00C7151A" w:rsidRDefault="00466AB9">
      <w:pPr>
        <w:pStyle w:val="Bibliographie"/>
      </w:pPr>
      <w:bookmarkStart w:id="350" w:name="ref-hobday2018categorizing"/>
      <w:bookmarkEnd w:id="349"/>
      <w:r>
        <w:t>Hobday, A.J., Oliver, E.C., Gupta, A.S., Benthuysen, J.A., Burrows, M.T., Donat, M.G., Holbrook, N.J., Moore, P.J., Thomsen, M.S., Wernberg, T., others, 2018. Categorizing and naming marine heatwaves. Oceanography 31, 162–173.</w:t>
      </w:r>
    </w:p>
    <w:p w14:paraId="4B1D0C3B" w14:textId="77777777" w:rsidR="00C7151A" w:rsidRDefault="00466AB9">
      <w:pPr>
        <w:pStyle w:val="Bibliographie"/>
      </w:pPr>
      <w:bookmarkStart w:id="351" w:name="ref-infantes2022seagrass"/>
      <w:bookmarkEnd w:id="350"/>
      <w:r>
        <w:t>Infantes, E., Hoeks, S., Adams, M.P., Heide, T. van der, Katwijk, M.M. van, Bouma, T.J., 2022. Seagrass roots strongly reduce cliff erosion rates in sandy sediments. Marine Ecology Progress Series 700, 1–12.</w:t>
      </w:r>
    </w:p>
    <w:p w14:paraId="346B0C00" w14:textId="77777777" w:rsidR="00C7151A" w:rsidRDefault="00466AB9">
      <w:pPr>
        <w:pStyle w:val="Bibliographie"/>
      </w:pPr>
      <w:bookmarkStart w:id="352" w:name="ref-ioc_sea_level_lecy"/>
      <w:bookmarkEnd w:id="351"/>
      <w:r>
        <w:t xml:space="preserve">IOC, 2024. </w:t>
      </w:r>
      <w:hyperlink r:id="rId17">
        <w:r>
          <w:rPr>
            <w:rStyle w:val="Lienhypertexte"/>
          </w:rPr>
          <w:t>Intergovernmental oceanographic commission ; sea level monitoring station - le conquet, france (LECY)</w:t>
        </w:r>
      </w:hyperlink>
      <w:r>
        <w:t>.</w:t>
      </w:r>
    </w:p>
    <w:p w14:paraId="09B82A4E" w14:textId="77777777" w:rsidR="00C7151A" w:rsidRDefault="00466AB9">
      <w:pPr>
        <w:pStyle w:val="Bibliographie"/>
      </w:pPr>
      <w:bookmarkStart w:id="353" w:name="ref-jankowska2019stabilizing"/>
      <w:bookmarkEnd w:id="352"/>
      <w:r>
        <w:lastRenderedPageBreak/>
        <w:t>Jankowska, E., Michel, L.N., Lepoint, G., Włodarska-Kowalczuk, M., 2019. Stabilizing effects of seagrass meadows on coastal water benthic food webs. Journal of Experimental Marine Biology and Ecology 510, 54–63.</w:t>
      </w:r>
    </w:p>
    <w:p w14:paraId="793B9EB1" w14:textId="77777777" w:rsidR="00C7151A" w:rsidRDefault="00466AB9">
      <w:pPr>
        <w:pStyle w:val="Bibliographie"/>
      </w:pPr>
      <w:bookmarkStart w:id="354" w:name="ref-jones1992leaf"/>
      <w:bookmarkEnd w:id="353"/>
      <w:r>
        <w:t xml:space="preserve">Jones, R.B., Clayton-Greene, K.A., 1992. The role of photosynthesis and oxidative reactions in leaf blackening of protea neriifolia r. Br. leaves. Scientia Horticulturae 50, 137–145. </w:t>
      </w:r>
      <w:hyperlink r:id="rId18">
        <w:r>
          <w:rPr>
            <w:rStyle w:val="Lienhypertexte"/>
          </w:rPr>
          <w:t>https://doi.org/10.1016/S0304-4238(05)80016-0</w:t>
        </w:r>
      </w:hyperlink>
    </w:p>
    <w:p w14:paraId="7F43DA84" w14:textId="77777777" w:rsidR="00C7151A" w:rsidRDefault="00466AB9">
      <w:pPr>
        <w:pStyle w:val="Bibliographie"/>
      </w:pPr>
      <w:bookmarkStart w:id="355" w:name="ref-knipling1970reflectance"/>
      <w:bookmarkEnd w:id="354"/>
      <w:r>
        <w:t xml:space="preserve">Knipling, E.B., 1970. Physical and physiological basis for the reflectance of visible and near-infrared radiation from vegetation. Remote Sensing of Environment 1, 155–159. </w:t>
      </w:r>
      <w:hyperlink r:id="rId19">
        <w:r>
          <w:rPr>
            <w:rStyle w:val="Lienhypertexte"/>
          </w:rPr>
          <w:t>https://doi.org/10.1016/S0034-4257(70)80021-9</w:t>
        </w:r>
      </w:hyperlink>
    </w:p>
    <w:p w14:paraId="692301A5" w14:textId="77777777" w:rsidR="00C7151A" w:rsidRDefault="00466AB9">
      <w:pPr>
        <w:pStyle w:val="Bibliographie"/>
      </w:pPr>
      <w:bookmarkStart w:id="356" w:name="ref-lawrence2023experimental"/>
      <w:bookmarkEnd w:id="355"/>
      <w:r>
        <w:t>Lawrence, C.M., Bolton, J.J., 2023. Experimental effects of warming and epiphyte grazing on the ecophysiology of two seagrass morphotypes. Journal of Experimental Marine Biology and Ecology 558, 151834.</w:t>
      </w:r>
    </w:p>
    <w:p w14:paraId="7F031558" w14:textId="77777777" w:rsidR="00C7151A" w:rsidRDefault="00466AB9">
      <w:pPr>
        <w:pStyle w:val="Bibliographie"/>
      </w:pPr>
      <w:bookmarkStart w:id="357" w:name="ref-hsdar"/>
      <w:bookmarkEnd w:id="356"/>
      <w:r>
        <w:t>Lehnert, L.W., Meyer, H., Bendix, J., 2017. Hsdar: Manage, analyse and simulate hyperspectral data in r.</w:t>
      </w:r>
    </w:p>
    <w:p w14:paraId="3456BB38" w14:textId="77777777" w:rsidR="00C7151A" w:rsidRDefault="00466AB9">
      <w:pPr>
        <w:pStyle w:val="Bibliographie"/>
      </w:pPr>
      <w:bookmarkStart w:id="358" w:name="ref-louhaichi2001spatially"/>
      <w:bookmarkEnd w:id="357"/>
      <w:r>
        <w:t>Louhaichi, M., Borman, M.M., Johnson, D.E., 2001. Spatially located platform and aerial photography for documentation of grazing impacts on wheat. Geocarto International 16, 65–70.</w:t>
      </w:r>
    </w:p>
    <w:p w14:paraId="7E591CB2" w14:textId="77777777" w:rsidR="00C7151A" w:rsidRDefault="00466AB9">
      <w:pPr>
        <w:pStyle w:val="Bibliographie"/>
      </w:pPr>
      <w:bookmarkStart w:id="359" w:name="ref-malvern_panalytical_rs3"/>
      <w:bookmarkEnd w:id="358"/>
      <w:r>
        <w:t xml:space="preserve">Malvern Panalytical, 2023. </w:t>
      </w:r>
      <w:hyperlink r:id="rId20">
        <w:r>
          <w:rPr>
            <w:rStyle w:val="Lienhypertexte"/>
          </w:rPr>
          <w:t>RS3 software</w:t>
        </w:r>
      </w:hyperlink>
      <w:r>
        <w:t>.</w:t>
      </w:r>
    </w:p>
    <w:p w14:paraId="3BAED233" w14:textId="77777777" w:rsidR="00C7151A" w:rsidRDefault="00466AB9">
      <w:pPr>
        <w:pStyle w:val="Bibliographie"/>
      </w:pPr>
      <w:bookmarkStart w:id="360" w:name="ref-marba2010mediterranean"/>
      <w:bookmarkEnd w:id="359"/>
      <w:r>
        <w:t>Marbà, N., Duarte, C.M., 2010. Mediterranean warming triggers seagrass (posidonia oceanica) shoot mortality. Global change biology 16, 2366–2375.</w:t>
      </w:r>
    </w:p>
    <w:p w14:paraId="3CC2B9FB" w14:textId="77777777" w:rsidR="00C7151A" w:rsidRDefault="00466AB9">
      <w:pPr>
        <w:pStyle w:val="Bibliographie"/>
      </w:pPr>
      <w:bookmarkStart w:id="361" w:name="ref-marien2019detecting"/>
      <w:bookmarkEnd w:id="360"/>
      <w:r>
        <w:t>Mariën, B., Balzarolo, M., Dox, I., Leys, S., Lorène, M.J., Geron, C., Portillo-Estrada, M., AbdElgawad, H., Asard, H., Campioli, M., 2019. Detecting the onset of autumn leaf senescence in deciduous forest trees of the temperate zone. New Phytologist 224, 166–176.</w:t>
      </w:r>
    </w:p>
    <w:p w14:paraId="1565A8A7" w14:textId="77777777" w:rsidR="00C7151A" w:rsidRDefault="00466AB9">
      <w:pPr>
        <w:pStyle w:val="Bibliographie"/>
      </w:pPr>
      <w:bookmarkStart w:id="362" w:name="ref-massa2009temperature"/>
      <w:bookmarkEnd w:id="361"/>
      <w:r>
        <w:t>Massa, S., Arnaud-Haond, S., Pearson, G., Serrão, E., 2009. Temperature tolerance and survival of intertidal populations of the seagrass zostera noltii (hornemann) in southern europe (ria formosa, portugal). Hydrobiologia 619, 195–201.</w:t>
      </w:r>
    </w:p>
    <w:p w14:paraId="7803D9AB" w14:textId="77777777" w:rsidR="00C7151A" w:rsidRDefault="00466AB9">
      <w:pPr>
        <w:pStyle w:val="Bibliographie"/>
      </w:pPr>
      <w:bookmarkStart w:id="363" w:name="ref-moore2008environmental"/>
      <w:bookmarkEnd w:id="362"/>
      <w:r>
        <w:t>Moore, K.A., Jarvis, J.C., 2008. Environmental factors affecting recent summertime eelgrass diebacks in the lower chesapeake bay: Implications for long-term persistence. Journal of Coastal Research 135–147.</w:t>
      </w:r>
    </w:p>
    <w:p w14:paraId="46C26E81" w14:textId="77777777" w:rsidR="00C7151A" w:rsidRDefault="00466AB9">
      <w:pPr>
        <w:pStyle w:val="Bibliographie"/>
      </w:pPr>
      <w:bookmarkStart w:id="364" w:name="ref-rs16234383"/>
      <w:bookmarkEnd w:id="363"/>
      <w:r>
        <w:t xml:space="preserve">Oiry, S., Davies, B.F.R., Sousa, A.I., Rosa, P., Zoffoli, M.L., Brunier, G., Gernez, P., Barillé, L., 2024. Discriminating seagrasses from green macroalgae in european </w:t>
      </w:r>
      <w:r>
        <w:lastRenderedPageBreak/>
        <w:t xml:space="preserve">intertidal areas using high-resolution multispectral drone imagery. Remote Sensing 16. </w:t>
      </w:r>
      <w:hyperlink r:id="rId21">
        <w:r>
          <w:rPr>
            <w:rStyle w:val="Lienhypertexte"/>
          </w:rPr>
          <w:t>https://doi.org/10.3390/rs16234383</w:t>
        </w:r>
      </w:hyperlink>
    </w:p>
    <w:p w14:paraId="2C162E98" w14:textId="77777777" w:rsidR="00C7151A" w:rsidRDefault="00466AB9">
      <w:pPr>
        <w:pStyle w:val="Bibliographie"/>
      </w:pPr>
      <w:bookmarkStart w:id="365" w:name="ref-olmedo2020far"/>
      <w:bookmarkEnd w:id="364"/>
      <w:r>
        <w:t>Olmedo-Masat, O.M., Raffo, M.P., Rodrı́guez-Pérez, D., Arijón, M., Sánchez-Carnero, N., 2020. How far can we classify macroalgae remotely? An example using a new spectral library of species from the south west atlantic (argentine patagonia). Remote Sensing 12, 3870.</w:t>
      </w:r>
    </w:p>
    <w:p w14:paraId="6A064DFD" w14:textId="77777777" w:rsidR="00C7151A" w:rsidRDefault="00466AB9">
      <w:pPr>
        <w:pStyle w:val="Bibliographie"/>
      </w:pPr>
      <w:bookmarkStart w:id="366" w:name="ref-penuelas2004leaf"/>
      <w:bookmarkEnd w:id="365"/>
      <w:r>
        <w:t>Peñuelas, J., Munné-Bosch, S., Llusià, J., Filella, I., 2004. Leaf reflectance and photo-and antioxidant protection in field-grown summer-stressed phillyrea angustifolia. Optical signals of oxidative stress? New Phytologist 162, 115–124.</w:t>
      </w:r>
    </w:p>
    <w:p w14:paraId="0EEADBC6" w14:textId="77777777" w:rsidR="00C7151A" w:rsidRDefault="00466AB9">
      <w:pPr>
        <w:pStyle w:val="Bibliographie"/>
      </w:pPr>
      <w:bookmarkStart w:id="367" w:name="ref-perkins2013measurement"/>
      <w:bookmarkEnd w:id="366"/>
      <w:r>
        <w:t>Perkins, S.E., Alexander, L.V., 2013. On the measurement of heat waves. Journal of climate 26, 4500–4517.</w:t>
      </w:r>
    </w:p>
    <w:p w14:paraId="62FDEDE1" w14:textId="77777777" w:rsidR="00C7151A" w:rsidRDefault="00466AB9">
      <w:pPr>
        <w:pStyle w:val="Bibliographie"/>
      </w:pPr>
      <w:bookmarkStart w:id="368" w:name="ref-Rbase"/>
      <w:bookmarkEnd w:id="367"/>
      <w:r>
        <w:t xml:space="preserve">R Core Team, 2023. </w:t>
      </w:r>
      <w:hyperlink r:id="rId22">
        <w:r>
          <w:rPr>
            <w:rStyle w:val="Lienhypertexte"/>
          </w:rPr>
          <w:t>R: A language and environment for statistical computing</w:t>
        </w:r>
      </w:hyperlink>
      <w:r>
        <w:t>. R Foundation for Statistical Computing, Vienna, Austria.</w:t>
      </w:r>
    </w:p>
    <w:p w14:paraId="429BBE5C" w14:textId="77777777" w:rsidR="00C7151A" w:rsidRDefault="00466AB9">
      <w:pPr>
        <w:pStyle w:val="Bibliographie"/>
      </w:pPr>
      <w:bookmarkStart w:id="369" w:name="ref-ramesh2020seagrass"/>
      <w:bookmarkEnd w:id="368"/>
      <w:r>
        <w:t>Ramesh, C., Mohanraju, R., 2020. Seagrass ecosystems of andaman and nicobar islands: Status and future perspective. Environmental &amp; Earth Sciences Research Journal 7.</w:t>
      </w:r>
    </w:p>
    <w:p w14:paraId="6BE29F4B" w14:textId="77777777" w:rsidR="00C7151A" w:rsidRDefault="00466AB9">
      <w:pPr>
        <w:pStyle w:val="Bibliographie"/>
      </w:pPr>
      <w:bookmarkStart w:id="370" w:name="ref-roca2016response"/>
      <w:bookmarkEnd w:id="369"/>
      <w:r>
        <w:t>Roca, G., Alcoverro, T., Krause-Jensen, D., Balsby, T.J.S., Katwijk, M.M. van, Marbà, N., Santos, R., Arthur, R., Mascaró, O., Fernández-Torquemada, Y., others, 2016. Response of seagrass indicators to shifts in environmental stressors: A global review and management synthesis. Ecological Indicators 63, 310–323.</w:t>
      </w:r>
    </w:p>
    <w:p w14:paraId="7005F236" w14:textId="77777777" w:rsidR="00C7151A" w:rsidRDefault="00466AB9">
      <w:pPr>
        <w:pStyle w:val="Bibliographie"/>
      </w:pPr>
      <w:bookmarkStart w:id="371" w:name="ref-roman2021using"/>
      <w:bookmarkEnd w:id="370"/>
      <w:r>
        <w:t>Román, A., Tovar-Sánchez, A., Olivé, I., Navarro, G., 2021. Using a UAV-mounted multispectral camera for the monitoring of marine macrophytes. Frontiers in Marine Science 8, 722698.</w:t>
      </w:r>
    </w:p>
    <w:p w14:paraId="2F29E619" w14:textId="77777777" w:rsidR="00C7151A" w:rsidRDefault="00466AB9">
      <w:pPr>
        <w:pStyle w:val="Bibliographie"/>
      </w:pPr>
      <w:bookmarkStart w:id="372" w:name="ref-roman2023clam"/>
      <w:bookmarkEnd w:id="371"/>
      <w:r>
        <w:t>Román, M., Gilbert, F., Viejo, R.M., Román, S., Troncoso, J.S., Vázquez, E., Olabarria, C., 2023. Are clam-seagrass interactions affected by heatwaves during emersion? Marine Environmental Research 186, 105906.</w:t>
      </w:r>
    </w:p>
    <w:p w14:paraId="756D16E2" w14:textId="77777777" w:rsidR="00C7151A" w:rsidRDefault="00466AB9">
      <w:pPr>
        <w:pStyle w:val="Bibliographie"/>
      </w:pPr>
      <w:bookmarkStart w:id="373" w:name="ref-roman2022effects"/>
      <w:bookmarkEnd w:id="372"/>
      <w:r>
        <w:t>Román, S., Vázquez, E., Román, M., Viejo, R.M., Woodin, S.A., Wethey, D.S., Troncoso, J.S., Olabarria, C., 2022. Effects of warming on biological interactions between clams and the seagrass zostera noltei: A case study using open top chambers. Estuarine, Coastal and Shelf Science 276, 108027.</w:t>
      </w:r>
    </w:p>
    <w:p w14:paraId="7513D914" w14:textId="77777777" w:rsidR="00C7151A" w:rsidRDefault="00466AB9">
      <w:pPr>
        <w:pStyle w:val="Bibliographie"/>
      </w:pPr>
      <w:bookmarkStart w:id="374" w:name="ref-rouse1974monitoring"/>
      <w:bookmarkEnd w:id="373"/>
      <w:r>
        <w:t>Rouse, J.W., Haas, R.H., Schell, J.A., Deering, D.W., others, 1974. Monitoring vegetation systems in the great plains with ERTS. NASA Spec. Publ 351, 309.</w:t>
      </w:r>
    </w:p>
    <w:p w14:paraId="157BD392" w14:textId="77777777" w:rsidR="00C7151A" w:rsidRDefault="00466AB9">
      <w:pPr>
        <w:pStyle w:val="Bibliographie"/>
      </w:pPr>
      <w:bookmarkStart w:id="375" w:name="ref-samper2020characterization"/>
      <w:bookmarkEnd w:id="374"/>
      <w:r>
        <w:lastRenderedPageBreak/>
        <w:t>Samper-Villarreal, J., Bolaños, R.C., Heidemeyer, M., Vargas, M.M., Vargas, R.M., 2020. Characterization of seagrasses at two new locations in the eastern tropical pacific (el jobo and matapalito, costa rica). Aquatic botany 165, 103237.</w:t>
      </w:r>
    </w:p>
    <w:p w14:paraId="4A7052E4" w14:textId="77777777" w:rsidR="00C7151A" w:rsidRDefault="00466AB9">
      <w:pPr>
        <w:pStyle w:val="Bibliographie"/>
      </w:pPr>
      <w:bookmarkStart w:id="376" w:name="ref-sawall2021chronically"/>
      <w:bookmarkEnd w:id="375"/>
      <w:r>
        <w:t>Sawall, Y., Ito, M., Pansch, C., 2021. Chronically elevated sea surface temperatures revealed high susceptibility of the eelgrass zostera marina to winter and spring warming. Limnology and Oceanography 66, 4112–4124.</w:t>
      </w:r>
    </w:p>
    <w:p w14:paraId="5228E046" w14:textId="77777777" w:rsidR="00C7151A" w:rsidRDefault="00466AB9">
      <w:pPr>
        <w:pStyle w:val="Bibliographie"/>
      </w:pPr>
      <w:bookmarkStart w:id="377" w:name="ref-heatwaveR"/>
      <w:bookmarkEnd w:id="376"/>
      <w:r>
        <w:t xml:space="preserve">Schlegel, R.W., Smit, A.J., 2018. heatwaveR: A central algorithm for the detection of heatwaves and cold-spells. Journal of Open Source Software 3, 821. </w:t>
      </w:r>
      <w:hyperlink r:id="rId23">
        <w:r>
          <w:rPr>
            <w:rStyle w:val="Lienhypertexte"/>
          </w:rPr>
          <w:t>https://doi.org/10.21105/joss.00821</w:t>
        </w:r>
      </w:hyperlink>
    </w:p>
    <w:p w14:paraId="0530C968" w14:textId="77777777" w:rsidR="00C7151A" w:rsidRDefault="00466AB9">
      <w:pPr>
        <w:pStyle w:val="Bibliographie"/>
      </w:pPr>
      <w:bookmarkStart w:id="378" w:name="ref-scott2018role"/>
      <w:bookmarkEnd w:id="377"/>
      <w:r>
        <w:t>Scott, A.L., York, P.H., Duncan, C., Macreadie, P.I., Connolly, R.M., Ellis, M.T., Jarvis, J.C., Jinks, K.I., Marsh, H., Rasheed, M.A., 2018. The role of herbivory in structuring tropical seagrass ecosystem service delivery. Frontiers in Plant Science 9, 127.</w:t>
      </w:r>
    </w:p>
    <w:p w14:paraId="3BAB4471" w14:textId="77777777" w:rsidR="00C7151A" w:rsidRDefault="00466AB9">
      <w:pPr>
        <w:pStyle w:val="Bibliographie"/>
      </w:pPr>
      <w:bookmarkStart w:id="379" w:name="ref-shom_ram_2022"/>
      <w:bookmarkEnd w:id="378"/>
      <w:r>
        <w:t xml:space="preserve">SHOM, 2022. </w:t>
      </w:r>
      <w:hyperlink r:id="rId24">
        <w:r>
          <w:rPr>
            <w:rStyle w:val="Lienhypertexte"/>
          </w:rPr>
          <w:t>Service hydrographique et océanographique de la marine ; références altimétriques maritimes: Ports de france métropolitaine et d’outre-mer, cotes du zéro hydrographique et niveaux caractéristiques de la marée</w:t>
        </w:r>
      </w:hyperlink>
      <w:r>
        <w:t>. Shom, Brest, France.</w:t>
      </w:r>
    </w:p>
    <w:p w14:paraId="346D7C97" w14:textId="77777777" w:rsidR="00C7151A" w:rsidRDefault="00466AB9">
      <w:pPr>
        <w:pStyle w:val="Bibliographie"/>
      </w:pPr>
      <w:bookmarkStart w:id="380" w:name="Xbef41143b4d4042e58f11cfc27e216202646012"/>
      <w:bookmarkEnd w:id="379"/>
      <w:r>
        <w:t xml:space="preserve">SHOM, 2021. </w:t>
      </w:r>
      <w:hyperlink r:id="rId25" w:anchor="/metadata/BATHYMETRIE_LITTO3D_BZH_2018_2021.xml">
        <w:r>
          <w:rPr>
            <w:rStyle w:val="Lienhypertexte"/>
          </w:rPr>
          <w:t>Service hydrographique et océanographique de la marine ; bathymétrie Litto3D® bretagne 2018-2021</w:t>
        </w:r>
      </w:hyperlink>
      <w:r>
        <w:t>.</w:t>
      </w:r>
    </w:p>
    <w:p w14:paraId="67518904" w14:textId="77777777" w:rsidR="00C7151A" w:rsidRDefault="00466AB9">
      <w:pPr>
        <w:pStyle w:val="Bibliographie"/>
      </w:pPr>
      <w:bookmarkStart w:id="381" w:name="ref-skendzic2023drought"/>
      <w:bookmarkEnd w:id="380"/>
      <w:r>
        <w:t>Skendzic, S., 2023. Drought stress in winter wheat-physiological responses and detection using remote and proximal sensing techniques, in: Smart Life Sciences and Technology for Sustainable Development. pp. 39–39.</w:t>
      </w:r>
    </w:p>
    <w:p w14:paraId="3E024854" w14:textId="77777777" w:rsidR="00C7151A" w:rsidRDefault="00466AB9">
      <w:pPr>
        <w:pStyle w:val="Bibliographie"/>
      </w:pPr>
      <w:bookmarkStart w:id="382" w:name="ref-smulders2025temperature"/>
      <w:bookmarkEnd w:id="381"/>
      <w:r>
        <w:t>Smulders, F.O., Campbell, J.E., Altieri, A.H., Armitage, A.R., Bakker, E.S., Barry, S.C., Becker, S.T., Bethel, E., Douglass, J.G., Duijnhoven, H.J. van, others, 2025. Temperature drives seagrass recovery across the western north atlantic. Global change biology 31, e70172.</w:t>
      </w:r>
    </w:p>
    <w:p w14:paraId="789D8B3D" w14:textId="77777777" w:rsidR="00C7151A" w:rsidRDefault="00466AB9">
      <w:pPr>
        <w:pStyle w:val="Bibliographie"/>
      </w:pPr>
      <w:bookmarkStart w:id="383" w:name="ref-sousa2019blue"/>
      <w:bookmarkEnd w:id="382"/>
      <w:r>
        <w:t>Sousa, A.I., Silva, J.F. da, Azevedo, A., Lillebø, A.I., 2019. Blue carbon stock in zostera noltei meadows at ria de aveiro coastal lagoon (portugal) over a decade. Scientific reports 9, 14387.</w:t>
      </w:r>
    </w:p>
    <w:p w14:paraId="4EF3A35D" w14:textId="77777777" w:rsidR="00C7151A" w:rsidRDefault="00466AB9">
      <w:pPr>
        <w:pStyle w:val="Bibliographie"/>
      </w:pPr>
      <w:bookmarkStart w:id="384" w:name="ref-stan2020rstan"/>
      <w:bookmarkEnd w:id="383"/>
      <w:r>
        <w:t>Stan Development Team, C., others, 2020. RStan: The r interface to stan. R package version 2.21. 2.</w:t>
      </w:r>
    </w:p>
    <w:p w14:paraId="73CEF887" w14:textId="77777777" w:rsidR="00C7151A" w:rsidRDefault="00466AB9">
      <w:pPr>
        <w:pStyle w:val="Bibliographie"/>
      </w:pPr>
      <w:bookmarkStart w:id="385" w:name="ref-stillman2019heat"/>
      <w:bookmarkEnd w:id="384"/>
      <w:r>
        <w:t>Stillman, J.H., 2019. Heat waves, the new normal: Summertime temperature extremes will impact animals, ecosystems, and human communities. Physiology 34, 86–100.</w:t>
      </w:r>
    </w:p>
    <w:p w14:paraId="662159C3" w14:textId="77777777" w:rsidR="00C7151A" w:rsidRDefault="00466AB9">
      <w:pPr>
        <w:pStyle w:val="Bibliographie"/>
      </w:pPr>
      <w:bookmarkStart w:id="386" w:name="ref-strydom2020too"/>
      <w:bookmarkEnd w:id="385"/>
      <w:r>
        <w:t xml:space="preserve">Strydom, S., Murray, K., Wilson, S., Huntley, B., Rule, M., Heithaus, M., Bessey, C., Kendrick, G.A., Burkholder, D., Fraser, M.W., others, 2020. Too hot to handle: </w:t>
      </w:r>
      <w:r>
        <w:lastRenderedPageBreak/>
        <w:t>Unprecedented seagrass death driven by marine heatwave in a world heritage area. Global change biology 26, 3525–3538.</w:t>
      </w:r>
    </w:p>
    <w:p w14:paraId="287D7E75" w14:textId="77777777" w:rsidR="00C7151A" w:rsidRDefault="00466AB9">
      <w:pPr>
        <w:pStyle w:val="Bibliographie"/>
      </w:pPr>
      <w:bookmarkStart w:id="387" w:name="ref-thomsen2023meadow"/>
      <w:bookmarkEnd w:id="386"/>
      <w:r>
        <w:t>Thomsen, E., Herbeck, L.S., Viana, I.G., Jennerjahn, T.C., 2023. Meadow trophic status regulates the nitrogen filter function of tropical seagrasses in seasonally eutrophic coastal waters. Limnology and Oceanography 68, 1906–1919.</w:t>
      </w:r>
    </w:p>
    <w:p w14:paraId="71692891" w14:textId="77777777" w:rsidR="00C7151A" w:rsidRDefault="00466AB9">
      <w:pPr>
        <w:pStyle w:val="Bibliographie"/>
      </w:pPr>
      <w:bookmarkStart w:id="388" w:name="ref-thomson2015extreme"/>
      <w:bookmarkEnd w:id="387"/>
      <w:r>
        <w:t>Thomson, J.A., Burkholder, D.A., Heithaus, M.R., Fourqurean, J.W., Fraser, M.W., Statton, J., Kendrick, G.A., 2015. Extreme temperatures, foundation species, and abrupt ecosystem change: An example from an iconic seagrass ecosystem. Global change biology 21, 1463–1474.</w:t>
      </w:r>
    </w:p>
    <w:p w14:paraId="6A462940" w14:textId="77777777" w:rsidR="00C7151A" w:rsidRDefault="00466AB9">
      <w:pPr>
        <w:pStyle w:val="Bibliographie"/>
      </w:pPr>
      <w:bookmarkStart w:id="389" w:name="ref-unsworth2014biodiversity"/>
      <w:bookmarkEnd w:id="388"/>
      <w:r>
        <w:t>Unsworth, R., Cullen-Unsworth, L.C., 2014. Biodiversity, ecosystem services, and the conservation of seagrass meadows. Coast. Conserv 19, 95.</w:t>
      </w:r>
    </w:p>
    <w:p w14:paraId="20A96FB7" w14:textId="77777777" w:rsidR="00C7151A" w:rsidRDefault="00466AB9">
      <w:pPr>
        <w:pStyle w:val="Bibliographie"/>
      </w:pPr>
      <w:bookmarkStart w:id="390" w:name="ref-unsworth2021seagrass"/>
      <w:bookmarkEnd w:id="389"/>
      <w:r>
        <w:t>Unsworth, R.K., Butterworth, E.G., 2021. Seagrass meadows provide a significant resource in support of avifauna. Diversity 13, 363.</w:t>
      </w:r>
    </w:p>
    <w:p w14:paraId="1F2F95CD" w14:textId="77777777" w:rsidR="00C7151A" w:rsidRDefault="00466AB9">
      <w:pPr>
        <w:pStyle w:val="Bibliographie"/>
      </w:pPr>
      <w:bookmarkStart w:id="391" w:name="ref-unsworth2022planetary"/>
      <w:bookmarkEnd w:id="390"/>
      <w:r>
        <w:t>Unsworth, R.K., Cullen-Unsworth, L.C., Jones, B.L., Lilley, R.J., 2022. The planetary role of seagrass conservation. Science 377, 609–613.</w:t>
      </w:r>
    </w:p>
    <w:p w14:paraId="7F929689" w14:textId="77777777" w:rsidR="00C7151A" w:rsidRDefault="00466AB9">
      <w:pPr>
        <w:pStyle w:val="Bibliographie"/>
      </w:pPr>
      <w:bookmarkStart w:id="392" w:name="ref-ustin2020optical"/>
      <w:bookmarkEnd w:id="391"/>
      <w:r>
        <w:t>Ustin, S.L., Jacquemoud, S., 2020. How the optical properties of leaves modify the absorption and scattering of energy and enhance leaf functionality. Remote sensing of plant biodiversity 349–384.</w:t>
      </w:r>
    </w:p>
    <w:p w14:paraId="35A60765" w14:textId="77777777" w:rsidR="00C7151A" w:rsidRDefault="00466AB9">
      <w:pPr>
        <w:pStyle w:val="Bibliographie"/>
      </w:pPr>
      <w:bookmarkStart w:id="393" w:name="ref-waycott2009accelerating"/>
      <w:bookmarkEnd w:id="392"/>
      <w:r>
        <w:t>Waycott, M., Duarte, C.M., Carruthers, T.J., Orth, R.J., Dennison, W.C., Olyarnik, S., Calladine, A., Fourqurean, J.W., Heck Jr, K.L., Hughes, A.R., others, 2009. Accelerating loss of seagrasses across the globe threatens coastal ecosystems. Proceedings of the national academy of sciences 106, 12377–12381.</w:t>
      </w:r>
    </w:p>
    <w:p w14:paraId="3D7690D2" w14:textId="77777777" w:rsidR="00C7151A" w:rsidRDefault="00466AB9">
      <w:pPr>
        <w:pStyle w:val="Bibliographie"/>
      </w:pPr>
      <w:bookmarkStart w:id="394" w:name="ref-winters2011effects"/>
      <w:bookmarkEnd w:id="393"/>
      <w:r>
        <w:t>Winters, G., Nelle, P., Fricke, B., Rauch, G., Reusch, T.B., 2011. Effects of a simulated heat wave on photophysiology and gene expression of high-and low-latitude populations of zostera marina. Marine Ecology Progress Series 435, 83–95.</w:t>
      </w:r>
    </w:p>
    <w:p w14:paraId="089EAE0C" w14:textId="77777777" w:rsidR="00C7151A" w:rsidRDefault="00466AB9">
      <w:pPr>
        <w:pStyle w:val="Bibliographie"/>
      </w:pPr>
      <w:bookmarkStart w:id="395" w:name="ref-zahoor2023water"/>
      <w:bookmarkEnd w:id="394"/>
      <w:r>
        <w:t>Zahoor, I., Mushtaq, A., 2023. Water pollution from agricultural activities: A critical global review. Int. J. Chem. Biochem. Sci 23, 164–176.</w:t>
      </w:r>
    </w:p>
    <w:p w14:paraId="4A87A919" w14:textId="77777777" w:rsidR="00C7151A" w:rsidRDefault="00466AB9">
      <w:pPr>
        <w:pStyle w:val="Bibliographie"/>
      </w:pPr>
      <w:bookmarkStart w:id="396" w:name="ref-zoffoli2021decadal"/>
      <w:bookmarkEnd w:id="395"/>
      <w:r>
        <w:t>Zoffoli, M.L., Gernez, P., Godet, L., Peters, S., Oiry, S., Barillé, L., 2021. Decadal increase in the ecological status of a north-atlantic intertidal seagrass meadow observed with multi-mission satellite time-series. Ecological Indicators 130, 108033.</w:t>
      </w:r>
    </w:p>
    <w:p w14:paraId="516EFA66" w14:textId="77777777" w:rsidR="00C7151A" w:rsidRDefault="00466AB9">
      <w:pPr>
        <w:pStyle w:val="Bibliographie"/>
      </w:pPr>
      <w:bookmarkStart w:id="397" w:name="ref-zoffoli2023remote"/>
      <w:bookmarkEnd w:id="396"/>
      <w:r>
        <w:t xml:space="preserve">Zoffoli, M.L., Gernez, P., Oiry, S., Godet, L., Dalloyau, S., Davies, B.F.R., Barillé, L., 2023. Remote sensing in seagrass ecology: Coupled dynamics between migratory herbivorous </w:t>
      </w:r>
      <w:r>
        <w:lastRenderedPageBreak/>
        <w:t xml:space="preserve">birds and intertidal meadows observed by satellite during four decades. Remote Sensing in Ecology and Conservation 9, 420–433. </w:t>
      </w:r>
      <w:hyperlink r:id="rId26">
        <w:r>
          <w:rPr>
            <w:rStyle w:val="Lienhypertexte"/>
          </w:rPr>
          <w:t>https://doi.org/10.1002/rse2.319</w:t>
        </w:r>
      </w:hyperlink>
    </w:p>
    <w:p w14:paraId="2988FE7C" w14:textId="77777777" w:rsidR="00C7151A" w:rsidRDefault="00466AB9">
      <w:pPr>
        <w:pStyle w:val="Bibliographie"/>
      </w:pPr>
      <w:bookmarkStart w:id="398" w:name="ref-zoffoli2020sentinel"/>
      <w:bookmarkEnd w:id="397"/>
      <w:r>
        <w:t>Zoffoli, M.L., Gernez, P., Rosa, P., Le Bris, A., Brando, V.E., Barillé, A.-L., Harin, N., Peters, S., Poser, K., Spaias, L., others, 2020. Sentinel-2 remote sensing of zostera noltei-dominated intertidal seagrass meadows. Remote Sensing of Environment 251, 112020.</w:t>
      </w:r>
      <w:bookmarkEnd w:id="313"/>
      <w:bookmarkEnd w:id="315"/>
      <w:bookmarkEnd w:id="398"/>
    </w:p>
    <w:sectPr w:rsidR="00C7151A">
      <w:footerReference w:type="default" r:id="rId2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pierre gernez" w:date="2025-10-13T17:55:00Z" w:initials="p">
    <w:p w14:paraId="6ECC1AA6" w14:textId="77777777" w:rsidR="00A36964" w:rsidRDefault="00A36964">
      <w:pPr>
        <w:pStyle w:val="Commentaire"/>
      </w:pPr>
      <w:r>
        <w:rPr>
          <w:rStyle w:val="Marquedecommentaire"/>
        </w:rPr>
        <w:annotationRef/>
      </w:r>
      <w:r>
        <w:t>1, 4? With 4 being the address in Vigo? In that case it’s missing</w:t>
      </w:r>
    </w:p>
  </w:comment>
  <w:comment w:id="5" w:author="pierre gernez" w:date="2025-10-13T17:57:00Z" w:initials="p">
    <w:p w14:paraId="27274BB1" w14:textId="77777777" w:rsidR="00A36964" w:rsidRDefault="00A36964">
      <w:pPr>
        <w:pStyle w:val="Commentaire"/>
      </w:pPr>
      <w:r>
        <w:rPr>
          <w:rStyle w:val="Marquedecommentaire"/>
        </w:rPr>
        <w:annotationRef/>
      </w:r>
      <w:proofErr w:type="gramStart"/>
      <w:r>
        <w:t>typo</w:t>
      </w:r>
      <w:proofErr w:type="gramEnd"/>
    </w:p>
  </w:comment>
  <w:comment w:id="7" w:author="pierre gernez" w:date="2025-10-13T17:58:00Z" w:initials="p">
    <w:p w14:paraId="298F82AB" w14:textId="77777777" w:rsidR="00A36964" w:rsidRDefault="00A36964">
      <w:pPr>
        <w:pStyle w:val="Commentaire"/>
      </w:pPr>
      <w:r>
        <w:rPr>
          <w:rStyle w:val="Marquedecommentaire"/>
        </w:rPr>
        <w:annotationRef/>
      </w:r>
      <w:proofErr w:type="gramStart"/>
      <w:r>
        <w:t>italic</w:t>
      </w:r>
      <w:proofErr w:type="gramEnd"/>
    </w:p>
  </w:comment>
  <w:comment w:id="29" w:author="pierre gernez" w:date="2025-10-13T18:05:00Z" w:initials="p">
    <w:p w14:paraId="0194AAE6" w14:textId="77777777" w:rsidR="00A36964" w:rsidRDefault="00A36964">
      <w:pPr>
        <w:pStyle w:val="Commentaire"/>
      </w:pPr>
      <w:r>
        <w:rPr>
          <w:rStyle w:val="Marquedecommentaire"/>
        </w:rPr>
        <w:annotationRef/>
      </w:r>
      <w:proofErr w:type="gramStart"/>
      <w:r>
        <w:t>typo</w:t>
      </w:r>
      <w:proofErr w:type="gramEnd"/>
    </w:p>
  </w:comment>
  <w:comment w:id="38" w:author="pierre gernez" w:date="2025-10-13T18:09:00Z" w:initials="p">
    <w:p w14:paraId="3F6CE5B0" w14:textId="77777777" w:rsidR="00A36964" w:rsidRDefault="00A36964">
      <w:pPr>
        <w:pStyle w:val="Commentaire"/>
      </w:pPr>
      <w:r>
        <w:rPr>
          <w:rStyle w:val="Marquedecommentaire"/>
        </w:rPr>
        <w:annotationRef/>
      </w:r>
      <w:proofErr w:type="gramStart"/>
      <w:r>
        <w:t>not</w:t>
      </w:r>
      <w:proofErr w:type="gramEnd"/>
      <w:r>
        <w:t xml:space="preserve"> in italic</w:t>
      </w:r>
    </w:p>
  </w:comment>
  <w:comment w:id="40" w:author="pierre gernez" w:date="2025-10-13T18:09:00Z" w:initials="p">
    <w:p w14:paraId="4FB46A41" w14:textId="77777777" w:rsidR="00A36964" w:rsidRDefault="00A36964">
      <w:pPr>
        <w:pStyle w:val="Commentaire"/>
      </w:pPr>
      <w:r>
        <w:rPr>
          <w:rStyle w:val="Marquedecommentaire"/>
        </w:rPr>
        <w:annotationRef/>
      </w:r>
      <w:proofErr w:type="gramStart"/>
      <w:r>
        <w:t>not</w:t>
      </w:r>
      <w:proofErr w:type="gramEnd"/>
      <w:r>
        <w:t xml:space="preserve"> in italic</w:t>
      </w:r>
    </w:p>
  </w:comment>
  <w:comment w:id="50" w:author="pierre gernez" w:date="2025-10-13T18:18:00Z" w:initials="p">
    <w:p w14:paraId="575D1255" w14:textId="77777777" w:rsidR="00A36964" w:rsidRDefault="00A36964" w:rsidP="00A36964">
      <w:pPr>
        <w:pStyle w:val="Commentaire"/>
      </w:pPr>
      <w:r>
        <w:rPr>
          <w:rStyle w:val="Marquedecommentaire"/>
        </w:rPr>
        <w:annotationRef/>
      </w:r>
      <w:r>
        <w:t>The equation used in the reply to reviewer is better. I copy/paste it below (and removed the italic format in LH, which is not necessary)</w:t>
      </w:r>
    </w:p>
  </w:comment>
  <w:comment w:id="224" w:author="pierre gernez" w:date="2025-10-13T18:26:00Z" w:initials="p">
    <w:p w14:paraId="2895351A" w14:textId="77777777" w:rsidR="00A36964" w:rsidRDefault="00A36964">
      <w:pPr>
        <w:pStyle w:val="Commentaire"/>
      </w:pPr>
      <w:r>
        <w:rPr>
          <w:rStyle w:val="Marquedecommentaire"/>
        </w:rPr>
        <w:annotationRef/>
      </w:r>
      <w:r>
        <w:t>Explain here that there was no other images available to study the HW effects due to cloud cover. It was a question of the reviewers.</w:t>
      </w:r>
    </w:p>
  </w:comment>
  <w:comment w:id="230" w:author="pierre gernez" w:date="2025-10-13T18:28:00Z" w:initials="p">
    <w:p w14:paraId="7F22E156" w14:textId="77777777" w:rsidR="00A36964" w:rsidRDefault="00A36964">
      <w:pPr>
        <w:pStyle w:val="Commentaire"/>
      </w:pPr>
      <w:r>
        <w:rPr>
          <w:rStyle w:val="Marquedecommentaire"/>
        </w:rPr>
        <w:annotationRef/>
      </w:r>
      <w:r>
        <w:t>Remove comma here</w:t>
      </w:r>
    </w:p>
  </w:comment>
  <w:comment w:id="272" w:author="pierre gernez" w:date="2025-10-13T18:55:00Z" w:initials="p">
    <w:p w14:paraId="782B979A" w14:textId="77777777" w:rsidR="00416010" w:rsidRDefault="00416010">
      <w:pPr>
        <w:pStyle w:val="Commentaire"/>
      </w:pPr>
      <w:r>
        <w:rPr>
          <w:rStyle w:val="Marquedecommentaire"/>
        </w:rPr>
        <w:annotationRef/>
      </w:r>
      <w:r>
        <w:t>The I in NDVI and GLI already stands for “index”</w:t>
      </w:r>
    </w:p>
  </w:comment>
  <w:comment w:id="276" w:author="pierre gernez" w:date="2025-10-13T18:57:00Z" w:initials="p">
    <w:p w14:paraId="3B63D66C" w14:textId="77777777" w:rsidR="00416010" w:rsidRDefault="00416010">
      <w:pPr>
        <w:pStyle w:val="Commentaire"/>
      </w:pPr>
      <w:r>
        <w:rPr>
          <w:rStyle w:val="Marquedecommentaire"/>
        </w:rPr>
        <w:annotationRef/>
      </w:r>
      <w:r>
        <w:rPr>
          <w:rStyle w:val="Marquedecommentaire"/>
        </w:rPr>
        <w:t>The reflectance was not</w:t>
      </w:r>
      <w:r>
        <w:t xml:space="preserve"> measured in the 1000 – 1300 nm range. The main effect shown in Fig. 6 is from 700 – 900 nm.</w:t>
      </w:r>
    </w:p>
  </w:comment>
  <w:comment w:id="285" w:author="pierre gernez" w:date="2025-10-13T19:00:00Z" w:initials="p">
    <w:p w14:paraId="0025C13C" w14:textId="77777777" w:rsidR="00416010" w:rsidRDefault="00416010">
      <w:pPr>
        <w:pStyle w:val="Commentaire"/>
      </w:pPr>
      <w:r>
        <w:rPr>
          <w:rStyle w:val="Marquedecommentaire"/>
        </w:rPr>
        <w:annotationRef/>
      </w:r>
      <w:r>
        <w:t>I did not verify if all these sensors have a band at 490 nm, so you might have to remove some of them.</w:t>
      </w:r>
    </w:p>
  </w:comment>
  <w:comment w:id="289" w:author="pierre gernez" w:date="2025-10-13T19:04:00Z" w:initials="p">
    <w:p w14:paraId="4372BFA9" w14:textId="77777777" w:rsidR="00453260" w:rsidRDefault="00453260">
      <w:pPr>
        <w:pStyle w:val="Commentaire"/>
      </w:pPr>
      <w:r>
        <w:rPr>
          <w:rStyle w:val="Marquedecommentaire"/>
        </w:rPr>
        <w:annotationRef/>
      </w:r>
      <w:r>
        <w:t>I like this part very much, well done!</w:t>
      </w:r>
    </w:p>
  </w:comment>
  <w:comment w:id="291" w:author="pierre gernez" w:date="2025-10-13T19:08:00Z" w:initials="p">
    <w:p w14:paraId="242F9E53" w14:textId="77777777" w:rsidR="00453260" w:rsidRDefault="00453260">
      <w:pPr>
        <w:pStyle w:val="Commentaire"/>
      </w:pPr>
      <w:r>
        <w:rPr>
          <w:rStyle w:val="Marquedecommentaire"/>
        </w:rPr>
        <w:annotationRef/>
      </w:r>
      <w:r>
        <w:t>Some glitch in reference format here</w:t>
      </w:r>
    </w:p>
  </w:comment>
  <w:comment w:id="297" w:author="pierre gernez" w:date="2025-10-13T19:09:00Z" w:initials="p">
    <w:p w14:paraId="51D9958A" w14:textId="77777777" w:rsidR="00453260" w:rsidRDefault="00453260">
      <w:pPr>
        <w:pStyle w:val="Commentaire"/>
      </w:pPr>
      <w:r>
        <w:rPr>
          <w:rStyle w:val="Marquedecommentaire"/>
        </w:rPr>
        <w:annotationRef/>
      </w:r>
      <w:proofErr w:type="gramStart"/>
      <w:r>
        <w:t>conspicuous</w:t>
      </w:r>
      <w:proofErr w:type="gramEnd"/>
      <w:r>
        <w:t>?</w:t>
      </w:r>
    </w:p>
  </w:comment>
  <w:comment w:id="298" w:author="pierre gernez" w:date="2025-10-13T19:12:00Z" w:initials="p">
    <w:p w14:paraId="234AC299" w14:textId="77777777" w:rsidR="00453260" w:rsidRDefault="00453260">
      <w:pPr>
        <w:pStyle w:val="Commentaire"/>
      </w:pPr>
      <w:r>
        <w:rPr>
          <w:rStyle w:val="Marquedecommentaire"/>
        </w:rPr>
        <w:annotationRef/>
      </w:r>
      <w:r w:rsidR="00AF0C01">
        <w:t>Sorry if I missed it</w:t>
      </w:r>
      <w:r w:rsidR="00AF0C01">
        <w:t>, but d</w:t>
      </w:r>
      <w:r>
        <w:t>o you mention this additional validation in the Results and Discussion? I think it should be better highlighted in the text.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ECC1AA6" w15:done="0"/>
  <w15:commentEx w15:paraId="27274BB1" w15:done="0"/>
  <w15:commentEx w15:paraId="298F82AB" w15:done="0"/>
  <w15:commentEx w15:paraId="0194AAE6" w15:done="0"/>
  <w15:commentEx w15:paraId="3F6CE5B0" w15:done="0"/>
  <w15:commentEx w15:paraId="4FB46A41" w15:done="0"/>
  <w15:commentEx w15:paraId="575D1255" w15:done="0"/>
  <w15:commentEx w15:paraId="2895351A" w15:done="0"/>
  <w15:commentEx w15:paraId="7F22E156" w15:done="0"/>
  <w15:commentEx w15:paraId="782B979A" w15:done="0"/>
  <w15:commentEx w15:paraId="3B63D66C" w15:done="0"/>
  <w15:commentEx w15:paraId="0025C13C" w15:done="0"/>
  <w15:commentEx w15:paraId="4372BFA9" w15:done="0"/>
  <w15:commentEx w15:paraId="242F9E53" w15:done="0"/>
  <w15:commentEx w15:paraId="51D9958A" w15:done="0"/>
  <w15:commentEx w15:paraId="234AC29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EA617A" w14:textId="77777777" w:rsidR="00573EAE" w:rsidRDefault="00573EAE">
      <w:pPr>
        <w:spacing w:after="0"/>
      </w:pPr>
      <w:r>
        <w:separator/>
      </w:r>
    </w:p>
  </w:endnote>
  <w:endnote w:type="continuationSeparator" w:id="0">
    <w:p w14:paraId="789BCA60" w14:textId="77777777" w:rsidR="00573EAE" w:rsidRDefault="00573E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285314"/>
      <w:docPartObj>
        <w:docPartGallery w:val="Page Numbers (Bottom of Page)"/>
        <w:docPartUnique/>
      </w:docPartObj>
    </w:sdtPr>
    <w:sdtEndPr>
      <w:rPr>
        <w:noProof/>
      </w:rPr>
    </w:sdtEndPr>
    <w:sdtContent>
      <w:p w14:paraId="5C443C3E" w14:textId="77777777" w:rsidR="00A36964" w:rsidRDefault="00A36964">
        <w:pPr>
          <w:pStyle w:val="Pieddepage"/>
          <w:jc w:val="center"/>
        </w:pPr>
        <w:r>
          <w:fldChar w:fldCharType="begin"/>
        </w:r>
        <w:r>
          <w:instrText xml:space="preserve"> PAGE   \* MERGEFORMAT </w:instrText>
        </w:r>
        <w:r>
          <w:fldChar w:fldCharType="separate"/>
        </w:r>
        <w:r w:rsidR="00AF0C01">
          <w:rPr>
            <w:noProof/>
          </w:rPr>
          <w:t>21</w:t>
        </w:r>
        <w:r>
          <w:rPr>
            <w:noProof/>
          </w:rPr>
          <w:fldChar w:fldCharType="end"/>
        </w:r>
      </w:p>
    </w:sdtContent>
  </w:sdt>
  <w:p w14:paraId="40C81095" w14:textId="77777777" w:rsidR="00A36964" w:rsidRDefault="00A36964">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9B6A4F" w14:textId="77777777" w:rsidR="00573EAE" w:rsidRDefault="00573EAE">
      <w:pPr>
        <w:spacing w:after="0"/>
      </w:pPr>
      <w:r>
        <w:separator/>
      </w:r>
    </w:p>
  </w:footnote>
  <w:footnote w:type="continuationSeparator" w:id="0">
    <w:p w14:paraId="61AC4555" w14:textId="77777777" w:rsidR="00573EAE" w:rsidRDefault="00573EAE">
      <w:pPr>
        <w:spacing w:after="0"/>
      </w:pPr>
      <w:r>
        <w:continuationSeparator/>
      </w:r>
    </w:p>
  </w:footnote>
  <w:footnote w:id="1">
    <w:p w14:paraId="50B34C9B" w14:textId="77777777" w:rsidR="00A36964" w:rsidRDefault="00A36964">
      <w:pPr>
        <w:pStyle w:val="Notedebasdepage"/>
      </w:pPr>
      <w:r>
        <w:rPr>
          <w:rStyle w:val="Appelnotedebasdep"/>
        </w:rPr>
        <w:footnoteRef/>
      </w:r>
      <w:r>
        <w:t xml:space="preserve"> Institut des Substances et Organismes de la Mer, ISOMer, Nantes Université, UR 2160, F-44000 Nantes, France</w:t>
      </w:r>
    </w:p>
  </w:footnote>
  <w:footnote w:id="2">
    <w:p w14:paraId="098EB64C" w14:textId="77777777" w:rsidR="00A36964" w:rsidRDefault="00A36964">
      <w:pPr>
        <w:pStyle w:val="Notedebasdepage"/>
      </w:pPr>
      <w:r>
        <w:rPr>
          <w:rStyle w:val="Appelnotedebasdep"/>
        </w:rPr>
        <w:footnoteRef/>
      </w:r>
      <w:r>
        <w:t xml:space="preserve"> Consiglio Nazionale delle Ricerche, Istituto di Scienze Marine (CNR-ISMAR), 00133 Rome, Italy</w:t>
      </w:r>
    </w:p>
  </w:footnote>
  <w:footnote w:id="3">
    <w:p w14:paraId="42F428DF" w14:textId="77777777" w:rsidR="00A36964" w:rsidRDefault="00A36964">
      <w:pPr>
        <w:pStyle w:val="Notedebasdepage"/>
      </w:pPr>
      <w:r>
        <w:rPr>
          <w:rStyle w:val="Appelnotedebasdep"/>
        </w:rPr>
        <w:footnoteRef/>
      </w:r>
      <w:r>
        <w:t xml:space="preserve"> Bio-littoral, Immeuble Le Nevada, 2 Rue du Château de l’Eraudière, 44300 Nantes, France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082AE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1"/>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ierre gernez">
    <w15:presenceInfo w15:providerId="None" w15:userId="pierre gern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51A"/>
    <w:rsid w:val="00416010"/>
    <w:rsid w:val="004329BA"/>
    <w:rsid w:val="00453260"/>
    <w:rsid w:val="00466AB9"/>
    <w:rsid w:val="00573EAE"/>
    <w:rsid w:val="005A129E"/>
    <w:rsid w:val="00757B28"/>
    <w:rsid w:val="00A36964"/>
    <w:rsid w:val="00AF0C01"/>
    <w:rsid w:val="00C7151A"/>
    <w:rsid w:val="00E6475A"/>
    <w:rsid w:val="00F54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3360B"/>
  <w15:docId w15:val="{22C6CE07-995D-4A5D-9660-3EDCFF25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4329BA"/>
    <w:pPr>
      <w:spacing w:before="60" w:after="60" w:line="360" w:lineRule="auto"/>
      <w:ind w:firstLine="720"/>
      <w:contextualSpacing/>
      <w:pPrChange w:id="0" w:author="pierre gernez" w:date="2025-10-13T18:17:00Z">
        <w:pPr>
          <w:spacing w:before="60" w:after="60" w:line="360" w:lineRule="auto"/>
          <w:ind w:firstLine="720"/>
          <w:contextualSpacing/>
        </w:pPr>
      </w:pPrChange>
    </w:pPr>
    <w:rPr>
      <w:rPrChange w:id="0" w:author="pierre gernez" w:date="2025-10-13T18:17:00Z">
        <w:rPr>
          <w:rFonts w:ascii="Palatino Linotype" w:eastAsiaTheme="minorHAnsi" w:hAnsi="Palatino Linotype" w:cstheme="minorBidi"/>
          <w:sz w:val="24"/>
          <w:szCs w:val="24"/>
          <w:lang w:val="en-US" w:eastAsia="en-US" w:bidi="ar-SA"/>
        </w:rPr>
      </w:rPrChange>
    </w:rPr>
  </w:style>
  <w:style w:type="paragraph" w:customStyle="1" w:styleId="FirstParagraph">
    <w:name w:val="First Paragraph"/>
    <w:basedOn w:val="Corpsdetexte"/>
    <w:next w:val="Corpsdetexte"/>
    <w:autoRedefine/>
    <w:qFormat/>
    <w:rsid w:val="00AC6758"/>
    <w:pPr>
      <w:ind w:firstLine="0"/>
      <w:pPrChange w:id="1" w:author="pierre gernez" w:date="2025-10-13T18:03:00Z">
        <w:pPr>
          <w:spacing w:before="60" w:after="60" w:line="360" w:lineRule="auto"/>
          <w:contextualSpacing/>
        </w:pPr>
      </w:pPrChange>
    </w:pPr>
    <w:rPr>
      <w:rPrChange w:id="1" w:author="pierre gernez" w:date="2025-10-13T18:03:00Z">
        <w:rPr>
          <w:rFonts w:ascii="Palatino Linotype" w:eastAsiaTheme="minorHAnsi" w:hAnsi="Palatino Linotype" w:cstheme="minorBidi"/>
          <w:sz w:val="24"/>
          <w:szCs w:val="24"/>
          <w:lang w:val="en-US" w:eastAsia="en-US" w:bidi="ar-SA"/>
        </w:rPr>
      </w:rPrChange>
    </w:r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C6758"/>
    <w:pPr>
      <w:keepNext/>
      <w:keepLines/>
      <w:spacing w:before="300" w:after="300"/>
    </w:pPr>
    <w:rPr>
      <w:sz w:val="20"/>
      <w:szCs w:val="20"/>
    </w:r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character" w:styleId="Marquedecommentaire">
    <w:name w:val="annotation reference"/>
    <w:basedOn w:val="Policepardfaut"/>
    <w:semiHidden/>
    <w:unhideWhenUsed/>
    <w:rsid w:val="00466AB9"/>
    <w:rPr>
      <w:sz w:val="16"/>
      <w:szCs w:val="16"/>
    </w:rPr>
  </w:style>
  <w:style w:type="paragraph" w:styleId="Commentaire">
    <w:name w:val="annotation text"/>
    <w:basedOn w:val="Normal"/>
    <w:link w:val="CommentaireCar"/>
    <w:unhideWhenUsed/>
    <w:rsid w:val="00466AB9"/>
    <w:rPr>
      <w:sz w:val="20"/>
      <w:szCs w:val="20"/>
    </w:rPr>
  </w:style>
  <w:style w:type="character" w:customStyle="1" w:styleId="CommentaireCar">
    <w:name w:val="Commentaire Car"/>
    <w:basedOn w:val="Policepardfaut"/>
    <w:link w:val="Commentaire"/>
    <w:rsid w:val="00466AB9"/>
    <w:rPr>
      <w:rFonts w:ascii="Palatino Linotype" w:hAnsi="Palatino Linotype"/>
      <w:sz w:val="20"/>
      <w:szCs w:val="20"/>
    </w:rPr>
  </w:style>
  <w:style w:type="paragraph" w:styleId="Objetducommentaire">
    <w:name w:val="annotation subject"/>
    <w:basedOn w:val="Commentaire"/>
    <w:next w:val="Commentaire"/>
    <w:link w:val="ObjetducommentaireCar"/>
    <w:semiHidden/>
    <w:unhideWhenUsed/>
    <w:rsid w:val="00466AB9"/>
    <w:rPr>
      <w:b/>
      <w:bCs/>
    </w:rPr>
  </w:style>
  <w:style w:type="character" w:customStyle="1" w:styleId="ObjetducommentaireCar">
    <w:name w:val="Objet du commentaire Car"/>
    <w:basedOn w:val="CommentaireCar"/>
    <w:link w:val="Objetducommentaire"/>
    <w:semiHidden/>
    <w:rsid w:val="00466AB9"/>
    <w:rPr>
      <w:rFonts w:ascii="Palatino Linotype" w:hAnsi="Palatino Linotype"/>
      <w:b/>
      <w:bCs/>
      <w:sz w:val="20"/>
      <w:szCs w:val="20"/>
    </w:rPr>
  </w:style>
  <w:style w:type="paragraph" w:styleId="Rvision">
    <w:name w:val="Revision"/>
    <w:hidden/>
    <w:semiHidden/>
    <w:rsid w:val="00466AB9"/>
    <w:pPr>
      <w:spacing w:after="0"/>
    </w:pPr>
    <w:rPr>
      <w:rFonts w:ascii="Palatino Linotype" w:hAnsi="Palatino Linotype"/>
    </w:rPr>
  </w:style>
  <w:style w:type="paragraph" w:styleId="Textedebulles">
    <w:name w:val="Balloon Text"/>
    <w:basedOn w:val="Normal"/>
    <w:link w:val="TextedebullesCar"/>
    <w:semiHidden/>
    <w:unhideWhenUsed/>
    <w:rsid w:val="00466AB9"/>
    <w:pPr>
      <w:spacing w:after="0"/>
    </w:pPr>
    <w:rPr>
      <w:rFonts w:ascii="Segoe UI" w:hAnsi="Segoe UI" w:cs="Segoe UI"/>
      <w:sz w:val="18"/>
      <w:szCs w:val="18"/>
    </w:rPr>
  </w:style>
  <w:style w:type="character" w:customStyle="1" w:styleId="TextedebullesCar">
    <w:name w:val="Texte de bulles Car"/>
    <w:basedOn w:val="Policepardfaut"/>
    <w:link w:val="Textedebulles"/>
    <w:semiHidden/>
    <w:rsid w:val="00466AB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007/s11099-007-0084-3" TargetMode="External"/><Relationship Id="rId18" Type="http://schemas.openxmlformats.org/officeDocument/2006/relationships/hyperlink" Target="https://doi.org/10.1016/S0304-4238(05)80016-0" TargetMode="External"/><Relationship Id="rId26" Type="http://schemas.openxmlformats.org/officeDocument/2006/relationships/hyperlink" Target="https://doi.org/10.1002/rse2.319" TargetMode="External"/><Relationship Id="rId3" Type="http://schemas.openxmlformats.org/officeDocument/2006/relationships/settings" Target="settings.xml"/><Relationship Id="rId21" Type="http://schemas.openxmlformats.org/officeDocument/2006/relationships/hyperlink" Target="https://doi.org/10.3390/rs16234383" TargetMode="External"/><Relationship Id="rId7" Type="http://schemas.openxmlformats.org/officeDocument/2006/relationships/comments" Target="comments.xml"/><Relationship Id="rId12" Type="http://schemas.openxmlformats.org/officeDocument/2006/relationships/hyperlink" Target="https://doi.org/10.48670/moi-00311" TargetMode="External"/><Relationship Id="rId17" Type="http://schemas.openxmlformats.org/officeDocument/2006/relationships/hyperlink" Target="https://www.ioc-sealevelmonitoring.org/station.php?code=lecy" TargetMode="External"/><Relationship Id="rId25" Type="http://schemas.openxmlformats.org/officeDocument/2006/relationships/hyperlink" Target="https://services.data.shom.fr/geonetwork/srv/fre/catalog.search" TargetMode="External"/><Relationship Id="rId2" Type="http://schemas.openxmlformats.org/officeDocument/2006/relationships/styles" Target="styles.xml"/><Relationship Id="rId16" Type="http://schemas.openxmlformats.org/officeDocument/2006/relationships/hyperlink" Target="https://electricblue.eu/intertidal-chamber" TargetMode="External"/><Relationship Id="rId20" Type="http://schemas.openxmlformats.org/officeDocument/2006/relationships/hyperlink" Target="https://www.malvernpanalytical.com/en/support/product-support/software/rs3" TargetMode="Externa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9327/IPCC/AR6-9789291691647.001" TargetMode="External"/><Relationship Id="rId24" Type="http://schemas.openxmlformats.org/officeDocument/2006/relationships/hyperlink" Target="https://diffusion.shom.fr/references-altimetriques-maritimes-ram.html" TargetMode="External"/><Relationship Id="rId5" Type="http://schemas.openxmlformats.org/officeDocument/2006/relationships/footnotes" Target="footnotes.xml"/><Relationship Id="rId15" Type="http://schemas.openxmlformats.org/officeDocument/2006/relationships/hyperlink" Target="https://doi.org/10.1016/j.rse.2024.114340" TargetMode="External"/><Relationship Id="rId23" Type="http://schemas.openxmlformats.org/officeDocument/2006/relationships/hyperlink" Target="https://doi.org/10.21105/joss.00821" TargetMode="External"/><Relationship Id="rId28" Type="http://schemas.openxmlformats.org/officeDocument/2006/relationships/fontTable" Target="fontTable.xml"/><Relationship Id="rId10" Type="http://schemas.openxmlformats.org/officeDocument/2006/relationships/hyperlink" Target="https://doi.org/10.18637/jss.v076.i01" TargetMode="External"/><Relationship Id="rId19" Type="http://schemas.openxmlformats.org/officeDocument/2006/relationships/hyperlink" Target="https://doi.org/10.1016/S0034-4257(70)80021-9" TargetMode="External"/><Relationship Id="rId4" Type="http://schemas.openxmlformats.org/officeDocument/2006/relationships/webSettings" Target="webSettings.xml"/><Relationship Id="rId9" Type="http://schemas.openxmlformats.org/officeDocument/2006/relationships/hyperlink" Target="https://doi.org/10.18637/jss.v100.i05" TargetMode="External"/><Relationship Id="rId14" Type="http://schemas.openxmlformats.org/officeDocument/2006/relationships/hyperlink" Target="https://doi.org/10.1038/s43247-024-01543-z" TargetMode="External"/><Relationship Id="rId22" Type="http://schemas.openxmlformats.org/officeDocument/2006/relationships/hyperlink" Target="https://www.R-project.org/"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37</Pages>
  <Words>11877</Words>
  <Characters>65325</Characters>
  <Application>Microsoft Office Word</Application>
  <DocSecurity>0</DocSecurity>
  <Lines>544</Lines>
  <Paragraphs>154</Paragraphs>
  <ScaleCrop>false</ScaleCrop>
  <HeadingPairs>
    <vt:vector size="6" baseType="variant">
      <vt:variant>
        <vt:lpstr>Titre</vt:lpstr>
      </vt:variant>
      <vt:variant>
        <vt:i4>1</vt:i4>
      </vt:variant>
      <vt:variant>
        <vt:lpstr>Title</vt:lpstr>
      </vt:variant>
      <vt:variant>
        <vt:i4>1</vt:i4>
      </vt:variant>
      <vt:variant>
        <vt:lpstr>Headings</vt:lpstr>
      </vt:variant>
      <vt:variant>
        <vt:i4>2</vt:i4>
      </vt:variant>
    </vt:vector>
  </HeadingPairs>
  <TitlesOfParts>
    <vt:vector size="4" baseType="lpstr">
      <vt:lpstr>Heatwave impacts on intertidal seagrass reflectance: from laboratory experiment to satellite mapping of seagrass heat shock index</vt:lpstr>
      <vt:lpstr>Here is a document</vt:lpstr>
      <vt:lpstr>    1 Quarto</vt:lpstr>
      <vt:lpstr>    2 Running Code</vt:lpstr>
    </vt:vector>
  </TitlesOfParts>
  <Company/>
  <LinksUpToDate>false</LinksUpToDate>
  <CharactersWithSpaces>77048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Heatwave impacts on intertidal seagrass reflectance: from laboratory experiment to satellite mapping of seagrass heat shock index</dc:title>
  <dc:creator>Simon Oiry;Bede Ffinian Rowe Davies¹;Philippe Rosa¹;Augustin Debly¹;Maria Laura Zoffoli;Anne-Laure Barillé;Nicolas Harin³;Marta Román¹⁴;Pierre Gernez¹;Laurent Barillé¹</dc:creator>
  <cp:keywords>Remote Sensing, Pigment Composition, Seagrass, Coastal Ecosystems, Heatwaves</cp:keywords>
  <cp:lastModifiedBy>pierre gernez</cp:lastModifiedBy>
  <cp:revision>2</cp:revision>
  <dcterms:created xsi:type="dcterms:W3CDTF">2025-10-13T07:13:00Z</dcterms:created>
  <dcterms:modified xsi:type="dcterms:W3CDTF">2025-10-13T17:17:00Z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Seagrasses play a vital role in coastal ecosystems, providing habitat, stabilizing sediments, and contributing to carbon sequestration. However, climate warming has increased the frequency and intensity of heatwaves, posing a significant threat to seagras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2025-10-13</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shorttitle">
    <vt:lpwstr>Effect of heatwaves on seagrasses</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ies>
</file>