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C3AAF" w14:textId="3EA79272" w:rsidR="00F71A7F" w:rsidRDefault="007C4338">
      <w:pPr>
        <w:pStyle w:val="Titre"/>
      </w:pPr>
      <w:ins w:id="4" w:author="Laurent Barillé" w:date="2024-11-27T16:43:00Z">
        <w:r>
          <w:t xml:space="preserve">Short-term </w:t>
        </w:r>
      </w:ins>
      <w:ins w:id="5" w:author="Laurent Barillé" w:date="2024-11-27T18:33:00Z">
        <w:r w:rsidR="0060403A">
          <w:t>e</w:t>
        </w:r>
      </w:ins>
      <w:del w:id="6" w:author="Laurent Barillé" w:date="2024-11-27T18:33:00Z">
        <w:r w:rsidR="00BB0784" w:rsidDel="0060403A">
          <w:delText>E</w:delText>
        </w:r>
      </w:del>
      <w:r w:rsidR="00BB0784">
        <w:t>ffect</w:t>
      </w:r>
      <w:ins w:id="7" w:author="Laurent Barillé" w:date="2024-11-27T18:33:00Z">
        <w:r w:rsidR="0060403A">
          <w:t>s</w:t>
        </w:r>
      </w:ins>
      <w:r w:rsidR="00BB0784">
        <w:t xml:space="preserve"> of </w:t>
      </w:r>
      <w:commentRangeStart w:id="8"/>
      <w:del w:id="9" w:author="Laurent Barillé" w:date="2024-11-27T16:43:00Z">
        <w:r w:rsidR="00BB0784" w:rsidDel="007C4338">
          <w:delText xml:space="preserve">Marine and Atmospheric </w:delText>
        </w:r>
      </w:del>
      <w:ins w:id="10" w:author="Laurent Barillé" w:date="2024-11-27T18:33:00Z">
        <w:r w:rsidR="0060403A">
          <w:t>h</w:t>
        </w:r>
      </w:ins>
      <w:del w:id="11" w:author="Laurent Barillé" w:date="2024-11-27T18:33:00Z">
        <w:r w:rsidR="00BB0784" w:rsidDel="0060403A">
          <w:delText>H</w:delText>
        </w:r>
      </w:del>
      <w:r w:rsidR="00BB0784">
        <w:t xml:space="preserve">eatwaves </w:t>
      </w:r>
      <w:commentRangeEnd w:id="8"/>
      <w:r>
        <w:rPr>
          <w:rStyle w:val="Marquedecommentaire"/>
          <w:rFonts w:eastAsiaTheme="minorHAnsi" w:cstheme="minorBidi"/>
          <w:b w:val="0"/>
          <w:bCs w:val="0"/>
        </w:rPr>
        <w:commentReference w:id="8"/>
      </w:r>
      <w:ins w:id="12" w:author="Laurent Barillé" w:date="2024-11-27T18:34:00Z">
        <w:r w:rsidR="0060403A">
          <w:t xml:space="preserve">on </w:t>
        </w:r>
      </w:ins>
      <w:del w:id="13" w:author="Laurent Barillé" w:date="2024-11-27T18:34:00Z">
        <w:r w:rsidR="00BB0784" w:rsidDel="0060403A">
          <w:delText xml:space="preserve">on Reflectance of </w:delText>
        </w:r>
      </w:del>
      <w:ins w:id="14" w:author="Laurent Barillé" w:date="2024-11-27T18:34:00Z">
        <w:r w:rsidR="0060403A">
          <w:t>i</w:t>
        </w:r>
      </w:ins>
      <w:del w:id="15" w:author="Laurent Barillé" w:date="2024-11-27T18:34:00Z">
        <w:r w:rsidR="00BB0784" w:rsidDel="0060403A">
          <w:delText>I</w:delText>
        </w:r>
      </w:del>
      <w:r w:rsidR="00BB0784">
        <w:t xml:space="preserve">ntertidal </w:t>
      </w:r>
      <w:del w:id="16" w:author="Laurent Barillé" w:date="2024-11-27T18:35:00Z">
        <w:r w:rsidR="00BB0784" w:rsidRPr="0060403A" w:rsidDel="0060403A">
          <w:rPr>
            <w:rPrChange w:id="17" w:author="Laurent Barillé" w:date="2024-11-27T18:35:00Z">
              <w:rPr>
                <w:i/>
                <w:iCs/>
              </w:rPr>
            </w:rPrChange>
          </w:rPr>
          <w:delText>Zostera noltei</w:delText>
        </w:r>
      </w:del>
      <w:ins w:id="18" w:author="Laurent Barillé" w:date="2024-11-27T18:35:00Z">
        <w:r w:rsidR="0060403A" w:rsidRPr="0060403A">
          <w:rPr>
            <w:rPrChange w:id="19" w:author="Laurent Barillé" w:date="2024-11-27T18:35:00Z">
              <w:rPr>
                <w:i/>
                <w:iCs/>
              </w:rPr>
            </w:rPrChange>
          </w:rPr>
          <w:t>seagrass</w:t>
        </w:r>
      </w:ins>
      <w:ins w:id="20" w:author="Laurent Barillé" w:date="2024-11-27T18:32:00Z">
        <w:r w:rsidR="0060403A">
          <w:rPr>
            <w:i/>
            <w:iCs/>
          </w:rPr>
          <w:t xml:space="preserve">: </w:t>
        </w:r>
        <w:r w:rsidR="0060403A" w:rsidRPr="0060403A">
          <w:t>from</w:t>
        </w:r>
      </w:ins>
      <w:ins w:id="21" w:author="Laurent Barillé" w:date="2024-11-27T18:33:00Z">
        <w:r w:rsidR="0060403A" w:rsidRPr="0060403A">
          <w:t xml:space="preserve"> experimental </w:t>
        </w:r>
        <w:proofErr w:type="spellStart"/>
        <w:r w:rsidR="0060403A" w:rsidRPr="0060403A">
          <w:t>spectroradiometry</w:t>
        </w:r>
        <w:proofErr w:type="spellEnd"/>
        <w:r w:rsidR="0060403A" w:rsidRPr="0060403A">
          <w:t xml:space="preserve"> to satellite detection</w:t>
        </w:r>
      </w:ins>
    </w:p>
    <w:p w14:paraId="78740E8F" w14:textId="77777777" w:rsidR="00F71A7F" w:rsidRDefault="00BB0784">
      <w:pPr>
        <w:pStyle w:val="Author"/>
      </w:pPr>
      <w:r>
        <w:t>Simon Oiry</w:t>
      </w:r>
      <w:r>
        <w:rPr>
          <w:rStyle w:val="Appelnotedebasdep"/>
        </w:rPr>
        <w:footnoteReference w:id="1"/>
      </w:r>
    </w:p>
    <w:p w14:paraId="175F6CA0" w14:textId="77777777" w:rsidR="00F71A7F" w:rsidRDefault="00BB0784">
      <w:pPr>
        <w:pStyle w:val="Author"/>
      </w:pPr>
      <w:r>
        <w:t>Bede Ffinian Rowe Davies¹</w:t>
      </w:r>
    </w:p>
    <w:p w14:paraId="42D70686" w14:textId="77777777" w:rsidR="00F71A7F" w:rsidRDefault="00BB0784">
      <w:pPr>
        <w:pStyle w:val="Author"/>
      </w:pPr>
      <w:r>
        <w:t>Philippe Rosa¹</w:t>
      </w:r>
    </w:p>
    <w:p w14:paraId="4E2218B2" w14:textId="77777777" w:rsidR="00F71A7F" w:rsidRDefault="00BB0784">
      <w:pPr>
        <w:pStyle w:val="Author"/>
      </w:pPr>
      <w:r>
        <w:t>Augustin Debly¹</w:t>
      </w:r>
    </w:p>
    <w:p w14:paraId="0D1A5296" w14:textId="77777777" w:rsidR="00F71A7F" w:rsidRDefault="00BB0784">
      <w:pPr>
        <w:pStyle w:val="Author"/>
      </w:pPr>
      <w:r>
        <w:t>Maria Laura Zoffoli</w:t>
      </w:r>
      <w:r>
        <w:rPr>
          <w:rStyle w:val="Appelnotedebasdep"/>
        </w:rPr>
        <w:footnoteReference w:id="2"/>
      </w:r>
    </w:p>
    <w:p w14:paraId="45DF09E0" w14:textId="77777777" w:rsidR="00F71A7F" w:rsidRDefault="00BB0784">
      <w:pPr>
        <w:pStyle w:val="Author"/>
      </w:pPr>
      <w:r>
        <w:t>Anne-Laure Barillé</w:t>
      </w:r>
      <w:r>
        <w:rPr>
          <w:rStyle w:val="Appelnotedebasdep"/>
        </w:rPr>
        <w:footnoteReference w:id="3"/>
      </w:r>
    </w:p>
    <w:p w14:paraId="188AB7DC" w14:textId="77777777" w:rsidR="00F71A7F" w:rsidRDefault="00BB0784">
      <w:pPr>
        <w:pStyle w:val="Author"/>
      </w:pPr>
      <w:r>
        <w:t>Nicolas Harin³</w:t>
      </w:r>
    </w:p>
    <w:p w14:paraId="1CBC3277" w14:textId="77777777" w:rsidR="00F71A7F" w:rsidRDefault="00BB0784">
      <w:pPr>
        <w:pStyle w:val="Author"/>
      </w:pPr>
      <w:r>
        <w:t>Pierre Gernez¹</w:t>
      </w:r>
    </w:p>
    <w:p w14:paraId="7AE8B3E7" w14:textId="77777777" w:rsidR="00F71A7F" w:rsidRDefault="00BB0784">
      <w:pPr>
        <w:pStyle w:val="Author"/>
      </w:pPr>
      <w:r>
        <w:t>Laurent Barillé¹</w:t>
      </w:r>
    </w:p>
    <w:p w14:paraId="4C4A995B" w14:textId="77777777" w:rsidR="00F71A7F" w:rsidRDefault="00BB0784">
      <w:pPr>
        <w:pStyle w:val="Date"/>
      </w:pPr>
      <w:r>
        <w:t>2024-11-14</w:t>
      </w:r>
    </w:p>
    <w:p w14:paraId="64EA1C63" w14:textId="77777777" w:rsidR="00F71A7F" w:rsidRDefault="00BB0784">
      <w:r>
        <w:t>Abstract</w:t>
      </w:r>
    </w:p>
    <w:p w14:paraId="044FE420" w14:textId="6AAB43A6" w:rsidR="00F71A7F" w:rsidRPr="0069178D" w:rsidRDefault="00BB0784" w:rsidP="0069178D">
      <w:pPr>
        <w:pStyle w:val="Abstract"/>
      </w:pPr>
      <w:r w:rsidRPr="0069178D">
        <w:lastRenderedPageBreak/>
        <w:t>Seagrasses are critical to coastal ecosystems, providing habitat, stabilizing sediments, and aiding carbon sequestration. Climate change has increased the frequency and intensity of heatwaves, potentially threatening se</w:t>
      </w:r>
      <w:r w:rsidRPr="0069178D">
        <w:t xml:space="preserve">agrass health. This study investigates the impact of marine and atmospheric heatwaves on the reflectance of the intertidal seagrass </w:t>
      </w:r>
      <w:r w:rsidRPr="0069178D">
        <w:rPr>
          <w:i/>
          <w:iCs/>
        </w:rPr>
        <w:t>Zostera noltei</w:t>
      </w:r>
      <w:r w:rsidRPr="0069178D">
        <w:t xml:space="preserve">. We performed laboratory experiments, exposing </w:t>
      </w:r>
      <w:del w:id="22" w:author="Laurent Barillé" w:date="2024-11-27T15:46:00Z">
        <w:r w:rsidRPr="0069178D" w:rsidDel="0069178D">
          <w:rPr>
            <w:i/>
            <w:iCs/>
          </w:rPr>
          <w:delText>Z.</w:delText>
        </w:r>
        <w:r w:rsidR="0069178D" w:rsidDel="0069178D">
          <w:rPr>
            <w:i/>
            <w:iCs/>
          </w:rPr>
          <w:delText xml:space="preserve"> </w:delText>
        </w:r>
        <w:r w:rsidRPr="0069178D" w:rsidDel="0069178D">
          <w:rPr>
            <w:i/>
            <w:iCs/>
          </w:rPr>
          <w:delText>noltei</w:delText>
        </w:r>
      </w:del>
      <w:ins w:id="23" w:author="Laurent Barillé" w:date="2024-11-27T15:46:00Z">
        <w:r w:rsidR="0069178D" w:rsidRPr="0069178D">
          <w:t>seagrass</w:t>
        </w:r>
      </w:ins>
      <w:r w:rsidRPr="0069178D">
        <w:t xml:space="preserve"> </w:t>
      </w:r>
      <w:r w:rsidRPr="0069178D">
        <w:t>samples to controlled heatwave conditions while measu</w:t>
      </w:r>
      <w:r w:rsidRPr="0069178D">
        <w:t>ring hyperspectral reflectance to assess impact over time. We found that heatwaves induced significant declines in seagrass reflectance, particularly in the green and near-infrared regions</w:t>
      </w:r>
      <w:ins w:id="24" w:author="Laurent Barillé" w:date="2024-11-27T15:50:00Z">
        <w:r w:rsidR="0069178D">
          <w:t>. Thi</w:t>
        </w:r>
      </w:ins>
      <w:ins w:id="25" w:author="Laurent Barillé" w:date="2024-11-27T15:51:00Z">
        <w:r w:rsidR="0069178D">
          <w:t>s corresponded to green leaves turning brown.</w:t>
        </w:r>
      </w:ins>
      <w:r w:rsidRPr="0069178D">
        <w:t xml:space="preserve"> </w:t>
      </w:r>
      <w:del w:id="26" w:author="Laurent Barillé" w:date="2024-11-27T15:51:00Z">
        <w:r w:rsidRPr="0069178D" w:rsidDel="0069178D">
          <w:delText>Furthemore</w:delText>
        </w:r>
      </w:del>
      <w:ins w:id="27" w:author="Laurent Barillé" w:date="2024-11-27T15:51:00Z">
        <w:r w:rsidR="0069178D">
          <w:t>Furthermore</w:t>
        </w:r>
      </w:ins>
      <w:r w:rsidRPr="0069178D">
        <w:t>, key vegetation indices, such as the Normalized Differen</w:t>
      </w:r>
      <w:r w:rsidRPr="0069178D">
        <w:t xml:space="preserve">ce Vegetation Index (NDVI) and Green Leaf Index (GLI), displayed marked reductions under heatwave stress, with NDVI values decreasing by up to 34% and GLI by 57%. A novel Seagrass Darkening Index (SDI) was developed to identify </w:t>
      </w:r>
      <w:ins w:id="28" w:author="Laurent Barillé" w:date="2024-11-27T15:53:00Z">
        <w:r w:rsidR="0069178D">
          <w:t>leaves</w:t>
        </w:r>
      </w:ins>
      <w:del w:id="29" w:author="Laurent Barillé" w:date="2024-11-27T15:53:00Z">
        <w:r w:rsidRPr="0069178D" w:rsidDel="0069178D">
          <w:delText>s</w:delText>
        </w:r>
        <w:r w:rsidRPr="0069178D" w:rsidDel="0069178D">
          <w:delText>eagrass</w:delText>
        </w:r>
      </w:del>
      <w:r w:rsidRPr="0069178D">
        <w:t xml:space="preserve"> </w:t>
      </w:r>
      <w:del w:id="30" w:author="Laurent Barillé" w:date="2024-11-27T15:52:00Z">
        <w:r w:rsidRPr="0069178D" w:rsidDel="0069178D">
          <w:delText>darkening</w:delText>
        </w:r>
      </w:del>
      <w:ins w:id="31" w:author="Laurent Barillé" w:date="2024-11-27T15:52:00Z">
        <w:r w:rsidR="0069178D">
          <w:t xml:space="preserve">green </w:t>
        </w:r>
        <w:proofErr w:type="spellStart"/>
        <w:r w:rsidR="0069178D">
          <w:t>colour</w:t>
        </w:r>
        <w:proofErr w:type="spellEnd"/>
        <w:r w:rsidR="0069178D">
          <w:t xml:space="preserve"> fading</w:t>
        </w:r>
      </w:ins>
      <w:ins w:id="32" w:author="Laurent Barillé" w:date="2024-11-27T15:53:00Z">
        <w:r w:rsidR="0069178D">
          <w:t xml:space="preserve"> to brown</w:t>
        </w:r>
      </w:ins>
      <w:r w:rsidRPr="0069178D">
        <w:t xml:space="preserve">, showing </w:t>
      </w:r>
      <w:del w:id="33" w:author="Laurent Barillé" w:date="2024-11-27T15:53:00Z">
        <w:r w:rsidRPr="0069178D" w:rsidDel="0069178D">
          <w:delText>a strong correlation</w:delText>
        </w:r>
      </w:del>
      <w:ins w:id="34" w:author="Laurent Barillé" w:date="2024-11-27T15:53:00Z">
        <w:r w:rsidR="0069178D">
          <w:t xml:space="preserve">a higher </w:t>
        </w:r>
      </w:ins>
      <w:ins w:id="35" w:author="Laurent Barillé" w:date="2024-11-27T15:54:00Z">
        <w:r w:rsidR="0069178D">
          <w:t>ability to quantify</w:t>
        </w:r>
      </w:ins>
      <w:r w:rsidRPr="0069178D">
        <w:t xml:space="preserve"> </w:t>
      </w:r>
      <w:ins w:id="36" w:author="Laurent Barillé" w:date="2024-11-27T15:53:00Z">
        <w:r w:rsidR="0069178D">
          <w:t>t</w:t>
        </w:r>
      </w:ins>
      <w:ins w:id="37" w:author="Laurent Barillé" w:date="2024-11-27T15:54:00Z">
        <w:r w:rsidR="0069178D">
          <w:t>he effect of</w:t>
        </w:r>
      </w:ins>
      <w:del w:id="38" w:author="Laurent Barillé" w:date="2024-11-27T15:53:00Z">
        <w:r w:rsidRPr="0069178D" w:rsidDel="0069178D">
          <w:delText>with</w:delText>
        </w:r>
      </w:del>
      <w:r w:rsidRPr="0069178D">
        <w:t xml:space="preserve"> heatwave exposure</w:t>
      </w:r>
      <w:ins w:id="39" w:author="Laurent Barillé" w:date="2024-11-27T15:54:00Z">
        <w:r w:rsidR="0069178D">
          <w:t xml:space="preserve"> seagrass coloration</w:t>
        </w:r>
      </w:ins>
      <w:r w:rsidRPr="0069178D">
        <w:t xml:space="preserve">. This research suggests that </w:t>
      </w:r>
      <w:ins w:id="40" w:author="Laurent Barillé" w:date="2024-11-27T15:56:00Z">
        <w:r w:rsidR="00541031">
          <w:t xml:space="preserve">changes in </w:t>
        </w:r>
      </w:ins>
      <w:r w:rsidRPr="0069178D">
        <w:t xml:space="preserve">spectral </w:t>
      </w:r>
      <w:del w:id="41" w:author="Laurent Barillé" w:date="2024-11-27T15:56:00Z">
        <w:r w:rsidRPr="0069178D" w:rsidDel="00541031">
          <w:delText xml:space="preserve">monitoring </w:delText>
        </w:r>
      </w:del>
      <w:ins w:id="42" w:author="Laurent Barillé" w:date="2024-11-27T15:56:00Z">
        <w:r w:rsidR="00541031">
          <w:t>reflectance</w:t>
        </w:r>
        <w:r w:rsidR="00541031" w:rsidRPr="0069178D">
          <w:t xml:space="preserve"> </w:t>
        </w:r>
      </w:ins>
      <w:r w:rsidRPr="0069178D">
        <w:t xml:space="preserve">can effectively </w:t>
      </w:r>
      <w:ins w:id="43" w:author="Laurent Barillé" w:date="2024-11-27T15:56:00Z">
        <w:r w:rsidR="00541031">
          <w:t xml:space="preserve">be used to </w:t>
        </w:r>
      </w:ins>
      <w:del w:id="44" w:author="Laurent Barillé" w:date="2024-11-27T15:55:00Z">
        <w:r w:rsidRPr="0069178D" w:rsidDel="00541031">
          <w:delText xml:space="preserve">track </w:delText>
        </w:r>
      </w:del>
      <w:ins w:id="45" w:author="Laurent Barillé" w:date="2024-11-27T15:55:00Z">
        <w:r w:rsidR="00541031">
          <w:t>detect</w:t>
        </w:r>
        <w:r w:rsidR="00541031" w:rsidRPr="0069178D">
          <w:t xml:space="preserve"> </w:t>
        </w:r>
      </w:ins>
      <w:r w:rsidRPr="0069178D">
        <w:t xml:space="preserve">the early impacts of heatwaves on seagrasses, providing a valuable tool for remote sensing-based habitat assessment. Multispectral satellite </w:t>
      </w:r>
      <w:r w:rsidRPr="0069178D">
        <w:t>observations confirmed these findings, showing widespread seagrass</w:t>
      </w:r>
      <w:ins w:id="46" w:author="Laurent Barillé" w:date="2024-11-27T15:58:00Z">
        <w:r w:rsidR="00541031">
          <w:t xml:space="preserve"> leaves</w:t>
        </w:r>
      </w:ins>
      <w:r w:rsidRPr="0069178D">
        <w:t xml:space="preserve"> </w:t>
      </w:r>
      <w:del w:id="47" w:author="Laurent Barillé" w:date="2024-11-27T15:57:00Z">
        <w:r w:rsidRPr="0069178D" w:rsidDel="00541031">
          <w:delText xml:space="preserve">darkening </w:delText>
        </w:r>
      </w:del>
      <w:ins w:id="48" w:author="Laurent Barillé" w:date="2024-11-27T15:57:00Z">
        <w:r w:rsidR="00541031">
          <w:t>turning brown</w:t>
        </w:r>
        <w:r w:rsidR="00541031" w:rsidRPr="0069178D">
          <w:t xml:space="preserve"> </w:t>
        </w:r>
      </w:ins>
      <w:r w:rsidRPr="0069178D">
        <w:t xml:space="preserve">during atmospheric and marine heatwave events in </w:t>
      </w:r>
      <w:ins w:id="49" w:author="Laurent Barillé" w:date="2024-11-27T15:56:00Z">
        <w:r w:rsidR="00541031">
          <w:t>South B</w:t>
        </w:r>
      </w:ins>
      <w:ins w:id="50" w:author="Laurent Barillé" w:date="2024-11-27T15:57:00Z">
        <w:r w:rsidR="00541031">
          <w:t>rittany</w:t>
        </w:r>
      </w:ins>
      <w:del w:id="51" w:author="Laurent Barillé" w:date="2024-11-27T15:57:00Z">
        <w:r w:rsidRPr="0069178D" w:rsidDel="00541031">
          <w:delText>Quiberon,</w:delText>
        </w:r>
      </w:del>
      <w:ins w:id="52" w:author="Laurent Barillé" w:date="2024-11-27T15:57:00Z">
        <w:r w:rsidR="00541031">
          <w:t>,</w:t>
        </w:r>
      </w:ins>
      <w:r w:rsidRPr="0069178D">
        <w:t xml:space="preserve"> France. </w:t>
      </w:r>
      <w:commentRangeStart w:id="53"/>
      <w:r w:rsidRPr="0069178D">
        <w:t>Darkened seagrasses were observed in areas within the intertidal zone that were exposed to the atmospheric heatw</w:t>
      </w:r>
      <w:r w:rsidRPr="0069178D">
        <w:t xml:space="preserve">ave for more than 13.5 hours a day. This work highlights the need for continuous monitoring of seagrass meadows under the current and future climate regimes, underscoring the potential of remote sensing to capture rapid environmental changes in intertidal </w:t>
      </w:r>
      <w:r w:rsidRPr="0069178D">
        <w:t>zones.</w:t>
      </w:r>
      <w:commentRangeEnd w:id="53"/>
      <w:r w:rsidR="00541031">
        <w:rPr>
          <w:rStyle w:val="Marquedecommentaire"/>
        </w:rPr>
        <w:commentReference w:id="53"/>
      </w:r>
    </w:p>
    <w:p w14:paraId="07EF5128" w14:textId="77777777" w:rsidR="00F71A7F" w:rsidRDefault="00BB0784">
      <w:pPr>
        <w:pStyle w:val="Titre1"/>
      </w:pPr>
      <w:bookmarkStart w:id="54" w:name="introduction"/>
      <w:r>
        <w:t>1</w:t>
      </w:r>
      <w:r>
        <w:t>. Introduction</w:t>
      </w:r>
    </w:p>
    <w:p w14:paraId="0309217C" w14:textId="22F4D7A1" w:rsidR="00F71A7F" w:rsidRDefault="00BB0784" w:rsidP="00D74E82">
      <w:pPr>
        <w:pStyle w:val="FirstParagraph"/>
        <w:rPr>
          <w:ins w:id="55" w:author="Laurent Barillé" w:date="2024-11-27T16:06:00Z"/>
        </w:rPr>
      </w:pPr>
      <w:r>
        <w:t xml:space="preserve">Intertidal seagrasses play a crucial role in </w:t>
      </w:r>
      <w:del w:id="56" w:author="Laurent Barillé" w:date="2024-11-27T15:59:00Z">
        <w:r w:rsidDel="009E6C7B">
          <w:delText xml:space="preserve">the </w:delText>
        </w:r>
      </w:del>
      <w:ins w:id="57" w:author="Laurent Barillé" w:date="2024-11-27T15:59:00Z">
        <w:r w:rsidR="009E6C7B">
          <w:t xml:space="preserve">coastal </w:t>
        </w:r>
      </w:ins>
      <w:r>
        <w:t>ecosystem</w:t>
      </w:r>
      <w:ins w:id="58" w:author="Laurent Barillé" w:date="2024-11-27T16:00:00Z">
        <w:r w:rsidR="009E6C7B">
          <w:t>s</w:t>
        </w:r>
      </w:ins>
      <w:r>
        <w:t xml:space="preserve"> by providing habitats and feeding grounds for various marine species, supporting rich marine biodiversity, and contributing significantly to primary production and carbon seq</w:t>
      </w:r>
      <w:r>
        <w:t xml:space="preserve">uestration (Sousa et al., 2019; Unsworth et al., 2022). These seagrasses are essential </w:t>
      </w:r>
      <w:del w:id="59" w:author="Laurent Barillé" w:date="2024-11-27T16:00:00Z">
        <w:r w:rsidDel="009E6C7B">
          <w:delText>in maintaining the health of coastal ecosystems</w:delText>
        </w:r>
      </w:del>
      <w:ins w:id="60" w:author="Laurent Barillé" w:date="2024-11-27T16:00:00Z">
        <w:r w:rsidR="009E6C7B">
          <w:t xml:space="preserve">for several </w:t>
        </w:r>
      </w:ins>
      <w:ins w:id="61" w:author="Laurent Barillé" w:date="2024-11-27T16:02:00Z">
        <w:r w:rsidR="009E6C7B">
          <w:t>ecological functions, such as sediment</w:t>
        </w:r>
      </w:ins>
      <w:del w:id="62" w:author="Laurent Barillé" w:date="2024-11-27T16:02:00Z">
        <w:r w:rsidDel="009E6C7B">
          <w:delText xml:space="preserve"> </w:delText>
        </w:r>
      </w:del>
      <w:del w:id="63" w:author="Laurent Barillé" w:date="2024-11-27T16:00:00Z">
        <w:r w:rsidDel="009E6C7B">
          <w:delText>by</w:delText>
        </w:r>
        <w:r w:rsidDel="009E6C7B">
          <w:delText xml:space="preserve"> stabilizing </w:delText>
        </w:r>
      </w:del>
      <w:del w:id="64" w:author="Laurent Barillé" w:date="2024-11-27T16:02:00Z">
        <w:r w:rsidDel="009E6C7B">
          <w:delText>sediments</w:delText>
        </w:r>
      </w:del>
      <w:ins w:id="65" w:author="Laurent Barillé" w:date="2024-11-27T16:00:00Z">
        <w:r w:rsidR="009E6C7B">
          <w:t xml:space="preserve"> stabiliz</w:t>
        </w:r>
        <w:r w:rsidR="009E6C7B">
          <w:t>ation</w:t>
        </w:r>
      </w:ins>
      <w:ins w:id="66" w:author="Laurent Barillé" w:date="2024-11-27T16:10:00Z">
        <w:r w:rsidR="001F0A64">
          <w:t xml:space="preserve"> or</w:t>
        </w:r>
      </w:ins>
      <w:del w:id="67" w:author="Laurent Barillé" w:date="2024-11-27T16:10:00Z">
        <w:r w:rsidDel="001F0A64">
          <w:delText>,</w:delText>
        </w:r>
      </w:del>
      <w:r>
        <w:t xml:space="preserve"> </w:t>
      </w:r>
      <w:del w:id="68" w:author="Laurent Barillé" w:date="2024-11-27T16:01:00Z">
        <w:r w:rsidDel="009E6C7B">
          <w:delText>filtering water</w:delText>
        </w:r>
      </w:del>
      <w:ins w:id="69" w:author="Laurent Barillé" w:date="2024-11-27T16:01:00Z">
        <w:r w:rsidR="009E6C7B">
          <w:t>reducing the risk of eutrophication by consuming nutrients</w:t>
        </w:r>
      </w:ins>
      <w:ins w:id="70" w:author="Laurent Barillé" w:date="2024-11-27T16:11:00Z">
        <w:r w:rsidR="001F0A64">
          <w:t xml:space="preserve"> (</w:t>
        </w:r>
        <w:r w:rsidR="001F0A64" w:rsidRPr="001F0A64">
          <w:rPr>
            <w:highlight w:val="yellow"/>
          </w:rPr>
          <w:t>Ref.)</w:t>
        </w:r>
      </w:ins>
      <w:ins w:id="71" w:author="Laurent Barillé" w:date="2024-11-27T16:12:00Z">
        <w:r w:rsidR="001F0A64" w:rsidRPr="001F0A64">
          <w:rPr>
            <w:highlight w:val="yellow"/>
          </w:rPr>
          <w:t>.</w:t>
        </w:r>
      </w:ins>
      <w:del w:id="72" w:author="Laurent Barillé" w:date="2024-11-27T16:12:00Z">
        <w:r w:rsidRPr="001F0A64" w:rsidDel="001F0A64">
          <w:rPr>
            <w:highlight w:val="yellow"/>
          </w:rPr>
          <w:delText>,</w:delText>
        </w:r>
      </w:del>
      <w:r>
        <w:t xml:space="preserve"> </w:t>
      </w:r>
      <w:ins w:id="73" w:author="Laurent Barillé" w:date="2024-11-27T16:11:00Z">
        <w:r w:rsidR="001F0A64">
          <w:t xml:space="preserve">This </w:t>
        </w:r>
      </w:ins>
      <w:ins w:id="74" w:author="Laurent Barillé" w:date="2024-11-27T16:12:00Z">
        <w:r w:rsidR="001F0A64">
          <w:t>justifies</w:t>
        </w:r>
      </w:ins>
      <w:ins w:id="75" w:author="Laurent Barillé" w:date="2024-11-27T16:11:00Z">
        <w:r w:rsidR="001F0A64">
          <w:t xml:space="preserve"> their use </w:t>
        </w:r>
      </w:ins>
      <w:del w:id="76" w:author="Laurent Barillé" w:date="2024-11-27T16:11:00Z">
        <w:r w:rsidDel="001F0A64">
          <w:delText>and s</w:delText>
        </w:r>
        <w:r w:rsidDel="001F0A64">
          <w:delText xml:space="preserve">erving </w:delText>
        </w:r>
      </w:del>
      <w:r>
        <w:t>as indicators of environmental changes due to their sensitivity to</w:t>
      </w:r>
      <w:r>
        <w:t xml:space="preserve"> water quality variations (Zoffoli et al., 2021). The interactions between seagrass meadows and their associated herbivores further enhance the delivery of ecosystem services, including coastal protection and fisheries support </w:t>
      </w:r>
      <w:r>
        <w:lastRenderedPageBreak/>
        <w:t>(Gardner and Finlayson, 2018;</w:t>
      </w:r>
      <w:r>
        <w:t xml:space="preserve"> Jankowska et al., 2019; Zoffoli et al., 2023). Understanding and preserving these ecosystems is vital for maintaining the biodiversity and productivity of coastal regions (Ramesh and Mohanraju, 2020; Scott et al., 2018).</w:t>
      </w:r>
    </w:p>
    <w:p w14:paraId="29234E25" w14:textId="77777777" w:rsidR="009E6C7B" w:rsidRPr="00BF1D86" w:rsidRDefault="009E6C7B" w:rsidP="0065097F">
      <w:pPr>
        <w:pStyle w:val="Corpsdetexte"/>
      </w:pPr>
    </w:p>
    <w:p w14:paraId="10563D22" w14:textId="0E7F7310" w:rsidR="00F71A7F" w:rsidDel="009E6C7B" w:rsidRDefault="00BB0784" w:rsidP="0065097F">
      <w:pPr>
        <w:pStyle w:val="Corpsdetexte"/>
        <w:rPr>
          <w:del w:id="77" w:author="Laurent Barillé" w:date="2024-11-27T16:04:00Z"/>
        </w:rPr>
      </w:pPr>
      <w:r>
        <w:t>Despite their crucial role in mari</w:t>
      </w:r>
      <w:r>
        <w:t xml:space="preserve">ne ecosystems, intertidal seagrasses face numerous threats that compromise their health and functionality. Coastal development and human activities are primary threats, </w:t>
      </w:r>
      <w:del w:id="78" w:author="Laurent Barillé" w:date="2024-11-27T16:10:00Z">
        <w:r w:rsidDel="001F0A64">
          <w:delText>which not only reduce the available habitat for seagrasses but also increase water turb</w:delText>
        </w:r>
        <w:r w:rsidDel="001F0A64">
          <w:delText>idity, which limits</w:delText>
        </w:r>
      </w:del>
      <w:ins w:id="79" w:author="Laurent Barillé" w:date="2024-11-27T16:10:00Z">
        <w:r w:rsidR="001F0A64">
          <w:t>reducing the available habitat for seagrasses and increasing water turbidity, limiting</w:t>
        </w:r>
      </w:ins>
      <w:r>
        <w:t xml:space="preserve"> light penetration and photosynthesis (Waycott et al., 2009). Seagrasses are also threatened by </w:t>
      </w:r>
      <w:del w:id="80" w:author="Laurent Barillé" w:date="2024-11-27T16:10:00Z">
        <w:r w:rsidDel="001F0A64">
          <w:delText>nutrient enrichment from agricultural and urban runoff</w:delText>
        </w:r>
      </w:del>
      <w:ins w:id="81" w:author="Laurent Barillé" w:date="2024-11-27T16:10:00Z">
        <w:r w:rsidR="001F0A64">
          <w:t>agricultural and urban runoff nutrient enrichment</w:t>
        </w:r>
      </w:ins>
      <w:r>
        <w:t>, leading to eutrophication. This condition promotes the rapid growth of algal</w:t>
      </w:r>
      <w:del w:id="82" w:author="Laurent Barillé" w:date="2024-11-27T16:02:00Z">
        <w:r w:rsidDel="009E6C7B">
          <w:delText>e</w:delText>
        </w:r>
      </w:del>
      <w:r>
        <w:t xml:space="preserve"> causing</w:t>
      </w:r>
      <w:r>
        <w:t xml:space="preserve"> blooms that compete with seagrasses for light and nutrients, further stressing these important plants (Thomsen et al., 2023) (Oiry et al. 2024). Pollution from industrial and agricultural sources </w:t>
      </w:r>
      <w:del w:id="83" w:author="Laurent Barillé" w:date="2024-11-27T16:10:00Z">
        <w:r w:rsidDel="001F0A64">
          <w:delText xml:space="preserve">introduce </w:delText>
        </w:r>
      </w:del>
      <w:ins w:id="84" w:author="Laurent Barillé" w:date="2024-11-27T16:10:00Z">
        <w:r w:rsidR="001F0A64">
          <w:t>introduces</w:t>
        </w:r>
        <w:r w:rsidR="001F0A64">
          <w:t xml:space="preserve"> </w:t>
        </w:r>
      </w:ins>
      <w:r>
        <w:t>harmful chemicals and heavy metals into coastal w</w:t>
      </w:r>
      <w:r>
        <w:t>aters, posing toxic risks to seagrass health (Bastos et al., 2023; Zahoor and Mushtaq, 2023). These pollutants can affect the physiological processes of seagrasses, reducing their growth and survival rates (</w:t>
      </w:r>
      <w:proofErr w:type="spellStart"/>
      <w:r>
        <w:t>Sevgi</w:t>
      </w:r>
      <w:proofErr w:type="spellEnd"/>
      <w:r>
        <w:t xml:space="preserve"> and </w:t>
      </w:r>
      <w:proofErr w:type="spellStart"/>
      <w:r>
        <w:t>Leblebici</w:t>
      </w:r>
      <w:proofErr w:type="spellEnd"/>
      <w:r>
        <w:t>, 2022).</w:t>
      </w:r>
      <w:ins w:id="85" w:author="Laurent Barillé" w:date="2024-11-27T16:02:00Z">
        <w:r w:rsidR="009E6C7B">
          <w:t xml:space="preserve"> </w:t>
        </w:r>
      </w:ins>
      <w:ins w:id="86" w:author="Laurent Barillé" w:date="2024-11-27T16:08:00Z">
        <w:r w:rsidR="00BF1D86">
          <w:t>Among</w:t>
        </w:r>
      </w:ins>
      <w:ins w:id="87" w:author="Laurent Barillé" w:date="2024-11-27T16:02:00Z">
        <w:r w:rsidR="009E6C7B">
          <w:t xml:space="preserve"> thes</w:t>
        </w:r>
      </w:ins>
      <w:ins w:id="88" w:author="Laurent Barillé" w:date="2024-11-27T16:03:00Z">
        <w:r w:rsidR="009E6C7B">
          <w:t>e anthropogenic stressors</w:t>
        </w:r>
      </w:ins>
      <w:ins w:id="89" w:author="Laurent Barillé" w:date="2024-11-27T16:04:00Z">
        <w:r w:rsidR="009E6C7B">
          <w:t xml:space="preserve">, </w:t>
        </w:r>
      </w:ins>
    </w:p>
    <w:p w14:paraId="4BFD4A09" w14:textId="23685B40" w:rsidR="009E6C7B" w:rsidRDefault="00BB0784" w:rsidP="0065097F">
      <w:pPr>
        <w:pStyle w:val="Corpsdetexte"/>
        <w:rPr>
          <w:ins w:id="90" w:author="Laurent Barillé" w:date="2024-11-27T16:06:00Z"/>
        </w:rPr>
      </w:pPr>
      <w:del w:id="91" w:author="Laurent Barillé" w:date="2024-11-27T16:04:00Z">
        <w:r w:rsidDel="009E6C7B">
          <w:delText>H</w:delText>
        </w:r>
      </w:del>
      <w:ins w:id="92" w:author="Laurent Barillé" w:date="2024-11-27T16:04:00Z">
        <w:r w:rsidR="009E6C7B">
          <w:t>h</w:t>
        </w:r>
      </w:ins>
      <w:r>
        <w:t>eatwaves, exacerbate</w:t>
      </w:r>
      <w:r>
        <w:t>d by climate change, pose a growing threat to seagrasses</w:t>
      </w:r>
      <w:ins w:id="93" w:author="Laurent Barillé" w:date="2024-11-27T16:07:00Z">
        <w:r w:rsidR="00BF1D86">
          <w:t xml:space="preserve"> </w:t>
        </w:r>
      </w:ins>
      <w:ins w:id="94" w:author="Laurent Barillé" w:date="2024-11-27T16:19:00Z">
        <w:r w:rsidR="007F35F4">
          <w:t>(</w:t>
        </w:r>
        <w:proofErr w:type="spellStart"/>
        <w:r w:rsidR="007F35F4">
          <w:t>Deguette</w:t>
        </w:r>
        <w:proofErr w:type="spellEnd"/>
        <w:r w:rsidR="007F35F4">
          <w:t xml:space="preserve"> et al., 2022; </w:t>
        </w:r>
        <w:proofErr w:type="spellStart"/>
        <w:r w:rsidR="007F35F4">
          <w:t>Sawall</w:t>
        </w:r>
        <w:proofErr w:type="spellEnd"/>
        <w:r w:rsidR="007F35F4">
          <w:t xml:space="preserve"> et al., 2021)</w:t>
        </w:r>
        <w:r w:rsidR="007F35F4">
          <w:t xml:space="preserve">. </w:t>
        </w:r>
      </w:ins>
      <w:del w:id="95" w:author="Laurent Barillé" w:date="2024-11-27T16:16:00Z">
        <w:r w:rsidDel="001F0A64">
          <w:delText xml:space="preserve">. </w:delText>
        </w:r>
      </w:del>
      <w:ins w:id="96" w:author="Laurent Barillé" w:date="2024-11-27T16:08:00Z">
        <w:r w:rsidR="00BF1D86">
          <w:t xml:space="preserve">However, their impact on </w:t>
        </w:r>
      </w:ins>
      <w:ins w:id="97" w:author="Laurent Barillé" w:date="2024-11-27T16:09:00Z">
        <w:r w:rsidR="00BF1D86">
          <w:t>seagrass spectral reflectance has not yet been investigated.</w:t>
        </w:r>
      </w:ins>
    </w:p>
    <w:p w14:paraId="39C7F9B4" w14:textId="77777777" w:rsidR="009E6C7B" w:rsidRDefault="009E6C7B" w:rsidP="0065097F">
      <w:pPr>
        <w:pStyle w:val="Corpsdetexte"/>
        <w:rPr>
          <w:ins w:id="98" w:author="Laurent Barillé" w:date="2024-11-27T16:04:00Z"/>
        </w:rPr>
      </w:pPr>
    </w:p>
    <w:p w14:paraId="577405D6" w14:textId="66BD1EDA" w:rsidR="00F71A7F" w:rsidRDefault="00BB0784" w:rsidP="0065097F">
      <w:pPr>
        <w:pStyle w:val="Corpsdetexte"/>
        <w:rPr>
          <w:ins w:id="99" w:author="Laurent Barillé" w:date="2024-11-27T16:22:00Z"/>
        </w:rPr>
      </w:pPr>
      <w:r>
        <w:t>Marine Heatwaves (MHW)</w:t>
      </w:r>
      <w:ins w:id="100" w:author="Laurent Barillé" w:date="2024-11-27T16:17:00Z">
        <w:r w:rsidR="007F35F4">
          <w:t xml:space="preserve"> are</w:t>
        </w:r>
      </w:ins>
      <w:del w:id="101" w:author="Laurent Barillé" w:date="2024-11-27T16:17:00Z">
        <w:r w:rsidDel="007F35F4">
          <w:delText>,</w:delText>
        </w:r>
      </w:del>
      <w:r>
        <w:t xml:space="preserve"> defined by Hobday et al. (2016) as prolonged discrete anomalously warm water events, </w:t>
      </w:r>
      <w:del w:id="102" w:author="Laurent Barillé" w:date="2024-11-27T16:17:00Z">
        <w:r w:rsidDel="007F35F4">
          <w:delText xml:space="preserve">and </w:delText>
        </w:r>
      </w:del>
      <w:ins w:id="103" w:author="Laurent Barillé" w:date="2024-11-27T16:17:00Z">
        <w:r w:rsidR="007F35F4">
          <w:t>while</w:t>
        </w:r>
        <w:r w:rsidR="007F35F4">
          <w:t xml:space="preserve"> </w:t>
        </w:r>
      </w:ins>
      <w:r>
        <w:t xml:space="preserve">Atmospheric Heatwaves (AHW), </w:t>
      </w:r>
      <w:ins w:id="104" w:author="Laurent Barillé" w:date="2024-11-27T16:17:00Z">
        <w:r w:rsidR="007F35F4">
          <w:t xml:space="preserve">are </w:t>
        </w:r>
      </w:ins>
      <w:r>
        <w:t>defined by Perkins and Alexander (2013) as periods of at</w:t>
      </w:r>
      <w:r>
        <w:t xml:space="preserve"> least three consecutive days with temperatures exceeding the 90</w:t>
      </w:r>
      <w:r w:rsidRPr="007F35F4">
        <w:rPr>
          <w:vertAlign w:val="superscript"/>
        </w:rPr>
        <w:t>th</w:t>
      </w:r>
      <w:r>
        <w:t xml:space="preserve"> percentile</w:t>
      </w:r>
      <w:ins w:id="105" w:author="Laurent Barillé" w:date="2024-11-27T16:17:00Z">
        <w:r w:rsidR="007F35F4">
          <w:t xml:space="preserve"> of </w:t>
        </w:r>
      </w:ins>
      <w:ins w:id="106" w:author="Laurent Barillé" w:date="2024-11-27T16:18:00Z">
        <w:r w:rsidR="007F35F4">
          <w:t>a times series covering at least 30 years</w:t>
        </w:r>
      </w:ins>
      <w:del w:id="107" w:author="Laurent Barillé" w:date="2024-11-27T16:19:00Z">
        <w:r w:rsidDel="007F35F4">
          <w:delText xml:space="preserve">, </w:delText>
        </w:r>
        <w:r w:rsidDel="007F35F4">
          <w:delText>cause severe physiological stress to seagrasses (Deguette et al., 2022; Sawall et al., 2021)</w:delText>
        </w:r>
      </w:del>
      <w:r>
        <w:t xml:space="preserve">. </w:t>
      </w:r>
      <w:del w:id="108" w:author="Laurent Barillé" w:date="2024-11-27T16:20:00Z">
        <w:r w:rsidDel="007F35F4">
          <w:delText xml:space="preserve">At the interface between the land and oceans, intertidal seagrasses are exposed to </w:delText>
        </w:r>
        <w:r w:rsidDel="007F35F4">
          <w:delText>both MHW and AHW</w:delText>
        </w:r>
      </w:del>
      <w:ins w:id="109" w:author="Laurent Barillé" w:date="2024-11-27T16:20:00Z">
        <w:r w:rsidR="007F35F4">
          <w:t xml:space="preserve">Intertidal seagrasses are exposed to both MHW and AHW at the interface </w:t>
        </w:r>
        <w:r w:rsidR="007F35F4">
          <w:lastRenderedPageBreak/>
          <w:t>between the land and oceans</w:t>
        </w:r>
      </w:ins>
      <w:r>
        <w:t xml:space="preserve">. Heatwaves </w:t>
      </w:r>
      <w:del w:id="110" w:author="Laurent Barillé" w:date="2024-11-27T16:20:00Z">
        <w:r w:rsidDel="007F35F4">
          <w:delText>have profound impacts on</w:delText>
        </w:r>
      </w:del>
      <w:ins w:id="111" w:author="Laurent Barillé" w:date="2024-11-27T16:20:00Z">
        <w:r w:rsidR="007F35F4">
          <w:t>profoundly impact</w:t>
        </w:r>
      </w:ins>
      <w:r>
        <w:t xml:space="preserve"> </w:t>
      </w:r>
      <w:ins w:id="112" w:author="Laurent Barillé" w:date="2024-11-27T16:24:00Z">
        <w:r w:rsidR="007F35F4">
          <w:t xml:space="preserve">the physiology of </w:t>
        </w:r>
      </w:ins>
      <w:r>
        <w:t xml:space="preserve">seagrasses, with their effects varying based on species and geographic location. </w:t>
      </w:r>
      <w:del w:id="113" w:author="Laurent Barillé" w:date="2024-11-27T16:21:00Z">
        <w:r w:rsidDel="007F35F4">
          <w:delText>For instance, the seagrass</w:delText>
        </w:r>
      </w:del>
      <w:ins w:id="114" w:author="Laurent Barillé" w:date="2024-11-27T16:21:00Z">
        <w:r w:rsidR="007F35F4">
          <w:t>The Atlantic species</w:t>
        </w:r>
      </w:ins>
      <w:r>
        <w:t xml:space="preserve"> </w:t>
      </w:r>
      <w:r>
        <w:rPr>
          <w:i/>
          <w:iCs/>
        </w:rPr>
        <w:t>Zostera marina</w:t>
      </w:r>
      <w:r>
        <w:t xml:space="preserve"> exhibits high susceptibility to elevated sea surface temperatures during winter </w:t>
      </w:r>
      <w:r>
        <w:t xml:space="preserve">and spring, leading to advanced flowering, high mortality rates, and reduced biomass (Sawall et al., 2021). Similarly, </w:t>
      </w:r>
      <w:r>
        <w:rPr>
          <w:i/>
          <w:iCs/>
        </w:rPr>
        <w:t>Cymodocea nodosa</w:t>
      </w:r>
      <w:r>
        <w:t xml:space="preserve"> shows increased photosynthetic activity during heatwaves but suffers negative effects on photosynthetic performance and </w:t>
      </w:r>
      <w:r>
        <w:t xml:space="preserve">leaf biomass during recovery (Deguette et al., 2022). Additionally, different populations of </w:t>
      </w:r>
      <w:r>
        <w:rPr>
          <w:i/>
          <w:iCs/>
        </w:rPr>
        <w:t>Zostera marina</w:t>
      </w:r>
      <w:r>
        <w:t xml:space="preserve"> along the European thermal gradient exhibit varied photophysiological responses during the recovery phase of heatwaves, indicating differential adap</w:t>
      </w:r>
      <w:r>
        <w:t>tation capabilities among populations (Winters et al., 2011). These events intensify other stressors, such as overgrazing and seed burial, compromising recruitment (Guerrero-Meseguer et al., 2020).</w:t>
      </w:r>
      <w:ins w:id="115" w:author="Laurent Barillé" w:date="2024-11-27T16:25:00Z">
        <w:r w:rsidR="00595542">
          <w:t xml:space="preserve"> Structural impacts </w:t>
        </w:r>
      </w:ins>
      <w:ins w:id="116" w:author="Laurent Barillé" w:date="2024-11-27T16:26:00Z">
        <w:r w:rsidR="00595542">
          <w:t xml:space="preserve">on the </w:t>
        </w:r>
      </w:ins>
      <w:proofErr w:type="spellStart"/>
      <w:ins w:id="117" w:author="Laurent Barillé" w:date="2024-11-27T16:30:00Z">
        <w:r w:rsidR="00135FC6">
          <w:t>colour</w:t>
        </w:r>
        <w:proofErr w:type="spellEnd"/>
        <w:r w:rsidR="00135FC6">
          <w:t xml:space="preserve"> of the leaves</w:t>
        </w:r>
      </w:ins>
      <w:ins w:id="118" w:author="Laurent Barillé" w:date="2024-11-27T16:26:00Z">
        <w:r w:rsidR="00595542">
          <w:t xml:space="preserve"> </w:t>
        </w:r>
      </w:ins>
      <w:ins w:id="119" w:author="Laurent Barillé" w:date="2024-11-27T16:25:00Z">
        <w:r w:rsidR="00595542">
          <w:t>are also happening</w:t>
        </w:r>
      </w:ins>
      <w:ins w:id="120" w:author="Laurent Barillé" w:date="2024-11-27T16:26:00Z">
        <w:r w:rsidR="00595542">
          <w:t xml:space="preserve">: </w:t>
        </w:r>
      </w:ins>
      <w:ins w:id="121" w:author="Laurent Barillé" w:date="2024-11-27T16:27:00Z">
        <w:r w:rsidR="00135FC6">
          <w:t xml:space="preserve"> in September 2021, a </w:t>
        </w:r>
      </w:ins>
      <w:ins w:id="122" w:author="Laurent Barillé" w:date="2024-11-27T16:28:00Z">
        <w:r w:rsidR="00135FC6">
          <w:t xml:space="preserve">meadow </w:t>
        </w:r>
      </w:ins>
      <w:ins w:id="123" w:author="Laurent Barillé" w:date="2024-11-27T16:32:00Z">
        <w:r w:rsidR="00135FC6">
          <w:t xml:space="preserve">was observed </w:t>
        </w:r>
      </w:ins>
      <w:ins w:id="124" w:author="Laurent Barillé" w:date="2024-11-27T16:28:00Z">
        <w:r w:rsidR="00135FC6">
          <w:t xml:space="preserve">in South Brittany (France), where the leaves turned brown a few days after </w:t>
        </w:r>
      </w:ins>
      <w:ins w:id="125" w:author="Laurent Barillé" w:date="2024-11-27T16:29:00Z">
        <w:r w:rsidR="00135FC6">
          <w:t>a</w:t>
        </w:r>
      </w:ins>
      <w:ins w:id="126" w:author="Laurent Barillé" w:date="2024-11-27T16:28:00Z">
        <w:r w:rsidR="00135FC6">
          <w:t xml:space="preserve"> </w:t>
        </w:r>
      </w:ins>
      <w:ins w:id="127" w:author="Laurent Barillé" w:date="2024-11-27T16:29:00Z">
        <w:r w:rsidR="00135FC6">
          <w:t xml:space="preserve">heatwave (Barillé A-L. &amp; </w:t>
        </w:r>
        <w:proofErr w:type="spellStart"/>
        <w:r w:rsidR="00135FC6">
          <w:t>Harin</w:t>
        </w:r>
        <w:proofErr w:type="spellEnd"/>
        <w:r w:rsidR="00135FC6">
          <w:t xml:space="preserve"> N., comm. pers).</w:t>
        </w:r>
      </w:ins>
      <w:ins w:id="128" w:author="Laurent Barillé" w:date="2024-11-27T16:30:00Z">
        <w:r w:rsidR="00135FC6">
          <w:t xml:space="preserve"> </w:t>
        </w:r>
      </w:ins>
      <w:ins w:id="129" w:author="Laurent Barillé" w:date="2024-11-27T16:31:00Z">
        <w:r w:rsidR="00135FC6">
          <w:t xml:space="preserve">We hypothesized that </w:t>
        </w:r>
      </w:ins>
      <w:ins w:id="130" w:author="Laurent Barillé" w:date="2024-11-27T17:03:00Z">
        <w:r w:rsidR="00A101F6">
          <w:t xml:space="preserve">optical methods could detect and quantify these </w:t>
        </w:r>
        <w:proofErr w:type="spellStart"/>
        <w:r w:rsidR="00A101F6">
          <w:t>colour</w:t>
        </w:r>
        <w:proofErr w:type="spellEnd"/>
        <w:r w:rsidR="00A101F6">
          <w:t xml:space="preserve"> changes</w:t>
        </w:r>
      </w:ins>
      <w:ins w:id="131" w:author="Laurent Barillé" w:date="2024-11-27T16:31:00Z">
        <w:r w:rsidR="00135FC6">
          <w:t>.</w:t>
        </w:r>
      </w:ins>
    </w:p>
    <w:p w14:paraId="5D050F35" w14:textId="77777777" w:rsidR="007F35F4" w:rsidRDefault="007F35F4" w:rsidP="0065097F">
      <w:pPr>
        <w:pStyle w:val="Corpsdetexte"/>
      </w:pPr>
    </w:p>
    <w:p w14:paraId="2B262799" w14:textId="0945D4DE" w:rsidR="00A101F6" w:rsidRDefault="00BB0784" w:rsidP="0065097F">
      <w:pPr>
        <w:pStyle w:val="Corpsdetexte"/>
      </w:pPr>
      <w:commentRangeStart w:id="132"/>
      <w:r>
        <w:t xml:space="preserve">Remote sensing is increasingly being used to monitor </w:t>
      </w:r>
      <w:del w:id="133" w:author="Laurent Barillé" w:date="2024-11-27T17:03:00Z">
        <w:r w:rsidDel="00A101F6">
          <w:delText>marin</w:delText>
        </w:r>
        <w:r w:rsidDel="00A101F6">
          <w:delText>e ecosystems, including</w:delText>
        </w:r>
      </w:del>
      <w:r>
        <w:t xml:space="preserve"> intertidal seagrass meadows (Davies et al., 2024a, 2024b). Spectral indices such as the Normalized Difference Vegetation Index (NDVI) and the Green Leaf Index (GLI) are effective for quantifying vegetation health over time (Akbar et</w:t>
      </w:r>
      <w:r>
        <w:t xml:space="preserve"> al., 2020; Cârlan et al., 2020; Huete, 2012; Kloos et al., 2021). By analyzing specific spectral patterns, remote sensing can track changes in seagrass meadows with high temporal and spatial resolution. </w:t>
      </w:r>
      <w:commentRangeStart w:id="134"/>
      <w:del w:id="135" w:author="Laurent Barillé" w:date="2024-11-27T17:04:00Z">
        <w:r w:rsidDel="00A101F6">
          <w:delText>The European Union promotes these techniques through</w:delText>
        </w:r>
        <w:r w:rsidDel="00A101F6">
          <w:delText xml:space="preserve"> frameworks like the Water Framework Directive and the Marine Strategy Framework Directive, which advocate for habitat mapping using remote sensing technologies to cover large areas and detect long-term trends (Papathanasopoulou et al., 2019).</w:delText>
        </w:r>
      </w:del>
      <w:commentRangeEnd w:id="134"/>
      <w:r w:rsidR="00A101F6">
        <w:rPr>
          <w:rStyle w:val="Marquedecommentaire"/>
        </w:rPr>
        <w:commentReference w:id="134"/>
      </w:r>
      <w:commentRangeEnd w:id="132"/>
      <w:r w:rsidR="00A101F6">
        <w:rPr>
          <w:rStyle w:val="Marquedecommentaire"/>
        </w:rPr>
        <w:commentReference w:id="132"/>
      </w:r>
    </w:p>
    <w:p w14:paraId="35AEA8CE" w14:textId="0A96B03F" w:rsidR="00F71A7F" w:rsidRDefault="00BB0784" w:rsidP="0065097F">
      <w:pPr>
        <w:pStyle w:val="Corpsdetexte"/>
      </w:pPr>
      <w:r>
        <w:t>This study a</w:t>
      </w:r>
      <w:r>
        <w:t xml:space="preserve">ims </w:t>
      </w:r>
      <w:ins w:id="136" w:author="Laurent Barillé" w:date="2024-11-27T17:08:00Z">
        <w:r w:rsidR="00A101F6">
          <w:t xml:space="preserve">firstly </w:t>
        </w:r>
      </w:ins>
      <w:r>
        <w:t xml:space="preserve">to experimentally test the hypothesis that </w:t>
      </w:r>
      <w:del w:id="137" w:author="Laurent Barillé" w:date="2024-11-27T17:09:00Z">
        <w:r w:rsidDel="00A101F6">
          <w:delText xml:space="preserve">warm events, such as atmospheric </w:delText>
        </w:r>
      </w:del>
      <w:r>
        <w:t>heatwaves</w:t>
      </w:r>
      <w:del w:id="138" w:author="Laurent Barillé" w:date="2024-11-27T17:09:00Z">
        <w:r w:rsidDel="00A101F6">
          <w:delText>,</w:delText>
        </w:r>
      </w:del>
      <w:r>
        <w:t xml:space="preserve"> alter the reflectance of the intertidal seagrass </w:t>
      </w:r>
      <w:r>
        <w:rPr>
          <w:i/>
          <w:iCs/>
        </w:rPr>
        <w:t xml:space="preserve">Zostera </w:t>
      </w:r>
      <w:proofErr w:type="spellStart"/>
      <w:r>
        <w:rPr>
          <w:i/>
          <w:iCs/>
        </w:rPr>
        <w:t>noltei</w:t>
      </w:r>
      <w:proofErr w:type="spellEnd"/>
      <w:ins w:id="139" w:author="Laurent Barillé" w:date="2024-11-27T17:09:00Z">
        <w:r w:rsidR="00A101F6">
          <w:t xml:space="preserve"> and therefore the </w:t>
        </w:r>
        <w:proofErr w:type="spellStart"/>
        <w:r w:rsidR="00A101F6">
          <w:t>colour</w:t>
        </w:r>
        <w:proofErr w:type="spellEnd"/>
        <w:r w:rsidR="00A101F6">
          <w:t xml:space="preserve"> of the leaves</w:t>
        </w:r>
      </w:ins>
      <w:del w:id="140" w:author="Laurent Barillé" w:date="2024-11-27T17:09:00Z">
        <w:r w:rsidDel="00A101F6">
          <w:delText>.</w:delText>
        </w:r>
      </w:del>
      <w:r>
        <w:t xml:space="preserve"> </w:t>
      </w:r>
      <w:commentRangeStart w:id="141"/>
      <w:r>
        <w:t>By</w:t>
      </w:r>
      <w:commentRangeEnd w:id="141"/>
      <w:r w:rsidR="00A101F6">
        <w:rPr>
          <w:rStyle w:val="Marquedecommentaire"/>
        </w:rPr>
        <w:commentReference w:id="141"/>
      </w:r>
      <w:r>
        <w:t xml:space="preserve"> </w:t>
      </w:r>
      <w:commentRangeStart w:id="142"/>
      <w:r>
        <w:t xml:space="preserve">linking these changes with satellite remote sensing data, the study seeks to </w:t>
      </w:r>
      <w:r>
        <w:lastRenderedPageBreak/>
        <w:t>provide insights int</w:t>
      </w:r>
      <w:r>
        <w:t>o how heatwaves affect seagrass meadows and to assess the potential of remote sensing in monitoring these impacts</w:t>
      </w:r>
      <w:commentRangeEnd w:id="142"/>
      <w:r w:rsidR="00A101F6">
        <w:rPr>
          <w:rStyle w:val="Marquedecommentaire"/>
        </w:rPr>
        <w:commentReference w:id="142"/>
      </w:r>
    </w:p>
    <w:p w14:paraId="088EBE35" w14:textId="77777777" w:rsidR="00F71A7F" w:rsidRDefault="00BB0784">
      <w:pPr>
        <w:pStyle w:val="Titre1"/>
      </w:pPr>
      <w:bookmarkStart w:id="143" w:name="material-methods"/>
      <w:bookmarkEnd w:id="54"/>
      <w:r>
        <w:t>2</w:t>
      </w:r>
      <w:r>
        <w:t>. Material &amp; Methods</w:t>
      </w:r>
    </w:p>
    <w:p w14:paraId="6723A2C9" w14:textId="77777777" w:rsidR="00F71A7F" w:rsidRDefault="00BB0784">
      <w:pPr>
        <w:pStyle w:val="Titre2"/>
      </w:pPr>
      <w:bookmarkStart w:id="144" w:name="laboratory-experiment"/>
      <w:r>
        <w:t>2.1 Laboratory Experiment</w:t>
      </w:r>
    </w:p>
    <w:p w14:paraId="5D28E750" w14:textId="77777777" w:rsidR="00F71A7F" w:rsidRDefault="00BB0784" w:rsidP="004E4EC0">
      <w:pPr>
        <w:pStyle w:val="Titre3"/>
      </w:pPr>
      <w:bookmarkStart w:id="145" w:name="sampling-and-acclimation-of-seagrasses"/>
      <w:r>
        <w:t>2.1.1 Sampling and acclimation of seagrasses</w:t>
      </w:r>
    </w:p>
    <w:p w14:paraId="053ED04B" w14:textId="3AFD897B" w:rsidR="00F71A7F" w:rsidRDefault="00BB0784" w:rsidP="00D74E82">
      <w:pPr>
        <w:pStyle w:val="FirstParagraph"/>
      </w:pPr>
      <w:r>
        <w:t xml:space="preserve">Seagrass samples were taken from a </w:t>
      </w:r>
      <w:r>
        <w:rPr>
          <w:i/>
          <w:iCs/>
        </w:rPr>
        <w:t>Zostera noltei</w:t>
      </w:r>
      <w:r>
        <w:t xml:space="preserve"> (dwarf eelgrass) meadow </w:t>
      </w:r>
      <w:del w:id="146" w:author="Laurent Barillé" w:date="2024-11-27T17:35:00Z">
        <w:r w:rsidDel="00BF2D3F">
          <w:delText xml:space="preserve">on </w:delText>
        </w:r>
      </w:del>
      <w:ins w:id="147" w:author="Laurent Barillé" w:date="2024-11-27T17:35:00Z">
        <w:r w:rsidR="00BF2D3F">
          <w:t xml:space="preserve">in </w:t>
        </w:r>
      </w:ins>
      <w:del w:id="148" w:author="Laurent Barillé" w:date="2024-11-27T17:35:00Z">
        <w:r w:rsidDel="00BF2D3F">
          <w:delText>Noirmoutier Island</w:delText>
        </w:r>
      </w:del>
      <w:proofErr w:type="spellStart"/>
      <w:ins w:id="149" w:author="Laurent Barillé" w:date="2024-11-27T17:35:00Z">
        <w:r w:rsidR="00BF2D3F">
          <w:t>Bourgneuf</w:t>
        </w:r>
        <w:proofErr w:type="spellEnd"/>
        <w:r w:rsidR="00BF2D3F">
          <w:t xml:space="preserve"> bay</w:t>
        </w:r>
      </w:ins>
      <w:r>
        <w:t>, France (46°57’32.</w:t>
      </w:r>
      <w:proofErr w:type="gramStart"/>
      <w:r>
        <w:t>0”N</w:t>
      </w:r>
      <w:proofErr w:type="gramEnd"/>
      <w:r>
        <w:t>, 2°10’37.0”W) at low tide in June 2024. A metal sampling box was used to sample seagrass from an area of 30 cm by 15 cm and 5 cm deep, maintaining the sediment structure and avoiding dama</w:t>
      </w:r>
      <w:r>
        <w:t xml:space="preserve">ge to the rhizomes and the </w:t>
      </w:r>
      <w:del w:id="150" w:author="Laurent Barillé" w:date="2024-11-27T17:36:00Z">
        <w:r w:rsidDel="00BF2D3F">
          <w:delText xml:space="preserve">leafs </w:delText>
        </w:r>
      </w:del>
      <w:ins w:id="151" w:author="Laurent Barillé" w:date="2024-11-27T17:36:00Z">
        <w:r w:rsidR="00BF2D3F">
          <w:t>leaves</w:t>
        </w:r>
        <w:r w:rsidR="00BF2D3F">
          <w:t xml:space="preserve"> </w:t>
        </w:r>
      </w:ins>
      <w:r>
        <w:t>of the seagrass (</w:t>
      </w:r>
      <w:hyperlink w:anchor="fig-design">
        <w:r>
          <w:rPr>
            <w:rStyle w:val="Lienhypertexte"/>
          </w:rPr>
          <w:t>Figure 1</w:t>
        </w:r>
      </w:hyperlink>
      <w:r>
        <w:t xml:space="preserve"> A). This sampling box </w:t>
      </w:r>
      <w:del w:id="152" w:author="Laurent Barillé" w:date="2024-11-27T17:36:00Z">
        <w:r w:rsidDel="00BF2D3F">
          <w:delText xml:space="preserve">limitated </w:delText>
        </w:r>
      </w:del>
      <w:ins w:id="153" w:author="Laurent Barillé" w:date="2024-11-27T17:36:00Z">
        <w:r w:rsidR="00BF2D3F">
          <w:t>limited</w:t>
        </w:r>
        <w:r w:rsidR="00BF2D3F">
          <w:t xml:space="preserve"> </w:t>
        </w:r>
      </w:ins>
      <w:r>
        <w:t xml:space="preserve">variability between replicates. The </w:t>
      </w:r>
      <w:del w:id="154" w:author="Laurent Barillé" w:date="2024-11-27T17:36:00Z">
        <w:r w:rsidDel="00BF2D3F">
          <w:delText>entire system,</w:delText>
        </w:r>
      </w:del>
      <w:ins w:id="155" w:author="Laurent Barillé" w:date="2024-11-27T17:36:00Z">
        <w:r w:rsidR="00BF2D3F">
          <w:t>sampled sediment</w:t>
        </w:r>
      </w:ins>
      <w:r>
        <w:t xml:space="preserve"> </w:t>
      </w:r>
      <w:del w:id="156" w:author="Laurent Barillé" w:date="2024-11-27T17:36:00Z">
        <w:r w:rsidDel="00BF2D3F">
          <w:delText xml:space="preserve">including </w:delText>
        </w:r>
      </w:del>
      <w:ins w:id="157" w:author="Laurent Barillé" w:date="2024-11-27T17:36:00Z">
        <w:r w:rsidR="00BF2D3F">
          <w:t>includ</w:t>
        </w:r>
        <w:r w:rsidR="00BF2D3F">
          <w:t xml:space="preserve">ing </w:t>
        </w:r>
      </w:ins>
      <w:r>
        <w:t>seagrass, sediment, meiofauna, and macrofauna, was placed in plastic tr</w:t>
      </w:r>
      <w:r>
        <w:t xml:space="preserve">ays </w:t>
      </w:r>
      <w:del w:id="158" w:author="Laurent Barillé" w:date="2024-11-27T17:37:00Z">
        <w:r w:rsidDel="00BF2D3F">
          <w:delText>together</w:delText>
        </w:r>
      </w:del>
      <w:r>
        <w:t xml:space="preserve">. Keeping the entire </w:t>
      </w:r>
      <w:del w:id="159" w:author="Laurent Barillé" w:date="2024-11-27T17:37:00Z">
        <w:r w:rsidDel="00BF2D3F">
          <w:delText xml:space="preserve">system </w:delText>
        </w:r>
      </w:del>
      <w:ins w:id="160" w:author="Laurent Barillé" w:date="2024-11-27T17:37:00Z">
        <w:r w:rsidR="00BF2D3F">
          <w:t>biota</w:t>
        </w:r>
        <w:r w:rsidR="00BF2D3F">
          <w:t xml:space="preserve"> </w:t>
        </w:r>
      </w:ins>
      <w:r>
        <w:t xml:space="preserve">allowed for the natural interactions between components to be maintained and reduced stress </w:t>
      </w:r>
      <w:del w:id="161" w:author="Laurent Barillé" w:date="2024-11-27T17:37:00Z">
        <w:r w:rsidDel="00BF2D3F">
          <w:delText xml:space="preserve">to </w:delText>
        </w:r>
      </w:del>
      <w:ins w:id="162" w:author="Laurent Barillé" w:date="2024-11-27T17:37:00Z">
        <w:r w:rsidR="00BF2D3F">
          <w:t>on</w:t>
        </w:r>
        <w:r w:rsidR="00BF2D3F">
          <w:t xml:space="preserve"> </w:t>
        </w:r>
      </w:ins>
      <w:r>
        <w:t xml:space="preserve">the seagrass. </w:t>
      </w:r>
      <w:del w:id="163" w:author="Laurent Barillé" w:date="2024-11-27T18:47:00Z">
        <w:r w:rsidDel="00E11715">
          <w:delText>To avoid hydric stress, caused by insufficient moisture during transportation, seawater was added to each t</w:delText>
        </w:r>
        <w:r w:rsidDel="00E11715">
          <w:delText>ray</w:delText>
        </w:r>
      </w:del>
      <w:ins w:id="164" w:author="Laurent Barillé" w:date="2024-11-27T18:47:00Z">
        <w:r w:rsidR="00E11715">
          <w:t>Seawater was added to each tray to avoid hydric stress caused by insufficient moisture during transportation</w:t>
        </w:r>
      </w:ins>
      <w:r>
        <w:t>. Simultaneously, seawater was sampled from a nearby site and transported to the lab, where it was filtered using a 0.22 µm nitrocellulose filter to remove all suspended particulate matter. This seawater was used in the acclimation tank and the intertid</w:t>
      </w:r>
      <w:r>
        <w:t xml:space="preserve">al chambers. The seagrasses were acclimated </w:t>
      </w:r>
      <w:del w:id="165" w:author="Laurent Barillé" w:date="2024-11-27T17:37:00Z">
        <w:r w:rsidDel="00BF2D3F">
          <w:delText xml:space="preserve">at high tide </w:delText>
        </w:r>
      </w:del>
      <w:r>
        <w:t xml:space="preserve">for one </w:t>
      </w:r>
      <w:del w:id="166" w:author="Laurent Barillé" w:date="2024-11-27T17:38:00Z">
        <w:r w:rsidDel="00BF2D3F">
          <w:delText xml:space="preserve">weeks </w:delText>
        </w:r>
      </w:del>
      <w:ins w:id="167" w:author="Laurent Barillé" w:date="2024-11-27T17:38:00Z">
        <w:r w:rsidR="00BF2D3F">
          <w:t>week</w:t>
        </w:r>
        <w:r w:rsidR="00BF2D3F">
          <w:t xml:space="preserve"> </w:t>
        </w:r>
      </w:ins>
      <w:r>
        <w:t xml:space="preserve">with a water temperature of 17°C, matching the </w:t>
      </w:r>
      <w:r>
        <w:rPr>
          <w:i/>
          <w:iCs/>
        </w:rPr>
        <w:t>in situ</w:t>
      </w:r>
      <w:r>
        <w:t xml:space="preserve"> temperature during sampling, and with light of 150 </w:t>
      </w:r>
      <w:proofErr w:type="gramStart"/>
      <w:r>
        <w:t>µmol.s</w:t>
      </w:r>
      <w:proofErr w:type="gramEnd"/>
      <w:r w:rsidRPr="00BF2D3F">
        <w:rPr>
          <w:vertAlign w:val="superscript"/>
        </w:rPr>
        <w:t>-1</w:t>
      </w:r>
      <w:r>
        <w:t>.m</w:t>
      </w:r>
      <w:r w:rsidRPr="00BF2D3F">
        <w:rPr>
          <w:vertAlign w:val="superscript"/>
        </w:rPr>
        <w:t>-2</w:t>
      </w:r>
      <w:r>
        <w:t xml:space="preserve"> of PAR photons (Akbar et al., 2020). During high tide, a pump allo</w:t>
      </w:r>
      <w:r>
        <w:t>wed the water to circulate and to re-oxygenate.</w:t>
      </w:r>
    </w:p>
    <w:tbl>
      <w:tblPr>
        <w:tblStyle w:val="Table"/>
        <w:tblW w:w="5000" w:type="pct"/>
        <w:tblLayout w:type="fixed"/>
        <w:tblLook w:val="0000" w:firstRow="0" w:lastRow="0" w:firstColumn="0" w:lastColumn="0" w:noHBand="0" w:noVBand="0"/>
      </w:tblPr>
      <w:tblGrid>
        <w:gridCol w:w="9360"/>
      </w:tblGrid>
      <w:tr w:rsidR="00F71A7F" w14:paraId="1684A40C" w14:textId="77777777">
        <w:tc>
          <w:tcPr>
            <w:tcW w:w="7920" w:type="dxa"/>
          </w:tcPr>
          <w:p w14:paraId="55C973C2" w14:textId="77777777" w:rsidR="00F71A7F" w:rsidRDefault="00BB0784" w:rsidP="00D74E82">
            <w:pPr>
              <w:pStyle w:val="Compact"/>
              <w:pPrChange w:id="168" w:author="Laurent Barillé" w:date="2024-11-28T15:25:00Z">
                <w:pPr>
                  <w:pStyle w:val="Compact"/>
                  <w:jc w:val="center"/>
                </w:pPr>
              </w:pPrChange>
            </w:pPr>
            <w:bookmarkStart w:id="169" w:name="fig-design"/>
            <w:bookmarkStart w:id="170" w:name="cell-fig-design"/>
            <w:r>
              <w:rPr>
                <w:noProof/>
              </w:rPr>
              <w:lastRenderedPageBreak/>
              <w:drawing>
                <wp:inline distT="0" distB="0" distL="0" distR="0" wp14:anchorId="0F548802" wp14:editId="38F279E3">
                  <wp:extent cx="5646420" cy="5554024"/>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s/Low_res/Experimental_design.png"/>
                          <pic:cNvPicPr>
                            <a:picLocks noChangeAspect="1" noChangeArrowheads="1"/>
                          </pic:cNvPicPr>
                        </pic:nvPicPr>
                        <pic:blipFill>
                          <a:blip r:embed="rId11"/>
                          <a:stretch>
                            <a:fillRect/>
                          </a:stretch>
                        </pic:blipFill>
                        <pic:spPr bwMode="auto">
                          <a:xfrm>
                            <a:off x="0" y="0"/>
                            <a:ext cx="5646420" cy="5554024"/>
                          </a:xfrm>
                          <a:prstGeom prst="rect">
                            <a:avLst/>
                          </a:prstGeom>
                          <a:noFill/>
                          <a:ln w="9525">
                            <a:noFill/>
                            <a:headEnd/>
                            <a:tailEnd/>
                          </a:ln>
                        </pic:spPr>
                      </pic:pic>
                    </a:graphicData>
                  </a:graphic>
                </wp:inline>
              </w:drawing>
            </w:r>
          </w:p>
          <w:p w14:paraId="2C6AC141" w14:textId="280B60A5" w:rsidR="00F71A7F" w:rsidRDefault="00BB0784">
            <w:pPr>
              <w:pStyle w:val="ImageCaption"/>
              <w:spacing w:before="200"/>
            </w:pPr>
            <w:commentRangeStart w:id="171"/>
            <w:r>
              <w:t>F</w:t>
            </w:r>
            <w:r>
              <w:t xml:space="preserve">igure 1: </w:t>
            </w:r>
            <w:commentRangeEnd w:id="171"/>
            <w:r w:rsidR="00BF2D3F">
              <w:rPr>
                <w:rStyle w:val="Marquedecommentaire"/>
                <w:i w:val="0"/>
              </w:rPr>
              <w:commentReference w:id="171"/>
            </w:r>
            <w:r>
              <w:t xml:space="preserve">Example of the various steps of the experiment. A: Field sampling of seagrass using a sampling </w:t>
            </w:r>
            <w:del w:id="172" w:author="Laurent Barillé" w:date="2024-11-27T17:39:00Z">
              <w:r w:rsidDel="00BF2D3F">
                <w:delText>box</w:delText>
              </w:r>
            </w:del>
            <w:ins w:id="173" w:author="Laurent Barillé" w:date="2024-11-27T17:39:00Z">
              <w:r w:rsidR="00BF2D3F">
                <w:t>coring device</w:t>
              </w:r>
            </w:ins>
            <w:r>
              <w:t>; B: Intertidal chamber</w:t>
            </w:r>
            <w:del w:id="174" w:author="Laurent Barillé" w:date="2024-11-27T17:39:00Z">
              <w:r w:rsidDel="00BF2D3F">
                <w:delText>s</w:delText>
              </w:r>
            </w:del>
            <w:r>
              <w:t xml:space="preserve"> used during the experiment; C: Seagrass sample inside a chamber during the experiment at high tide; D: </w:t>
            </w:r>
            <w:ins w:id="175" w:author="Laurent Barillé" w:date="2024-11-27T17:39:00Z">
              <w:r w:rsidR="00BF2D3F">
                <w:t>T</w:t>
              </w:r>
            </w:ins>
            <w:del w:id="176" w:author="Laurent Barillé" w:date="2024-11-27T17:39:00Z">
              <w:r w:rsidDel="00BF2D3F">
                <w:delText>Photo of the t</w:delText>
              </w:r>
            </w:del>
            <w:r>
              <w:t>reatme</w:t>
            </w:r>
            <w:r>
              <w:t xml:space="preserve">nt sample at the start of the experiment; E: </w:t>
            </w:r>
            <w:ins w:id="177" w:author="Laurent Barillé" w:date="2024-11-27T17:40:00Z">
              <w:r w:rsidR="00BF2D3F">
                <w:t>T</w:t>
              </w:r>
            </w:ins>
            <w:del w:id="178" w:author="Laurent Barillé" w:date="2024-11-27T17:39:00Z">
              <w:r w:rsidDel="00BF2D3F">
                <w:delText>Photo of the t</w:delText>
              </w:r>
            </w:del>
            <w:r>
              <w:t xml:space="preserve">reatment sample </w:t>
            </w:r>
            <w:del w:id="179" w:author="Laurent Barillé" w:date="2024-11-27T17:40:00Z">
              <w:r w:rsidDel="00BF2D3F">
                <w:delText>at the end of the experiment.</w:delText>
              </w:r>
            </w:del>
            <w:ins w:id="180" w:author="Laurent Barillé" w:date="2024-11-27T17:45:00Z">
              <w:r w:rsidR="00BF2D3F">
                <w:t xml:space="preserve">two days </w:t>
              </w:r>
            </w:ins>
            <w:ins w:id="181" w:author="Laurent Barillé" w:date="2024-11-27T17:40:00Z">
              <w:r w:rsidR="00BF2D3F">
                <w:t>after the heatwave.</w:t>
              </w:r>
            </w:ins>
          </w:p>
        </w:tc>
        <w:bookmarkEnd w:id="169"/>
      </w:tr>
    </w:tbl>
    <w:p w14:paraId="79961422" w14:textId="77777777" w:rsidR="00F71A7F" w:rsidRDefault="00BB0784" w:rsidP="004E4EC0">
      <w:pPr>
        <w:pStyle w:val="Titre3"/>
      </w:pPr>
      <w:bookmarkStart w:id="182" w:name="experimental-design"/>
      <w:bookmarkEnd w:id="145"/>
      <w:bookmarkEnd w:id="170"/>
      <w:r>
        <w:t>2.1.2 Experimental design</w:t>
      </w:r>
    </w:p>
    <w:p w14:paraId="0D8F49E6" w14:textId="58C4A0D7" w:rsidR="00F71A7F" w:rsidDel="00AA53A1" w:rsidRDefault="00BB0784" w:rsidP="00D74E82">
      <w:pPr>
        <w:pStyle w:val="FirstParagraph"/>
        <w:rPr>
          <w:del w:id="183" w:author="Laurent Barillé" w:date="2024-11-27T17:48:00Z"/>
        </w:rPr>
      </w:pPr>
      <w:r>
        <w:t xml:space="preserve">Two </w:t>
      </w:r>
      <w:ins w:id="184" w:author="Laurent Barillé" w:date="2024-11-27T17:45:00Z">
        <w:r w:rsidR="00BF2D3F">
          <w:t xml:space="preserve">experimental </w:t>
        </w:r>
      </w:ins>
      <w:r>
        <w:t xml:space="preserve">intertidal chambers </w:t>
      </w:r>
      <w:ins w:id="185" w:author="Laurent Barillé" w:date="2024-11-27T17:45:00Z">
        <w:r w:rsidR="00333CE4">
          <w:t xml:space="preserve">from </w:t>
        </w:r>
        <w:proofErr w:type="spellStart"/>
        <w:r w:rsidR="00333CE4">
          <w:t>ElectricBlue</w:t>
        </w:r>
      </w:ins>
      <w:proofErr w:type="spellEnd"/>
      <w:ins w:id="186" w:author="Laurent Barillé" w:date="2024-11-27T17:47:00Z">
        <w:r w:rsidR="00333CE4" w:rsidRPr="00333CE4">
          <w:rPr>
            <w:vertAlign w:val="superscript"/>
          </w:rPr>
          <w:t>®</w:t>
        </w:r>
      </w:ins>
      <w:ins w:id="187" w:author="Laurent Barillé" w:date="2024-11-27T17:45:00Z">
        <w:r w:rsidR="00333CE4">
          <w:t xml:space="preserve"> </w:t>
        </w:r>
      </w:ins>
      <w:ins w:id="188" w:author="Laurent Barillé" w:date="2024-11-27T17:47:00Z">
        <w:r w:rsidR="00333CE4">
          <w:t>(</w:t>
        </w:r>
        <w:r w:rsidR="00333CE4">
          <w:fldChar w:fldCharType="begin"/>
        </w:r>
        <w:r w:rsidR="00333CE4">
          <w:instrText xml:space="preserve"> HYPERLINK "</w:instrText>
        </w:r>
        <w:r w:rsidR="00333CE4" w:rsidRPr="00333CE4">
          <w:instrText>https://electricblue.eu/intertidal-chamber</w:instrText>
        </w:r>
        <w:r w:rsidR="00333CE4">
          <w:instrText xml:space="preserve">" </w:instrText>
        </w:r>
        <w:r w:rsidR="00333CE4">
          <w:fldChar w:fldCharType="separate"/>
        </w:r>
        <w:r w:rsidR="00333CE4" w:rsidRPr="00F9639C">
          <w:rPr>
            <w:rStyle w:val="Lienhypertexte"/>
          </w:rPr>
          <w:t>https://electricblue.eu/intertidal-chamber</w:t>
        </w:r>
        <w:r w:rsidR="00333CE4">
          <w:fldChar w:fldCharType="end"/>
        </w:r>
        <w:r w:rsidR="00333CE4">
          <w:t xml:space="preserve">) </w:t>
        </w:r>
      </w:ins>
      <w:r>
        <w:t>were used to simulate tidal cycles and control water temperature during high tide and air temperatur</w:t>
      </w:r>
      <w:r>
        <w:t>e during low tide</w:t>
      </w:r>
      <w:del w:id="189" w:author="Laurent Barillé" w:date="2024-11-27T17:48:00Z">
        <w:r w:rsidDel="00333CE4">
          <w:delText xml:space="preserve"> , </w:delText>
        </w:r>
        <w:r w:rsidDel="00333CE4">
          <w:fldChar w:fldCharType="begin"/>
        </w:r>
        <w:r w:rsidDel="00333CE4">
          <w:delInstrText xml:space="preserve"> HYPERLINK \l "fig-design" \h </w:delInstrText>
        </w:r>
        <w:r w:rsidDel="00333CE4">
          <w:fldChar w:fldCharType="separate"/>
        </w:r>
        <w:r w:rsidDel="00333CE4">
          <w:rPr>
            <w:rStyle w:val="Lienhypertexte"/>
          </w:rPr>
          <w:delText>Figure 1</w:delText>
        </w:r>
        <w:r w:rsidDel="00333CE4">
          <w:rPr>
            <w:rStyle w:val="Lienhypertexte"/>
          </w:rPr>
          <w:fldChar w:fldCharType="end"/>
        </w:r>
        <w:r w:rsidDel="00333CE4">
          <w:delText>. Chambers were utilized in parallel with one chamber</w:delText>
        </w:r>
      </w:del>
      <w:ins w:id="190" w:author="Laurent Barillé" w:date="2024-11-27T17:48:00Z">
        <w:r w:rsidR="00333CE4">
          <w:t>(Figure 1). The chambers were utilized in parallel, with one</w:t>
        </w:r>
      </w:ins>
      <w:r>
        <w:t xml:space="preserve"> serving as the control, </w:t>
      </w:r>
      <w:r>
        <w:lastRenderedPageBreak/>
        <w:t>while the other was used for the experimental treatment.</w:t>
      </w:r>
      <w:ins w:id="191" w:author="Laurent Barillé" w:date="2024-11-27T17:48:00Z">
        <w:r w:rsidR="00AA53A1">
          <w:t xml:space="preserve"> </w:t>
        </w:r>
      </w:ins>
    </w:p>
    <w:p w14:paraId="4D12C59C" w14:textId="5372950D" w:rsidR="00F71A7F" w:rsidRDefault="00BB0784" w:rsidP="00D74E82">
      <w:pPr>
        <w:pStyle w:val="FirstParagraph"/>
      </w:pPr>
      <w:r>
        <w:t xml:space="preserve">To closely </w:t>
      </w:r>
      <w:del w:id="192" w:author="Laurent Barillé" w:date="2024-11-27T17:49:00Z">
        <w:r w:rsidDel="00AA53A1">
          <w:delText xml:space="preserve">replicate </w:delText>
        </w:r>
      </w:del>
      <w:ins w:id="193" w:author="Laurent Barillé" w:date="2024-11-27T17:49:00Z">
        <w:r w:rsidR="00AA53A1">
          <w:t>reproduce</w:t>
        </w:r>
        <w:r w:rsidR="00AA53A1">
          <w:t xml:space="preserve"> </w:t>
        </w:r>
      </w:ins>
      <w:r>
        <w:t>field temperatures experienced by seagr</w:t>
      </w:r>
      <w:r>
        <w:t xml:space="preserve">asses during the experiment, </w:t>
      </w:r>
      <w:r>
        <w:rPr>
          <w:i/>
          <w:iCs/>
        </w:rPr>
        <w:t>in situ</w:t>
      </w:r>
      <w:r>
        <w:t xml:space="preserve"> </w:t>
      </w:r>
      <w:r>
        <w:t xml:space="preserve">temperature sensors </w:t>
      </w:r>
      <w:ins w:id="194" w:author="Laurent Barillé" w:date="2024-11-27T17:49:00Z">
        <w:r w:rsidR="00AA53A1">
          <w:t xml:space="preserve">(T7.3 </w:t>
        </w:r>
      </w:ins>
      <w:proofErr w:type="spellStart"/>
      <w:ins w:id="195" w:author="Laurent Barillé" w:date="2024-11-27T17:50:00Z">
        <w:r w:rsidR="00AA53A1">
          <w:t>EnvLogger</w:t>
        </w:r>
        <w:r w:rsidR="00AA53A1">
          <w:t>s</w:t>
        </w:r>
        <w:proofErr w:type="spellEnd"/>
        <w:r w:rsidR="00AA53A1">
          <w:t xml:space="preserve"> </w:t>
        </w:r>
      </w:ins>
      <w:ins w:id="196" w:author="Laurent Barillé" w:date="2024-11-27T17:49:00Z">
        <w:r w:rsidR="00AA53A1">
          <w:t xml:space="preserve">from </w:t>
        </w:r>
      </w:ins>
      <w:proofErr w:type="spellStart"/>
      <w:ins w:id="197" w:author="Laurent Barillé" w:date="2024-11-27T17:50:00Z">
        <w:r w:rsidR="00AA53A1">
          <w:t>from</w:t>
        </w:r>
        <w:proofErr w:type="spellEnd"/>
        <w:r w:rsidR="00AA53A1">
          <w:t xml:space="preserve"> </w:t>
        </w:r>
        <w:proofErr w:type="spellStart"/>
        <w:r w:rsidR="00AA53A1">
          <w:t>ElectricBlue</w:t>
        </w:r>
        <w:proofErr w:type="spellEnd"/>
        <w:r w:rsidR="00AA53A1" w:rsidRPr="00333CE4">
          <w:rPr>
            <w:vertAlign w:val="superscript"/>
          </w:rPr>
          <w:t>®</w:t>
        </w:r>
        <w:r w:rsidR="00AA53A1">
          <w:t xml:space="preserve">) </w:t>
        </w:r>
      </w:ins>
      <w:r>
        <w:t xml:space="preserve">were installed at the sampling site in Bourgneuf Bay in August 2024. Daily maximum temperatures recorded by these </w:t>
      </w:r>
      <w:r>
        <w:rPr>
          <w:i/>
          <w:iCs/>
        </w:rPr>
        <w:t>in situ</w:t>
      </w:r>
      <w:r>
        <w:t xml:space="preserve"> sensors were compared to measurements from the nearest Meteo France weather station (Annexe A1, </w:t>
      </w:r>
      <w:hyperlink w:anchor="sec-AnnexeA">
        <w:r>
          <w:rPr>
            <w:rStyle w:val="Lienhypertexte"/>
          </w:rPr>
          <w:t>Section 6.1</w:t>
        </w:r>
      </w:hyperlink>
      <w:r>
        <w:t>). The control chamber was kept at temperatures representing typical seasonal conditions, with water temperatures at 18°C and air temperatures from 19°C to 23°C, following natural daily temperature fluctuations (</w:t>
      </w:r>
      <w:del w:id="198" w:author="Laurent Barillé" w:date="2024-11-27T17:53:00Z">
        <w:r w:rsidDel="00AA53A1">
          <w:delText xml:space="preserve">Annexe A2, </w:delText>
        </w:r>
        <w:commentRangeStart w:id="199"/>
        <w:r w:rsidDel="00AA53A1">
          <w:fldChar w:fldCharType="begin"/>
        </w:r>
        <w:r w:rsidDel="00AA53A1">
          <w:delInstrText xml:space="preserve"> HYP</w:delInstrText>
        </w:r>
        <w:r w:rsidDel="00AA53A1">
          <w:delInstrText xml:space="preserve">ERLINK \l "sec-AnnexeA" \h </w:delInstrText>
        </w:r>
        <w:r w:rsidDel="00AA53A1">
          <w:fldChar w:fldCharType="separate"/>
        </w:r>
        <w:r w:rsidDel="00AA53A1">
          <w:rPr>
            <w:rStyle w:val="Lienhypertexte"/>
          </w:rPr>
          <w:delText>Section 6.1</w:delText>
        </w:r>
        <w:r w:rsidDel="00AA53A1">
          <w:rPr>
            <w:rStyle w:val="Lienhypertexte"/>
          </w:rPr>
          <w:fldChar w:fldCharType="end"/>
        </w:r>
      </w:del>
      <w:proofErr w:type="gramStart"/>
      <w:ins w:id="200" w:author="Laurent Barillé" w:date="2024-11-27T17:53:00Z">
        <w:r w:rsidR="00AA53A1">
          <w:t>Figure  2</w:t>
        </w:r>
      </w:ins>
      <w:proofErr w:type="gramEnd"/>
      <w:r>
        <w:t xml:space="preserve">). </w:t>
      </w:r>
      <w:commentRangeEnd w:id="199"/>
      <w:r w:rsidR="00AA53A1">
        <w:rPr>
          <w:rStyle w:val="Marquedecommentaire"/>
        </w:rPr>
        <w:commentReference w:id="199"/>
      </w:r>
      <w:r>
        <w:t xml:space="preserve">For the experimental treatment, </w:t>
      </w:r>
      <w:ins w:id="201" w:author="Laurent Barillé" w:date="2024-11-27T17:53:00Z">
        <w:r w:rsidR="00AA53A1">
          <w:t xml:space="preserve">the </w:t>
        </w:r>
      </w:ins>
      <w:r>
        <w:t xml:space="preserve">air temperature was adjusted to </w:t>
      </w:r>
      <w:del w:id="202" w:author="Laurent Barillé" w:date="2024-11-27T18:04:00Z">
        <w:r w:rsidDel="00290236">
          <w:delText xml:space="preserve">replicate </w:delText>
        </w:r>
      </w:del>
      <w:ins w:id="203" w:author="Laurent Barillé" w:date="2024-11-27T18:04:00Z">
        <w:r w:rsidR="00290236">
          <w:t>mimic</w:t>
        </w:r>
        <w:r w:rsidR="00290236">
          <w:t xml:space="preserve"> </w:t>
        </w:r>
      </w:ins>
      <w:r>
        <w:t xml:space="preserve">an atmospheric heatwave that affected the seagrass meadow in Quiberon, </w:t>
      </w:r>
      <w:ins w:id="204" w:author="Laurent Barillé" w:date="2024-11-27T18:04:00Z">
        <w:r w:rsidR="00290236">
          <w:t xml:space="preserve">South </w:t>
        </w:r>
      </w:ins>
      <w:ins w:id="205" w:author="Laurent Barillé" w:date="2024-11-27T18:05:00Z">
        <w:r w:rsidR="00290236">
          <w:t xml:space="preserve">Brittany, </w:t>
        </w:r>
      </w:ins>
      <w:r>
        <w:t>France (47°35’40.</w:t>
      </w:r>
      <w:proofErr w:type="gramStart"/>
      <w:r>
        <w:t>0”N</w:t>
      </w:r>
      <w:proofErr w:type="gramEnd"/>
      <w:r>
        <w:t xml:space="preserve">, 3°07’30.0”W), from September 2 to September 6, </w:t>
      </w:r>
      <w:r>
        <w:t>2021. On the first day of the experiment, air temperatures in the experimental chamber were set to range from 23°C at night to 35°C during the day, increasing by 1°C daily</w:t>
      </w:r>
      <w:ins w:id="206" w:author="Laurent Barillé" w:date="2024-11-27T18:05:00Z">
        <w:r w:rsidR="00290236">
          <w:t xml:space="preserve"> during three days</w:t>
        </w:r>
      </w:ins>
      <w:r>
        <w:t>. Water temperature in the experimental chamber was also adjusted to mimic heatwave c</w:t>
      </w:r>
      <w:r>
        <w:t xml:space="preserve">onditions, starting at the seasonal baseline (18°C) and rising incrementally by 0.5°C daily to simulate the increasing temperatures during the heatwave. This aimed to </w:t>
      </w:r>
      <w:del w:id="207" w:author="Laurent Barillé" w:date="2024-11-27T18:05:00Z">
        <w:r w:rsidDel="00290236">
          <w:delText xml:space="preserve">replicate </w:delText>
        </w:r>
      </w:del>
      <w:ins w:id="208" w:author="Laurent Barillé" w:date="2024-11-27T18:05:00Z">
        <w:r w:rsidR="00290236">
          <w:t>re</w:t>
        </w:r>
        <w:r w:rsidR="00290236">
          <w:t>produce</w:t>
        </w:r>
        <w:r w:rsidR="00290236">
          <w:t xml:space="preserve"> </w:t>
        </w:r>
      </w:ins>
      <w:r>
        <w:t xml:space="preserve">the thermal stress experienced by the seagrass meadow during </w:t>
      </w:r>
      <w:del w:id="209" w:author="Laurent Barillé" w:date="2024-11-27T17:54:00Z">
        <w:r w:rsidDel="00AA53A1">
          <w:delText xml:space="preserve">the </w:delText>
        </w:r>
      </w:del>
      <w:ins w:id="210" w:author="Laurent Barillé" w:date="2024-11-27T17:54:00Z">
        <w:r w:rsidR="00AA53A1">
          <w:t>th</w:t>
        </w:r>
        <w:r w:rsidR="00AA53A1">
          <w:t>is</w:t>
        </w:r>
        <w:r w:rsidR="00AA53A1">
          <w:t xml:space="preserve"> </w:t>
        </w:r>
      </w:ins>
      <w:del w:id="211" w:author="Laurent Barillé" w:date="2024-11-27T17:54:00Z">
        <w:r w:rsidDel="00AA53A1">
          <w:delText>actual</w:delText>
        </w:r>
      </w:del>
      <w:del w:id="212" w:author="Laurent Barillé" w:date="2024-11-28T10:13:00Z">
        <w:r w:rsidDel="00A63A62">
          <w:delText xml:space="preserve"> </w:delText>
        </w:r>
      </w:del>
      <w:r>
        <w:t>heatwav</w:t>
      </w:r>
      <w:r>
        <w:t>e event (</w:t>
      </w:r>
      <w:del w:id="213" w:author="Laurent Barillé" w:date="2024-11-27T17:54:00Z">
        <w:r w:rsidDel="00AA53A1">
          <w:delText xml:space="preserve">Annexe A2, </w:delText>
        </w:r>
        <w:r w:rsidDel="00AA53A1">
          <w:fldChar w:fldCharType="begin"/>
        </w:r>
        <w:r w:rsidDel="00AA53A1">
          <w:delInstrText xml:space="preserve"> HYPERLINK \l "sec-AnnexeA" \h </w:delInstrText>
        </w:r>
        <w:r w:rsidDel="00AA53A1">
          <w:fldChar w:fldCharType="separate"/>
        </w:r>
        <w:r w:rsidDel="00AA53A1">
          <w:rPr>
            <w:rStyle w:val="Lienhypertexte"/>
          </w:rPr>
          <w:delText>Section 6.1</w:delText>
        </w:r>
        <w:r w:rsidDel="00AA53A1">
          <w:rPr>
            <w:rStyle w:val="Lienhypertexte"/>
          </w:rPr>
          <w:fldChar w:fldCharType="end"/>
        </w:r>
      </w:del>
      <w:ins w:id="214" w:author="Laurent Barillé" w:date="2024-11-27T17:54:00Z">
        <w:r w:rsidR="00AA53A1">
          <w:t>Figure 2</w:t>
        </w:r>
      </w:ins>
      <w:r>
        <w:t>).</w:t>
      </w:r>
      <w:ins w:id="215" w:author="Laurent Barillé" w:date="2024-11-27T18:06:00Z">
        <w:r w:rsidR="00290236">
          <w:t xml:space="preserve"> This experiment was repeated three </w:t>
        </w:r>
        <w:commentRangeStart w:id="216"/>
        <w:r w:rsidR="00290236">
          <w:t>times</w:t>
        </w:r>
      </w:ins>
      <w:commentRangeEnd w:id="216"/>
      <w:ins w:id="217" w:author="Laurent Barillé" w:date="2024-11-27T18:07:00Z">
        <w:r w:rsidR="00290236">
          <w:rPr>
            <w:rStyle w:val="Marquedecommentaire"/>
          </w:rPr>
          <w:commentReference w:id="216"/>
        </w:r>
      </w:ins>
      <w:ins w:id="218" w:author="Laurent Barillé" w:date="2024-11-28T10:12:00Z">
        <w:r w:rsidR="00A63A62">
          <w:t xml:space="preserve"> </w:t>
        </w:r>
      </w:ins>
      <w:ins w:id="219" w:author="Laurent Barillé" w:date="2024-11-28T10:13:00Z">
        <w:r w:rsidR="00A63A62">
          <w:t xml:space="preserve">to obtain </w:t>
        </w:r>
      </w:ins>
      <w:ins w:id="220" w:author="Laurent Barillé" w:date="2024-11-28T10:12:00Z">
        <w:r w:rsidR="00A63A62">
          <w:t xml:space="preserve">replicates (Run) </w:t>
        </w:r>
      </w:ins>
      <w:ins w:id="221" w:author="Laurent Barillé" w:date="2024-11-28T10:13:00Z">
        <w:r w:rsidR="00A63A62">
          <w:t xml:space="preserve">for </w:t>
        </w:r>
      </w:ins>
      <w:ins w:id="222" w:author="Laurent Barillé" w:date="2024-11-28T10:12:00Z">
        <w:r w:rsidR="00A63A62">
          <w:t>the GLM statistical analysis</w:t>
        </w:r>
      </w:ins>
      <w:ins w:id="223" w:author="Laurent Barillé" w:date="2024-11-27T18:06:00Z">
        <w:r w:rsidR="00290236">
          <w:t>.</w:t>
        </w:r>
      </w:ins>
    </w:p>
    <w:p w14:paraId="6433CF55" w14:textId="77777777" w:rsidR="00F71A7F" w:rsidRDefault="00BB0784" w:rsidP="004E4EC0">
      <w:pPr>
        <w:pStyle w:val="Titre3"/>
      </w:pPr>
      <w:bookmarkStart w:id="224" w:name="optical-measurements"/>
      <w:bookmarkEnd w:id="182"/>
      <w:r>
        <w:t>2.1.3 Optical measurements</w:t>
      </w:r>
    </w:p>
    <w:p w14:paraId="32A5CBAB" w14:textId="77777777" w:rsidR="00F71A7F" w:rsidRDefault="00BB0784">
      <w:pPr>
        <w:pStyle w:val="Titre4"/>
      </w:pPr>
      <w:bookmarkStart w:id="225" w:name="hyperspectral-measurements"/>
      <w:r>
        <w:t>2</w:t>
      </w:r>
      <w:r>
        <w:t>.1.3.1 Hyperspectral measurements</w:t>
      </w:r>
    </w:p>
    <w:p w14:paraId="1D832628" w14:textId="12981F52" w:rsidR="00F71A7F" w:rsidRDefault="00BB0784" w:rsidP="00D74E82">
      <w:pPr>
        <w:pStyle w:val="FirstParagraph"/>
      </w:pPr>
      <w:r>
        <w:t>Throughout the experiment, hyperspectral signatures of both the control and treatment seagrasses were taken using an ASD HandH</w:t>
      </w:r>
      <w:r>
        <w:t>eld 2 equipped with a fiber optic extension, allowing measurements to be taken directly inside the chamber without opening it, where automatic spectra acquisition was carried out (Malvern Panalytical, 2023). An average of five reflectance spectra (</w:t>
      </w:r>
      <m:oMath>
        <m:r>
          <w:rPr>
            <w:rFonts w:ascii="Cambria Math" w:hAnsi="Cambria Math"/>
          </w:rPr>
          <m:t>R</m:t>
        </m:r>
        <m:d>
          <m:dPr>
            <m:ctrlPr>
              <w:rPr>
                <w:rFonts w:ascii="Cambria Math" w:hAnsi="Cambria Math"/>
              </w:rPr>
            </m:ctrlPr>
          </m:dPr>
          <m:e>
            <m:r>
              <w:rPr>
                <w:rFonts w:ascii="Cambria Math" w:hAnsi="Cambria Math"/>
              </w:rPr>
              <m:t>λ</m:t>
            </m:r>
          </m:e>
        </m:d>
      </m:oMath>
      <w:r>
        <w:t>), e</w:t>
      </w:r>
      <w:r>
        <w:t xml:space="preserve">ach with an integration time of 544 ms, was </w:t>
      </w:r>
      <w:r>
        <w:lastRenderedPageBreak/>
        <w:t xml:space="preserve">taken every minute during daytime. Every 10 minutes, the fiber optic was switched from one intertidal chamber to the other, </w:t>
      </w:r>
      <w:del w:id="226" w:author="Laurent Barillé" w:date="2024-11-27T18:27:00Z">
        <w:r w:rsidDel="002C0B65">
          <w:delText>in order to</w:delText>
        </w:r>
      </w:del>
      <w:ins w:id="227" w:author="Laurent Barillé" w:date="2024-11-27T18:27:00Z">
        <w:r w:rsidR="002C0B65">
          <w:t>to</w:t>
        </w:r>
      </w:ins>
      <w:r>
        <w:t xml:space="preserve"> measure reflectance in both treatment and control. Light conditions were con</w:t>
      </w:r>
      <w:r>
        <w:t>trolled inside of the chambers so reflectance calibration of the instrument was performed each morning at the very first moment of low tide using a Spectralon white reference with 99% Lambertian reflectivity.</w:t>
      </w:r>
    </w:p>
    <w:p w14:paraId="4B5B8780" w14:textId="77777777" w:rsidR="00F71A7F" w:rsidRDefault="00BB0784">
      <w:pPr>
        <w:pStyle w:val="Titre4"/>
      </w:pPr>
      <w:bookmarkStart w:id="228" w:name="spectrum-post-processing"/>
      <w:bookmarkEnd w:id="225"/>
      <w:r>
        <w:t>2</w:t>
      </w:r>
      <w:r>
        <w:t>.1.3.2 Spectrum post-processing</w:t>
      </w:r>
    </w:p>
    <w:p w14:paraId="116A1178" w14:textId="0EBBA066" w:rsidR="00F71A7F" w:rsidDel="00DF43A9" w:rsidRDefault="00BB0784" w:rsidP="00D74E82">
      <w:pPr>
        <w:pStyle w:val="FirstParagraph"/>
        <w:rPr>
          <w:del w:id="229" w:author="Laurent Barillé" w:date="2024-11-27T18:14:00Z"/>
        </w:rPr>
      </w:pPr>
      <w:r>
        <w:t>A Savitzky-Gol</w:t>
      </w:r>
      <w:r>
        <w:t>ay smoothing function with a 5 nm moving window was applied to each spectrum</w:t>
      </w:r>
      <w:ins w:id="230" w:author="Laurent Barillé" w:date="2024-11-27T18:17:00Z">
        <w:r w:rsidR="00DF43A9">
          <w:t xml:space="preserve"> using</w:t>
        </w:r>
      </w:ins>
      <w:del w:id="231" w:author="Laurent Barillé" w:date="2024-11-27T18:17:00Z">
        <w:r w:rsidDel="00DF43A9">
          <w:delText xml:space="preserve"> </w:delText>
        </w:r>
      </w:del>
      <w:del w:id="232" w:author="Laurent Barillé" w:date="2024-11-27T18:12:00Z">
        <w:r w:rsidDel="00DF43A9">
          <w:delText>prior to</w:delText>
        </w:r>
      </w:del>
      <w:del w:id="233" w:author="Laurent Barillé" w:date="2024-11-27T18:16:00Z">
        <w:r w:rsidDel="00DF43A9">
          <w:delText xml:space="preserve"> computing the second derivative of </w:delText>
        </w:r>
      </w:del>
      <m:oMath>
        <m:r>
          <w:del w:id="234" w:author="Laurent Barillé" w:date="2024-11-27T18:16:00Z">
            <w:rPr>
              <w:rFonts w:ascii="Cambria Math" w:hAnsi="Cambria Math"/>
            </w:rPr>
            <m:t>R</m:t>
          </w:del>
        </m:r>
        <m:d>
          <m:dPr>
            <m:ctrlPr>
              <w:del w:id="235" w:author="Laurent Barillé" w:date="2024-11-27T18:16:00Z">
                <w:rPr>
                  <w:rFonts w:ascii="Cambria Math" w:hAnsi="Cambria Math"/>
                </w:rPr>
              </w:del>
            </m:ctrlPr>
          </m:dPr>
          <m:e>
            <m:r>
              <w:del w:id="236" w:author="Laurent Barillé" w:date="2024-11-27T18:16:00Z">
                <w:rPr>
                  <w:rFonts w:ascii="Cambria Math" w:hAnsi="Cambria Math"/>
                </w:rPr>
                <m:t>λ</m:t>
              </w:del>
            </m:r>
          </m:e>
        </m:d>
      </m:oMath>
      <w:del w:id="237" w:author="Laurent Barillé" w:date="2024-11-27T18:16:00Z">
        <w:r w:rsidDel="00DF43A9">
          <w:delText xml:space="preserve"> used to estimate absorption features and compare their variability over time. </w:delText>
        </w:r>
      </w:del>
      <w:del w:id="238" w:author="Laurent Barillé" w:date="2024-11-27T18:17:00Z">
        <w:r w:rsidDel="00DF43A9">
          <w:delText xml:space="preserve">This analysis </w:delText>
        </w:r>
      </w:del>
      <w:del w:id="239" w:author="Laurent Barillé" w:date="2024-11-27T18:09:00Z">
        <w:r w:rsidDel="00DF43A9">
          <w:delText>was performed using</w:delText>
        </w:r>
      </w:del>
      <w:r>
        <w:t xml:space="preserve"> the “</w:t>
      </w:r>
      <w:proofErr w:type="spellStart"/>
      <w:r>
        <w:t>hsdar</w:t>
      </w:r>
      <w:proofErr w:type="spellEnd"/>
      <w:r>
        <w:t>” packag</w:t>
      </w:r>
      <w:r>
        <w:t>e in R (Lehnert et al., 2017).</w:t>
      </w:r>
      <w:ins w:id="240" w:author="Laurent Barillé" w:date="2024-11-27T18:08:00Z">
        <w:r w:rsidR="00DF43A9">
          <w:t xml:space="preserve"> The se</w:t>
        </w:r>
      </w:ins>
      <w:ins w:id="241" w:author="Laurent Barillé" w:date="2024-11-27T18:09:00Z">
        <w:r w:rsidR="00DF43A9">
          <w:t xml:space="preserve">cond derivative at 665 nm </w:t>
        </w:r>
      </w:ins>
      <w:ins w:id="242" w:author="Laurent Barillé" w:date="2024-11-27T18:10:00Z">
        <w:r w:rsidR="00DF43A9">
          <w:t>(</w:t>
        </w:r>
      </w:ins>
      <w:ins w:id="243" w:author="Laurent Barillé" w:date="2024-11-27T18:09:00Z">
        <w:r w:rsidR="00DF43A9">
          <w:t>δδ</w:t>
        </w:r>
        <w:r w:rsidR="00DF43A9" w:rsidRPr="00DF43A9">
          <w:rPr>
            <w:vertAlign w:val="subscript"/>
          </w:rPr>
          <w:t>665</w:t>
        </w:r>
      </w:ins>
      <w:ins w:id="244" w:author="Laurent Barillé" w:date="2024-11-27T18:10:00Z">
        <w:r w:rsidR="00DF43A9">
          <w:t>)</w:t>
        </w:r>
      </w:ins>
      <w:ins w:id="245" w:author="Laurent Barillé" w:date="2024-11-27T18:12:00Z">
        <w:r w:rsidR="00DF43A9">
          <w:t xml:space="preserve">, showing the highest variability between the control and the treatment, was tested as an indicator of the spectral changes following heatwaves. </w:t>
        </w:r>
      </w:ins>
    </w:p>
    <w:p w14:paraId="2D2CE583" w14:textId="542E810F" w:rsidR="00F71A7F" w:rsidDel="00DF43A9" w:rsidRDefault="00BB0784" w:rsidP="00D74E82">
      <w:pPr>
        <w:pStyle w:val="FirstParagraph"/>
        <w:rPr>
          <w:del w:id="246" w:author="Laurent Barillé" w:date="2024-11-27T18:13:00Z"/>
        </w:rPr>
        <w:pPrChange w:id="247" w:author="Laurent Barillé" w:date="2024-11-28T15:26:00Z">
          <w:pPr>
            <w:pStyle w:val="Corpsdetexte"/>
          </w:pPr>
        </w:pPrChange>
      </w:pPr>
      <w:r>
        <w:t xml:space="preserve">Two </w:t>
      </w:r>
      <w:ins w:id="248" w:author="Laurent Barillé" w:date="2024-11-27T18:13:00Z">
        <w:r w:rsidR="00DF43A9">
          <w:t xml:space="preserve">additional </w:t>
        </w:r>
      </w:ins>
      <w:del w:id="249" w:author="Laurent Barillé" w:date="2024-11-27T18:13:00Z">
        <w:r w:rsidDel="00DF43A9">
          <w:delText>well established</w:delText>
        </w:r>
      </w:del>
      <w:ins w:id="250" w:author="Laurent Barillé" w:date="2024-11-27T18:13:00Z">
        <w:r w:rsidR="00DF43A9">
          <w:t>well-established</w:t>
        </w:r>
      </w:ins>
      <w:r>
        <w:t xml:space="preserve"> radiometric indices were also </w:t>
      </w:r>
      <w:del w:id="251" w:author="Laurent Barillé" w:date="2024-11-27T18:13:00Z">
        <w:r w:rsidDel="00DF43A9">
          <w:delText>calculated throughout the experiment</w:delText>
        </w:r>
      </w:del>
      <w:ins w:id="252" w:author="Laurent Barillé" w:date="2024-11-27T18:13:00Z">
        <w:r w:rsidR="00DF43A9">
          <w:t>tested</w:t>
        </w:r>
      </w:ins>
      <w:ins w:id="253" w:author="Laurent Barillé" w:date="2024-11-27T18:15:00Z">
        <w:r w:rsidR="00DF43A9">
          <w:t>.</w:t>
        </w:r>
      </w:ins>
      <w:ins w:id="254" w:author="Laurent Barillé" w:date="2024-11-27T18:14:00Z">
        <w:r w:rsidR="00DF43A9">
          <w:t xml:space="preserve"> </w:t>
        </w:r>
      </w:ins>
      <w:del w:id="255" w:author="Laurent Barillé" w:date="2024-11-27T18:14:00Z">
        <w:r w:rsidDel="00DF43A9">
          <w:delText xml:space="preserve"> :</w:delText>
        </w:r>
      </w:del>
    </w:p>
    <w:p w14:paraId="2E6D9FEB" w14:textId="5A6EE207" w:rsidR="00F71A7F" w:rsidRDefault="00DF43A9" w:rsidP="00D74E82">
      <w:pPr>
        <w:pStyle w:val="FirstParagraph"/>
      </w:pPr>
      <w:ins w:id="256" w:author="Laurent Barillé" w:date="2024-11-27T18:15:00Z">
        <w:r>
          <w:t>T</w:t>
        </w:r>
      </w:ins>
      <w:ins w:id="257" w:author="Laurent Barillé" w:date="2024-11-27T18:14:00Z">
        <w:r>
          <w:t xml:space="preserve">he </w:t>
        </w:r>
      </w:ins>
      <w:r w:rsidR="00BB0784">
        <w:t>Normalized Difference Vegetation Index (NDVI, Rouse et al. (1974)), a proxy of the concentration of chlorophyll-a (</w:t>
      </w:r>
      <w:hyperlink w:anchor="eq-ndvi">
        <w:r w:rsidR="00BB0784">
          <w:rPr>
            <w:rStyle w:val="Lienhypertexte"/>
          </w:rPr>
          <w:t>Equation 1</w:t>
        </w:r>
      </w:hyperlink>
      <w:r w:rsidR="00BB0784">
        <w:t>)</w:t>
      </w:r>
    </w:p>
    <w:p w14:paraId="3E9CBF3B" w14:textId="77777777" w:rsidR="00F71A7F" w:rsidRDefault="00BB0784" w:rsidP="00D74E82">
      <w:pPr>
        <w:pStyle w:val="FirstParagraph"/>
      </w:pPr>
      <w:bookmarkStart w:id="258" w:name="eq-ndvi"/>
      <m:oMathPara>
        <m:oMathParaPr>
          <m:jc m:val="center"/>
        </m:oMathParaPr>
        <m:oMath>
          <m:r>
            <w:rPr>
              <w:rFonts w:ascii="Cambria Math" w:hAnsi="Cambria Math"/>
            </w:rPr>
            <m:t>NDVI</m:t>
          </m:r>
          <m:r>
            <m:rPr>
              <m:sty m:val="p"/>
            </m:rP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r>
                    <m:rPr>
                      <m:sty m:val="p"/>
                    </m:rP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num>
            <m:den>
              <m:r>
                <w:rPr>
                  <w:rFonts w:ascii="Cambria Math" w:hAnsi="Cambria Math"/>
                </w:rPr>
                <m:t>R</m:t>
              </m:r>
              <m:d>
                <m:dPr>
                  <m:ctrlPr>
                    <w:rPr>
                      <w:rFonts w:ascii="Cambria Math" w:hAnsi="Cambria Math"/>
                    </w:rPr>
                  </m:ctrlPr>
                </m:dPr>
                <m:e>
                  <m:r>
                    <m:rPr>
                      <m:sty m:val="p"/>
                    </m:rP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den>
          </m:f>
          <m:r>
            <m:rPr>
              <m:sty m:val="p"/>
            </m:rPr>
            <w:rPr>
              <w:rFonts w:ascii="Cambria Math" w:hAnsi="Cambria Math"/>
            </w:rPr>
            <m:t>  </m:t>
          </m:r>
          <m:d>
            <m:dPr>
              <m:ctrlPr>
                <w:rPr>
                  <w:rFonts w:ascii="Cambria Math" w:hAnsi="Cambria Math"/>
                </w:rPr>
              </m:ctrlPr>
            </m:dPr>
            <m:e>
              <m:r>
                <m:rPr>
                  <m:sty m:val="p"/>
                </m:rPr>
                <w:rPr>
                  <w:rFonts w:ascii="Cambria Math" w:hAnsi="Cambria Math"/>
                </w:rPr>
                <m:t>1</m:t>
              </m:r>
            </m:e>
          </m:d>
        </m:oMath>
      </m:oMathPara>
      <w:bookmarkEnd w:id="258"/>
    </w:p>
    <w:p w14:paraId="1E611181" w14:textId="5187AB75" w:rsidR="00F71A7F" w:rsidDel="00DF43A9" w:rsidRDefault="00BB0784" w:rsidP="00D74E82">
      <w:pPr>
        <w:pStyle w:val="FirstParagraph"/>
        <w:rPr>
          <w:del w:id="259" w:author="Laurent Barillé" w:date="2024-11-27T18:15:00Z"/>
        </w:rPr>
      </w:pPr>
      <w:r>
        <w:t xml:space="preserve">where </w:t>
      </w:r>
      <m:oMath>
        <m:r>
          <w:rPr>
            <w:rFonts w:ascii="Cambria Math" w:hAnsi="Cambria Math"/>
          </w:rPr>
          <m:t>R</m:t>
        </m:r>
        <m:d>
          <m:dPr>
            <m:ctrlPr>
              <w:rPr>
                <w:rFonts w:ascii="Cambria Math" w:hAnsi="Cambria Math"/>
              </w:rPr>
            </m:ctrlPr>
          </m:dPr>
          <m:e>
            <m:r>
              <w:rPr>
                <w:rFonts w:ascii="Cambria Math" w:hAnsi="Cambria Math"/>
              </w:rPr>
              <m:t>840</m:t>
            </m:r>
          </m:e>
        </m:d>
      </m:oMath>
      <w:r>
        <w:t xml:space="preserve"> and </w:t>
      </w:r>
      <m:oMath>
        <m:r>
          <w:rPr>
            <w:rFonts w:ascii="Cambria Math" w:hAnsi="Cambria Math"/>
          </w:rPr>
          <m:t>R</m:t>
        </m:r>
        <m:d>
          <m:dPr>
            <m:ctrlPr>
              <w:rPr>
                <w:rFonts w:ascii="Cambria Math" w:hAnsi="Cambria Math"/>
              </w:rPr>
            </m:ctrlPr>
          </m:dPr>
          <m:e>
            <m:r>
              <w:rPr>
                <w:rFonts w:ascii="Cambria Math" w:hAnsi="Cambria Math"/>
              </w:rPr>
              <m:t>668</m:t>
            </m:r>
          </m:e>
        </m:d>
      </m:oMath>
      <w:r>
        <w:t xml:space="preserve"> are the reflectance at 840 nm and 668 nm respectively.</w:t>
      </w:r>
      <w:ins w:id="260" w:author="Laurent Barillé" w:date="2024-11-27T18:15:00Z">
        <w:r w:rsidR="00DF43A9">
          <w:t xml:space="preserve"> The </w:t>
        </w:r>
      </w:ins>
    </w:p>
    <w:p w14:paraId="0CE937E4" w14:textId="41D3792D" w:rsidR="00F71A7F" w:rsidRPr="00E90884" w:rsidRDefault="00BB0784" w:rsidP="00D74E82">
      <w:pPr>
        <w:pStyle w:val="FirstParagraph"/>
      </w:pPr>
      <w:r w:rsidRPr="00E90884">
        <w:t xml:space="preserve">Green Leaf Index (GLI, Louhaichi et al. (2001)), a measurement of the greenness of seagrass </w:t>
      </w:r>
      <w:del w:id="261" w:author="Laurent Barillé" w:date="2024-11-27T18:17:00Z">
        <w:r w:rsidRPr="00E90884" w:rsidDel="00DF43A9">
          <w:delText xml:space="preserve">leafs </w:delText>
        </w:r>
      </w:del>
      <w:ins w:id="262" w:author="Laurent Barillé" w:date="2024-11-27T18:17:00Z">
        <w:r w:rsidR="00DF43A9" w:rsidRPr="00E90884">
          <w:t>lea</w:t>
        </w:r>
        <w:r w:rsidR="00DF43A9">
          <w:t xml:space="preserve">ves </w:t>
        </w:r>
      </w:ins>
      <w:r w:rsidRPr="00E90884">
        <w:t>(</w:t>
      </w:r>
      <w:hyperlink w:anchor="eq-gli">
        <w:r w:rsidRPr="002C0B65">
          <w:t>Equation 2</w:t>
        </w:r>
      </w:hyperlink>
      <w:r w:rsidRPr="00E90884">
        <w:t>)</w:t>
      </w:r>
    </w:p>
    <w:p w14:paraId="6A11D7E1" w14:textId="77777777" w:rsidR="00F71A7F" w:rsidRDefault="00BB0784" w:rsidP="00D74E82">
      <w:pPr>
        <w:pStyle w:val="FirstParagraph"/>
      </w:pPr>
      <w:bookmarkStart w:id="263" w:name="eq-gli"/>
      <m:oMathPara>
        <m:oMathParaPr>
          <m:jc m:val="center"/>
        </m:oMathParaPr>
        <m:oMath>
          <m:r>
            <w:rPr>
              <w:rFonts w:ascii="Cambria Math" w:hAnsi="Cambria Math"/>
            </w:rPr>
            <m:t>GLI</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R</m:t>
                  </m:r>
                  <m:d>
                    <m:dPr>
                      <m:ctrlPr>
                        <w:rPr>
                          <w:rFonts w:ascii="Cambria Math" w:hAnsi="Cambria Math"/>
                        </w:rPr>
                      </m:ctrlPr>
                    </m:dPr>
                    <m:e>
                      <m:r>
                        <m:rPr>
                          <m:sty m:val="p"/>
                        </m:rP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R</m:t>
                  </m:r>
                  <m:d>
                    <m:dPr>
                      <m:ctrlPr>
                        <w:rPr>
                          <w:rFonts w:ascii="Cambria Math" w:hAnsi="Cambria Math"/>
                        </w:rPr>
                      </m:ctrlPr>
                    </m:dPr>
                    <m:e>
                      <m:r>
                        <m:rPr>
                          <m:sty m:val="p"/>
                        </m:rP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450</m:t>
                      </m:r>
                    </m:e>
                  </m:d>
                </m:e>
              </m:d>
            </m:num>
            <m:den>
              <m:d>
                <m:dPr>
                  <m:ctrlPr>
                    <w:rPr>
                      <w:rFonts w:ascii="Cambria Math" w:hAnsi="Cambria Math"/>
                    </w:rPr>
                  </m:ctrlPr>
                </m:dPr>
                <m:e>
                  <m:r>
                    <m:rPr>
                      <m:sty m:val="p"/>
                    </m:rPr>
                    <w:rPr>
                      <w:rFonts w:ascii="Cambria Math" w:hAnsi="Cambria Math"/>
                    </w:rPr>
                    <m:t>2</m:t>
                  </m:r>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550</m:t>
                      </m:r>
                    </m:e>
                  </m:d>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668</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450</m:t>
                  </m:r>
                </m:e>
              </m:d>
            </m:den>
          </m:f>
          <m:r>
            <m:rPr>
              <m:sty m:val="p"/>
            </m:rPr>
            <w:rPr>
              <w:rFonts w:ascii="Cambria Math" w:hAnsi="Cambria Math"/>
            </w:rPr>
            <m:t>  </m:t>
          </m:r>
          <m:d>
            <m:dPr>
              <m:ctrlPr>
                <w:rPr>
                  <w:rFonts w:ascii="Cambria Math" w:hAnsi="Cambria Math"/>
                </w:rPr>
              </m:ctrlPr>
            </m:dPr>
            <m:e>
              <m:r>
                <m:rPr>
                  <m:sty m:val="p"/>
                </m:rPr>
                <w:rPr>
                  <w:rFonts w:ascii="Cambria Math" w:hAnsi="Cambria Math"/>
                </w:rPr>
                <m:t>2</m:t>
              </m:r>
            </m:e>
          </m:d>
        </m:oMath>
      </m:oMathPara>
      <w:bookmarkEnd w:id="263"/>
    </w:p>
    <w:p w14:paraId="4993B977" w14:textId="68DC920E" w:rsidR="00F71A7F" w:rsidDel="00DF43A9" w:rsidRDefault="00BB0784" w:rsidP="00D74E82">
      <w:pPr>
        <w:pStyle w:val="FirstParagraph"/>
        <w:rPr>
          <w:del w:id="264" w:author="Laurent Barillé" w:date="2024-11-27T18:17:00Z"/>
        </w:rPr>
      </w:pPr>
      <w:r>
        <w:t xml:space="preserve">where </w:t>
      </w:r>
      <m:oMath>
        <m:r>
          <w:rPr>
            <w:rFonts w:ascii="Cambria Math" w:hAnsi="Cambria Math"/>
          </w:rPr>
          <m:t>R</m:t>
        </m:r>
        <m:d>
          <m:dPr>
            <m:ctrlPr>
              <w:rPr>
                <w:rFonts w:ascii="Cambria Math" w:hAnsi="Cambria Math"/>
              </w:rPr>
            </m:ctrlPr>
          </m:dPr>
          <m:e>
            <m:r>
              <w:rPr>
                <w:rFonts w:ascii="Cambria Math" w:hAnsi="Cambria Math"/>
              </w:rPr>
              <m:t>550</m:t>
            </m:r>
          </m:e>
        </m:d>
      </m:oMath>
      <w:r>
        <w:t xml:space="preserve"> and </w:t>
      </w:r>
      <m:oMath>
        <m:r>
          <w:rPr>
            <w:rFonts w:ascii="Cambria Math" w:hAnsi="Cambria Math"/>
          </w:rPr>
          <m:t>R</m:t>
        </m:r>
        <m:d>
          <m:dPr>
            <m:ctrlPr>
              <w:rPr>
                <w:rFonts w:ascii="Cambria Math" w:hAnsi="Cambria Math"/>
              </w:rPr>
            </m:ctrlPr>
          </m:dPr>
          <m:e>
            <m:r>
              <w:rPr>
                <w:rFonts w:ascii="Cambria Math" w:hAnsi="Cambria Math"/>
              </w:rPr>
              <m:t>450</m:t>
            </m:r>
          </m:e>
        </m:d>
      </m:oMath>
      <w:r>
        <w:t xml:space="preserve"> are the reflectance in green at 550 nm and in the blue at 450 nm, respectively.</w:t>
      </w:r>
      <w:ins w:id="265" w:author="Laurent Barillé" w:date="2024-11-27T18:17:00Z">
        <w:r w:rsidR="00DF43A9">
          <w:t xml:space="preserve"> </w:t>
        </w:r>
      </w:ins>
    </w:p>
    <w:p w14:paraId="433EE532" w14:textId="0193AE7D" w:rsidR="00F71A7F" w:rsidRDefault="00BB0784" w:rsidP="00D74E82">
      <w:pPr>
        <w:pStyle w:val="FirstParagraph"/>
      </w:pPr>
      <w:r>
        <w:t xml:space="preserve">Based on the observed spectral changes in seagrasses exposed to </w:t>
      </w:r>
      <w:del w:id="266" w:author="Laurent Barillé" w:date="2024-11-27T18:17:00Z">
        <w:r w:rsidDel="00DF43A9">
          <w:delText>extreme events</w:delText>
        </w:r>
      </w:del>
      <w:ins w:id="267" w:author="Laurent Barillé" w:date="2024-11-27T18:17:00Z">
        <w:r w:rsidR="00DF43A9">
          <w:t>heatwaves</w:t>
        </w:r>
      </w:ins>
      <w:r>
        <w:t xml:space="preserve">, </w:t>
      </w:r>
      <w:ins w:id="268" w:author="Laurent Barillé" w:date="2024-11-27T18:18:00Z">
        <w:r w:rsidR="00DF43A9">
          <w:t xml:space="preserve">we developed a </w:t>
        </w:r>
      </w:ins>
      <w:del w:id="269" w:author="Laurent Barillé" w:date="2024-11-27T18:18:00Z">
        <w:r w:rsidDel="00DF43A9">
          <w:delText xml:space="preserve">a </w:delText>
        </w:r>
      </w:del>
      <w:ins w:id="270" w:author="Laurent Barillé" w:date="2024-11-27T18:18:00Z">
        <w:r w:rsidR="00DF43A9">
          <w:t xml:space="preserve">new </w:t>
        </w:r>
      </w:ins>
      <w:r>
        <w:t>r</w:t>
      </w:r>
      <w:r>
        <w:t xml:space="preserve">adiometric index </w:t>
      </w:r>
      <w:del w:id="271" w:author="Laurent Barillé" w:date="2024-11-27T18:19:00Z">
        <w:r w:rsidDel="00E90884">
          <w:delText>can be developed to detect seagrass darkening events through remote sensing</w:delText>
        </w:r>
      </w:del>
      <w:ins w:id="272" w:author="Laurent Barillé" w:date="2024-11-27T18:19:00Z">
        <w:r w:rsidR="00E90884">
          <w:t xml:space="preserve">to </w:t>
        </w:r>
      </w:ins>
      <w:ins w:id="273" w:author="Laurent Barillé" w:date="2024-11-27T18:20:00Z">
        <w:r w:rsidR="00E90884">
          <w:t>detect</w:t>
        </w:r>
      </w:ins>
      <w:ins w:id="274" w:author="Laurent Barillé" w:date="2024-11-27T18:19:00Z">
        <w:r w:rsidR="00E90884">
          <w:t xml:space="preserve"> </w:t>
        </w:r>
        <w:proofErr w:type="spellStart"/>
        <w:r w:rsidR="00E90884">
          <w:t>colour</w:t>
        </w:r>
        <w:proofErr w:type="spellEnd"/>
        <w:r w:rsidR="00E90884">
          <w:t xml:space="preserve"> changes in the visible </w:t>
        </w:r>
      </w:ins>
      <w:ins w:id="275" w:author="Laurent Barillé" w:date="2024-11-27T18:23:00Z">
        <w:r w:rsidR="00E90884">
          <w:t xml:space="preserve">but also </w:t>
        </w:r>
      </w:ins>
      <w:ins w:id="276" w:author="Laurent Barillé" w:date="2024-11-27T18:21:00Z">
        <w:r w:rsidR="00E90884">
          <w:t>near-infrared</w:t>
        </w:r>
      </w:ins>
      <w:ins w:id="277" w:author="Laurent Barillé" w:date="2024-11-27T18:22:00Z">
        <w:r w:rsidR="00E90884">
          <w:t xml:space="preserve"> slope variations</w:t>
        </w:r>
      </w:ins>
      <w:ins w:id="278" w:author="Laurent Barillé" w:date="2024-11-27T18:21:00Z">
        <w:r w:rsidR="00E90884">
          <w:t xml:space="preserve">, a significant </w:t>
        </w:r>
      </w:ins>
      <w:ins w:id="279" w:author="Laurent Barillé" w:date="2024-11-27T18:22:00Z">
        <w:r w:rsidR="00E90884">
          <w:t>spectral feature</w:t>
        </w:r>
      </w:ins>
      <w:ins w:id="280" w:author="Laurent Barillé" w:date="2024-11-27T18:21:00Z">
        <w:r w:rsidR="00E90884">
          <w:t xml:space="preserve"> for seagrasses (Davies et al. 2023). Th</w:t>
        </w:r>
      </w:ins>
      <w:ins w:id="281" w:author="Laurent Barillé" w:date="2024-11-27T18:23:00Z">
        <w:r w:rsidR="00E90884">
          <w:t>e obs</w:t>
        </w:r>
      </w:ins>
      <w:ins w:id="282" w:author="Laurent Barillé" w:date="2024-11-27T18:24:00Z">
        <w:r w:rsidR="00E90884">
          <w:t xml:space="preserve">erved green </w:t>
        </w:r>
        <w:proofErr w:type="spellStart"/>
        <w:r w:rsidR="00E90884">
          <w:t>colour</w:t>
        </w:r>
        <w:proofErr w:type="spellEnd"/>
        <w:r w:rsidR="00E90884">
          <w:t xml:space="preserve"> of the leaves turning brown</w:t>
        </w:r>
      </w:ins>
      <w:ins w:id="283" w:author="Laurent Barillé" w:date="2024-11-27T18:21:00Z">
        <w:r w:rsidR="00E90884">
          <w:t xml:space="preserve"> </w:t>
        </w:r>
      </w:ins>
      <w:ins w:id="284" w:author="Laurent Barillé" w:date="2024-11-27T18:24:00Z">
        <w:r w:rsidR="00E90884">
          <w:t>was</w:t>
        </w:r>
      </w:ins>
      <w:ins w:id="285" w:author="Laurent Barillé" w:date="2024-11-27T18:21:00Z">
        <w:r w:rsidR="00E90884">
          <w:t xml:space="preserve"> characterized by a reduction in reflectance within the green region and</w:t>
        </w:r>
      </w:ins>
      <w:del w:id="286" w:author="Laurent Barillé" w:date="2024-11-27T18:21:00Z">
        <w:r w:rsidDel="00E90884">
          <w:delText>. This darkening is characterized by a reduction in reflectance within the green region, along with</w:delText>
        </w:r>
      </w:del>
      <w:r>
        <w:t xml:space="preserve"> a substantial decrease in the red-edge portion of the electromag</w:t>
      </w:r>
      <w:r>
        <w:t>netic spectrum.</w:t>
      </w:r>
    </w:p>
    <w:p w14:paraId="5EEB7645" w14:textId="58B162F5" w:rsidR="00F71A7F" w:rsidRDefault="00BB0784" w:rsidP="0065097F">
      <w:pPr>
        <w:pStyle w:val="Corpsdetexte"/>
      </w:pPr>
      <w:r>
        <w:lastRenderedPageBreak/>
        <w:t xml:space="preserve">The </w:t>
      </w:r>
      <w:commentRangeStart w:id="287"/>
      <w:r>
        <w:t xml:space="preserve">Seagrass Darkening Index (SDI) </w:t>
      </w:r>
      <w:commentRangeEnd w:id="287"/>
      <w:r w:rsidR="00CE05BD">
        <w:rPr>
          <w:rStyle w:val="Marquedecommentaire"/>
        </w:rPr>
        <w:commentReference w:id="287"/>
      </w:r>
      <w:r>
        <w:t xml:space="preserve">is introduced here </w:t>
      </w:r>
      <w:del w:id="288" w:author="Laurent Barillé" w:date="2024-11-27T18:25:00Z">
        <w:r w:rsidDel="002368D4">
          <w:delText>as a measure of</w:delText>
        </w:r>
      </w:del>
      <w:ins w:id="289" w:author="Laurent Barillé" w:date="2024-11-27T18:25:00Z">
        <w:r w:rsidR="002368D4">
          <w:t>to measure</w:t>
        </w:r>
      </w:ins>
      <w:r>
        <w:t xml:space="preserve"> the difference between the interpolated value between 560 and 842 nm and the observed value at 740 nm</w:t>
      </w:r>
      <w:ins w:id="290" w:author="Laurent Barillé" w:date="2024-11-27T18:27:00Z">
        <w:r w:rsidR="002C0B65">
          <w:t xml:space="preserve"> (</w:t>
        </w:r>
        <w:commentRangeStart w:id="291"/>
        <w:r w:rsidR="002C0B65">
          <w:t>Figure 3</w:t>
        </w:r>
      </w:ins>
      <w:commentRangeEnd w:id="291"/>
      <w:ins w:id="292" w:author="Laurent Barillé" w:date="2024-11-27T18:29:00Z">
        <w:r w:rsidR="00647DD3">
          <w:rPr>
            <w:rStyle w:val="Marquedecommentaire"/>
          </w:rPr>
          <w:commentReference w:id="291"/>
        </w:r>
      </w:ins>
      <w:ins w:id="293" w:author="Laurent Barillé" w:date="2024-11-27T18:27:00Z">
        <w:r w:rsidR="002C0B65">
          <w:t>)</w:t>
        </w:r>
      </w:ins>
      <w:r>
        <w:t xml:space="preserve">. This approach calculates the line height using a triplet of bands, </w:t>
      </w:r>
      <w:r>
        <w:t>where 560 nm and 842 nm serve as the ‘baseline’ and 740 nm represents the central peak. The SDI can be mathematically expressed as:</w:t>
      </w:r>
    </w:p>
    <w:p w14:paraId="0A251D5F" w14:textId="77777777" w:rsidR="00F71A7F" w:rsidRDefault="00BB0784" w:rsidP="0065097F">
      <w:pPr>
        <w:pStyle w:val="Corpsdetexte"/>
      </w:pPr>
      <w:bookmarkStart w:id="294" w:name="eq-SDI"/>
      <m:oMathPara>
        <m:oMathParaPr>
          <m:jc m:val="center"/>
        </m:oMathParaPr>
        <m:oMath>
          <m:r>
            <m:rPr>
              <m:nor/>
            </m:rPr>
            <m:t>SDI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SDI</m:t>
              </m:r>
            </m:sub>
          </m:sSub>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740</m:t>
              </m:r>
            </m:e>
          </m:d>
          <m:r>
            <m:rPr>
              <m:sty m:val="p"/>
            </m:rPr>
            <w:rPr>
              <w:rFonts w:ascii="Cambria Math" w:hAnsi="Cambria Math"/>
            </w:rPr>
            <m:t>  </m:t>
          </m:r>
          <m:d>
            <m:dPr>
              <m:ctrlPr>
                <w:rPr>
                  <w:rFonts w:ascii="Cambria Math" w:hAnsi="Cambria Math"/>
                </w:rPr>
              </m:ctrlPr>
            </m:dPr>
            <m:e>
              <m:r>
                <m:rPr>
                  <m:sty m:val="p"/>
                </m:rPr>
                <w:rPr>
                  <w:rFonts w:ascii="Cambria Math" w:hAnsi="Cambria Math"/>
                </w:rPr>
                <m:t>3</m:t>
              </m:r>
            </m:e>
          </m:d>
        </m:oMath>
      </m:oMathPara>
      <w:bookmarkEnd w:id="294"/>
    </w:p>
    <w:p w14:paraId="4CE472FE" w14:textId="77777777" w:rsidR="00F71A7F" w:rsidRDefault="00BB0784" w:rsidP="00D74E82">
      <w:pPr>
        <w:pStyle w:val="FirstParagraph"/>
      </w:pPr>
      <w:r>
        <w:t>where :</w:t>
      </w:r>
    </w:p>
    <w:p w14:paraId="731C5DED" w14:textId="77777777" w:rsidR="00F71A7F" w:rsidRDefault="00BB0784" w:rsidP="0065097F">
      <w:pPr>
        <w:pStyle w:val="Corpsdetexte"/>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SDI</m:t>
              </m:r>
            </m:sub>
          </m:sSub>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560</m:t>
              </m:r>
            </m:e>
          </m:d>
          <m:r>
            <m:rPr>
              <m:sty m:val="p"/>
            </m:rPr>
            <w:rPr>
              <w:rFonts w:ascii="Cambria Math" w:hAnsi="Cambria Math"/>
            </w:rPr>
            <m:t>+</m:t>
          </m:r>
          <m:r>
            <w:rPr>
              <w:rFonts w:ascii="Cambria Math" w:hAnsi="Cambria Math"/>
            </w:rPr>
            <m:t>τ</m:t>
          </m:r>
          <m:d>
            <m:dPr>
              <m:begChr m:val="["/>
              <m:endChr m:val="]"/>
              <m:ctrlPr>
                <w:rPr>
                  <w:rFonts w:ascii="Cambria Math" w:hAnsi="Cambria Math"/>
                </w:rPr>
              </m:ctrlPr>
            </m:dPr>
            <m:e>
              <m:r>
                <w:rPr>
                  <w:rFonts w:ascii="Cambria Math" w:hAnsi="Cambria Math"/>
                </w:rPr>
                <m:t>R</m:t>
              </m:r>
              <m:d>
                <m:dPr>
                  <m:ctrlPr>
                    <w:rPr>
                      <w:rFonts w:ascii="Cambria Math" w:hAnsi="Cambria Math"/>
                    </w:rPr>
                  </m:ctrlPr>
                </m:dPr>
                <m:e>
                  <m:r>
                    <m:rPr>
                      <m:sty m:val="p"/>
                    </m:rPr>
                    <w:rPr>
                      <w:rFonts w:ascii="Cambria Math" w:hAnsi="Cambria Math"/>
                    </w:rPr>
                    <m:t>842</m:t>
                  </m:r>
                </m:e>
              </m:d>
              <m:r>
                <m:rPr>
                  <m:sty m:val="p"/>
                </m:rPr>
                <w:rPr>
                  <w:rFonts w:ascii="Cambria Math" w:hAnsi="Cambria Math"/>
                </w:rPr>
                <m:t>-</m:t>
              </m:r>
              <m:r>
                <w:rPr>
                  <w:rFonts w:ascii="Cambria Math" w:hAnsi="Cambria Math"/>
                </w:rPr>
                <m:t>R</m:t>
              </m:r>
              <m:d>
                <m:dPr>
                  <m:ctrlPr>
                    <w:rPr>
                      <w:rFonts w:ascii="Cambria Math" w:hAnsi="Cambria Math"/>
                    </w:rPr>
                  </m:ctrlPr>
                </m:dPr>
                <m:e>
                  <m:r>
                    <m:rPr>
                      <m:sty m:val="p"/>
                    </m:rPr>
                    <w:rPr>
                      <w:rFonts w:ascii="Cambria Math" w:hAnsi="Cambria Math"/>
                    </w:rPr>
                    <m:t>560</m:t>
                  </m:r>
                </m:e>
              </m:d>
            </m:e>
          </m:d>
        </m:oMath>
      </m:oMathPara>
    </w:p>
    <w:p w14:paraId="224C3D44" w14:textId="77777777" w:rsidR="00F71A7F" w:rsidRDefault="00BB0784" w:rsidP="00D74E82">
      <w:pPr>
        <w:pStyle w:val="FirstParagraph"/>
      </w:pPr>
      <w:r>
        <w:t>and :</w:t>
      </w:r>
    </w:p>
    <w:p w14:paraId="61D73065" w14:textId="77777777" w:rsidR="00F71A7F" w:rsidRDefault="00BB0784" w:rsidP="0065097F">
      <w:pPr>
        <w:pStyle w:val="Corpsdetexte"/>
      </w:pPr>
      <m:oMathPara>
        <m:oMathParaPr>
          <m:jc m:val="center"/>
        </m:oMathParaPr>
        <m:oMath>
          <m:r>
            <w:rPr>
              <w:rFonts w:ascii="Cambria Math" w:hAnsi="Cambria Math"/>
            </w:rPr>
            <m:t>τ</m:t>
          </m:r>
          <m:r>
            <m:rPr>
              <m:sty m:val="p"/>
            </m:rPr>
            <w:rPr>
              <w:rFonts w:ascii="Cambria Math" w:hAnsi="Cambria Math"/>
            </w:rPr>
            <m:t>=</m:t>
          </m:r>
          <m:f>
            <m:fPr>
              <m:ctrlPr>
                <w:rPr>
                  <w:rFonts w:ascii="Cambria Math" w:hAnsi="Cambria Math"/>
                </w:rPr>
              </m:ctrlPr>
            </m:fPr>
            <m:num>
              <m:r>
                <m:rPr>
                  <m:sty m:val="p"/>
                </m:rPr>
                <w:rPr>
                  <w:rFonts w:ascii="Cambria Math" w:hAnsi="Cambria Math"/>
                </w:rPr>
                <m:t>740</m:t>
              </m:r>
              <m:r>
                <m:rPr>
                  <m:sty m:val="p"/>
                </m:rPr>
                <w:rPr>
                  <w:rFonts w:ascii="Cambria Math" w:hAnsi="Cambria Math"/>
                </w:rPr>
                <m:t>-</m:t>
              </m:r>
              <m:r>
                <m:rPr>
                  <m:sty m:val="p"/>
                </m:rPr>
                <w:rPr>
                  <w:rFonts w:ascii="Cambria Math" w:hAnsi="Cambria Math"/>
                </w:rPr>
                <m:t>560</m:t>
              </m:r>
            </m:num>
            <m:den>
              <m:r>
                <m:rPr>
                  <m:sty m:val="p"/>
                </m:rPr>
                <w:rPr>
                  <w:rFonts w:ascii="Cambria Math" w:hAnsi="Cambria Math"/>
                </w:rPr>
                <m:t>842</m:t>
              </m:r>
              <m:r>
                <m:rPr>
                  <m:sty m:val="p"/>
                </m:rPr>
                <w:rPr>
                  <w:rFonts w:ascii="Cambria Math" w:hAnsi="Cambria Math"/>
                </w:rPr>
                <m:t>-</m:t>
              </m:r>
              <m:r>
                <m:rPr>
                  <m:sty m:val="p"/>
                </m:rPr>
                <w:rPr>
                  <w:rFonts w:ascii="Cambria Math" w:hAnsi="Cambria Math"/>
                </w:rPr>
                <m:t>560</m:t>
              </m:r>
            </m:den>
          </m:f>
        </m:oMath>
      </m:oMathPara>
    </w:p>
    <w:p w14:paraId="1768729A" w14:textId="47269089" w:rsidR="00F71A7F" w:rsidRDefault="00BB0784" w:rsidP="00D74E82">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560</m:t>
            </m:r>
          </m:e>
        </m:d>
      </m:oMath>
      <w:r>
        <w:t xml:space="preserve">, </w:t>
      </w:r>
      <m:oMath>
        <m:r>
          <w:rPr>
            <w:rFonts w:ascii="Cambria Math" w:hAnsi="Cambria Math"/>
          </w:rPr>
          <m:t>R</m:t>
        </m:r>
        <m:d>
          <m:dPr>
            <m:ctrlPr>
              <w:rPr>
                <w:rFonts w:ascii="Cambria Math" w:hAnsi="Cambria Math"/>
              </w:rPr>
            </m:ctrlPr>
          </m:dPr>
          <m:e>
            <m:r>
              <w:rPr>
                <w:rFonts w:ascii="Cambria Math" w:hAnsi="Cambria Math"/>
              </w:rPr>
              <m:t>740</m:t>
            </m:r>
          </m:e>
        </m:d>
      </m:oMath>
      <w:r>
        <w:t xml:space="preserve">, and </w:t>
      </w:r>
      <m:oMath>
        <m:r>
          <w:rPr>
            <w:rFonts w:ascii="Cambria Math" w:hAnsi="Cambria Math"/>
          </w:rPr>
          <m:t>R</m:t>
        </m:r>
        <m:d>
          <m:dPr>
            <m:ctrlPr>
              <w:rPr>
                <w:rFonts w:ascii="Cambria Math" w:hAnsi="Cambria Math"/>
              </w:rPr>
            </m:ctrlPr>
          </m:dPr>
          <m:e>
            <m:r>
              <w:rPr>
                <w:rFonts w:ascii="Cambria Math" w:hAnsi="Cambria Math"/>
              </w:rPr>
              <m:t>842</m:t>
            </m:r>
          </m:e>
        </m:d>
      </m:oMath>
      <w:r>
        <w:t xml:space="preserve"> </w:t>
      </w:r>
      <w:r>
        <w:t xml:space="preserve">represent reflectance values at 560, 740, and 842 nm, respectively. These wavelengths were selected to align with the spectral resolution of satellites like Sentinel-2, enabling the index to </w:t>
      </w:r>
      <w:del w:id="295" w:author="Laurent Barillé" w:date="2024-11-27T18:25:00Z">
        <w:r w:rsidDel="002368D4">
          <w:delText>be used for mapping</w:delText>
        </w:r>
      </w:del>
      <w:ins w:id="296" w:author="Laurent Barillé" w:date="2024-11-27T18:25:00Z">
        <w:r w:rsidR="002368D4">
          <w:t>map</w:t>
        </w:r>
      </w:ins>
      <w:r>
        <w:t xml:space="preserve"> </w:t>
      </w:r>
      <w:ins w:id="297" w:author="Laurent Barillé" w:date="2024-11-27T18:25:00Z">
        <w:r w:rsidR="002368D4">
          <w:t xml:space="preserve">leaves </w:t>
        </w:r>
      </w:ins>
      <w:del w:id="298" w:author="Laurent Barillé" w:date="2024-11-27T18:26:00Z">
        <w:r w:rsidDel="002368D4">
          <w:delText>darkening events</w:delText>
        </w:r>
      </w:del>
      <w:ins w:id="299" w:author="Laurent Barillé" w:date="2024-11-27T18:26:00Z">
        <w:r w:rsidR="002368D4">
          <w:t>browning</w:t>
        </w:r>
      </w:ins>
      <w:r>
        <w:t xml:space="preserve"> from satellite data. </w:t>
      </w:r>
      <w:ins w:id="300" w:author="Laurent Barillé" w:date="2024-11-27T18:26:00Z">
        <w:r w:rsidR="002368D4">
          <w:t>N</w:t>
        </w:r>
      </w:ins>
      <w:del w:id="301" w:author="Laurent Barillé" w:date="2024-11-27T18:26:00Z">
        <w:r w:rsidDel="002368D4">
          <w:delText>From SD</w:delText>
        </w:r>
        <w:r w:rsidDel="002368D4">
          <w:delText>I, n</w:delText>
        </w:r>
      </w:del>
      <w:r>
        <w:t xml:space="preserve">egative </w:t>
      </w:r>
      <w:ins w:id="302" w:author="Laurent Barillé" w:date="2024-11-27T18:26:00Z">
        <w:r w:rsidR="002368D4">
          <w:t xml:space="preserve">SDI </w:t>
        </w:r>
      </w:ins>
      <w:r>
        <w:t xml:space="preserve">values indicate green, healthy seagrasses, while positive values correspond to </w:t>
      </w:r>
      <w:del w:id="303" w:author="Laurent Barillé" w:date="2024-11-27T18:26:00Z">
        <w:r w:rsidDel="002368D4">
          <w:delText>darkened seagrasses.</w:delText>
        </w:r>
      </w:del>
      <w:ins w:id="304" w:author="Laurent Barillé" w:date="2024-11-27T18:26:00Z">
        <w:r w:rsidR="002368D4">
          <w:t>brown leaves.</w:t>
        </w:r>
      </w:ins>
    </w:p>
    <w:p w14:paraId="1D01449B" w14:textId="26462068" w:rsidR="00F71A7F" w:rsidRPr="00DF487F" w:rsidRDefault="00BB0784">
      <w:pPr>
        <w:pStyle w:val="Titre2"/>
        <w:rPr>
          <w:sz w:val="24"/>
          <w:szCs w:val="24"/>
        </w:rPr>
      </w:pPr>
      <w:bookmarkStart w:id="305" w:name="in-situ-seagrass-darkening."/>
      <w:bookmarkEnd w:id="144"/>
      <w:bookmarkEnd w:id="224"/>
      <w:bookmarkEnd w:id="228"/>
      <w:r>
        <w:lastRenderedPageBreak/>
        <w:t>2</w:t>
      </w:r>
      <w:r>
        <w:t xml:space="preserve">.2 </w:t>
      </w:r>
      <w:del w:id="306" w:author="Laurent Barillé" w:date="2024-11-28T09:10:00Z">
        <w:r w:rsidDel="00DF487F">
          <w:rPr>
            <w:i/>
            <w:iCs/>
          </w:rPr>
          <w:delText>In situ</w:delText>
        </w:r>
        <w:r w:rsidDel="00DF487F">
          <w:delText xml:space="preserve"> seagrass darkening.</w:delText>
        </w:r>
      </w:del>
      <w:ins w:id="307" w:author="Laurent Barillé" w:date="2024-11-28T09:58:00Z">
        <w:r w:rsidR="004E4EC0">
          <w:rPr>
            <w:sz w:val="24"/>
            <w:szCs w:val="24"/>
          </w:rPr>
          <w:t>O</w:t>
        </w:r>
      </w:ins>
      <w:ins w:id="308" w:author="Laurent Barillé" w:date="2024-11-28T09:10:00Z">
        <w:r w:rsidR="00DF487F" w:rsidRPr="00DF487F">
          <w:rPr>
            <w:sz w:val="24"/>
            <w:szCs w:val="24"/>
          </w:rPr>
          <w:t xml:space="preserve">bservations of a seagrass bed impacted by </w:t>
        </w:r>
        <w:r w:rsidR="00DF487F">
          <w:rPr>
            <w:sz w:val="24"/>
            <w:szCs w:val="24"/>
          </w:rPr>
          <w:t>a</w:t>
        </w:r>
        <w:r w:rsidR="00DF487F" w:rsidRPr="00DF487F">
          <w:rPr>
            <w:sz w:val="24"/>
            <w:szCs w:val="24"/>
          </w:rPr>
          <w:t xml:space="preserve"> heatwave</w:t>
        </w:r>
      </w:ins>
    </w:p>
    <w:p w14:paraId="54B1ACCC" w14:textId="4E150500" w:rsidR="00F71A7F" w:rsidRDefault="00BB0784" w:rsidP="004E4EC0">
      <w:pPr>
        <w:pStyle w:val="Titre3"/>
      </w:pPr>
      <w:bookmarkStart w:id="309" w:name="field-observation"/>
      <w:del w:id="310" w:author="Laurent Barillé" w:date="2024-11-28T09:10:00Z">
        <w:r w:rsidDel="00DF487F">
          <w:delText>2.2.1 Field Observation</w:delText>
        </w:r>
      </w:del>
    </w:p>
    <w:tbl>
      <w:tblPr>
        <w:tblStyle w:val="Table"/>
        <w:tblW w:w="5000" w:type="pct"/>
        <w:tblLayout w:type="fixed"/>
        <w:tblLook w:val="0000" w:firstRow="0" w:lastRow="0" w:firstColumn="0" w:lastColumn="0" w:noHBand="0" w:noVBand="0"/>
      </w:tblPr>
      <w:tblGrid>
        <w:gridCol w:w="9360"/>
      </w:tblGrid>
      <w:tr w:rsidR="00F71A7F" w14:paraId="6D877A55" w14:textId="77777777">
        <w:tc>
          <w:tcPr>
            <w:tcW w:w="7920" w:type="dxa"/>
          </w:tcPr>
          <w:p w14:paraId="3F3EFAAE" w14:textId="77777777" w:rsidR="00F71A7F" w:rsidRDefault="00BB0784" w:rsidP="00D74E82">
            <w:pPr>
              <w:pStyle w:val="Compact"/>
            </w:pPr>
            <w:bookmarkStart w:id="311" w:name="fig-quiberonMap"/>
            <w:bookmarkStart w:id="312" w:name="cell-fig-quiberonMap"/>
            <w:r>
              <w:rPr>
                <w:noProof/>
              </w:rPr>
              <w:drawing>
                <wp:inline distT="0" distB="0" distL="0" distR="0" wp14:anchorId="493AC60B" wp14:editId="6ECC5FE5">
                  <wp:extent cx="5646420" cy="564642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s/Low_res/Quiberon_map.png"/>
                          <pic:cNvPicPr>
                            <a:picLocks noChangeAspect="1" noChangeArrowheads="1"/>
                          </pic:cNvPicPr>
                        </pic:nvPicPr>
                        <pic:blipFill>
                          <a:blip r:embed="rId12"/>
                          <a:stretch>
                            <a:fillRect/>
                          </a:stretch>
                        </pic:blipFill>
                        <pic:spPr bwMode="auto">
                          <a:xfrm>
                            <a:off x="0" y="0"/>
                            <a:ext cx="5646420" cy="5646420"/>
                          </a:xfrm>
                          <a:prstGeom prst="rect">
                            <a:avLst/>
                          </a:prstGeom>
                          <a:noFill/>
                          <a:ln w="9525">
                            <a:noFill/>
                            <a:headEnd/>
                            <a:tailEnd/>
                          </a:ln>
                        </pic:spPr>
                      </pic:pic>
                    </a:graphicData>
                  </a:graphic>
                </wp:inline>
              </w:drawing>
            </w:r>
          </w:p>
          <w:p w14:paraId="6E23C69D" w14:textId="646388C7" w:rsidR="00F71A7F" w:rsidRDefault="00BB0784">
            <w:pPr>
              <w:pStyle w:val="ImageCaption"/>
              <w:spacing w:before="200"/>
            </w:pPr>
            <w:commentRangeStart w:id="313"/>
            <w:r>
              <w:t>F</w:t>
            </w:r>
            <w:r>
              <w:t>igure 2:</w:t>
            </w:r>
            <w:commentRangeEnd w:id="313"/>
            <w:r w:rsidR="00DF487F">
              <w:rPr>
                <w:rStyle w:val="Marquedecommentaire"/>
                <w:i w:val="0"/>
              </w:rPr>
              <w:commentReference w:id="313"/>
            </w:r>
            <w:r>
              <w:t xml:space="preserve"> </w:t>
            </w:r>
            <w:ins w:id="314" w:author="Laurent Barillé" w:date="2024-11-28T09:28:00Z">
              <w:r w:rsidR="006B2DA4">
                <w:t xml:space="preserve">Locations of field observations in a </w:t>
              </w:r>
            </w:ins>
            <w:del w:id="315" w:author="Laurent Barillé" w:date="2024-11-28T09:20:00Z">
              <w:r w:rsidDel="006B2DA4">
                <w:delText xml:space="preserve">Location of the field campaign </w:delText>
              </w:r>
            </w:del>
            <w:ins w:id="316" w:author="Laurent Barillé" w:date="2024-11-28T09:28:00Z">
              <w:r w:rsidR="006B2DA4">
                <w:t>s</w:t>
              </w:r>
            </w:ins>
            <w:ins w:id="317" w:author="Laurent Barillé" w:date="2024-11-28T09:20:00Z">
              <w:r w:rsidR="006B2DA4">
                <w:t>eagrass meadow impacted by</w:t>
              </w:r>
            </w:ins>
            <w:ins w:id="318" w:author="Laurent Barillé" w:date="2024-11-28T09:21:00Z">
              <w:r w:rsidR="006B2DA4">
                <w:t xml:space="preserve"> a heatwave that occurred on</w:t>
              </w:r>
            </w:ins>
            <w:del w:id="319" w:author="Laurent Barillé" w:date="2024-11-28T09:21:00Z">
              <w:r w:rsidDel="006B2DA4">
                <w:delText>that occurred in</w:delText>
              </w:r>
            </w:del>
            <w:r>
              <w:t xml:space="preserve"> the 10</w:t>
            </w:r>
            <w:r w:rsidRPr="0065097F">
              <w:rPr>
                <w:vertAlign w:val="superscript"/>
              </w:rPr>
              <w:t>th</w:t>
            </w:r>
            <w:r>
              <w:t xml:space="preserve"> of September 2021</w:t>
            </w:r>
            <w:ins w:id="320" w:author="Laurent Barillé" w:date="2024-11-28T09:21:00Z">
              <w:r w:rsidR="006B2DA4">
                <w:t xml:space="preserve"> in Quiberon, South Brittany, France</w:t>
              </w:r>
            </w:ins>
            <w:r>
              <w:t xml:space="preserve">. </w:t>
            </w:r>
            <w:r>
              <w:t xml:space="preserve">The red line </w:t>
            </w:r>
            <w:del w:id="321" w:author="Laurent Barillé" w:date="2024-11-28T09:21:00Z">
              <w:r w:rsidDel="006B2DA4">
                <w:delText xml:space="preserve">surround </w:delText>
              </w:r>
            </w:del>
            <w:ins w:id="322" w:author="Laurent Barillé" w:date="2024-11-28T09:21:00Z">
              <w:r w:rsidR="006B2DA4">
                <w:t>indicates</w:t>
              </w:r>
              <w:r w:rsidR="006B2DA4">
                <w:t xml:space="preserve"> </w:t>
              </w:r>
            </w:ins>
            <w:r>
              <w:t xml:space="preserve">the intertidal zone (Zone between </w:t>
            </w:r>
            <w:ins w:id="323" w:author="Laurent Barillé" w:date="2024-11-28T09:26:00Z">
              <w:r w:rsidR="006B2DA4">
                <w:t>h</w:t>
              </w:r>
            </w:ins>
            <w:del w:id="324" w:author="Laurent Barillé" w:date="2024-11-28T09:26:00Z">
              <w:r w:rsidDel="006B2DA4">
                <w:delText>H</w:delText>
              </w:r>
            </w:del>
            <w:r>
              <w:t>igh tide and low tide</w:t>
            </w:r>
            <w:del w:id="325" w:author="Laurent Barillé" w:date="2024-11-28T09:26:00Z">
              <w:r w:rsidDel="006B2DA4">
                <w:delText xml:space="preserve">, that </w:delText>
              </w:r>
            </w:del>
            <w:del w:id="326" w:author="Laurent Barillé" w:date="2024-11-28T09:22:00Z">
              <w:r w:rsidDel="006B2DA4">
                <w:delText>is</w:delText>
              </w:r>
            </w:del>
            <w:del w:id="327" w:author="Laurent Barillé" w:date="2024-11-28T09:26:00Z">
              <w:r w:rsidDel="006B2DA4">
                <w:delText xml:space="preserve"> totally </w:delText>
              </w:r>
            </w:del>
            <w:del w:id="328" w:author="Laurent Barillé" w:date="2024-11-28T09:22:00Z">
              <w:r w:rsidDel="006B2DA4">
                <w:delText xml:space="preserve">emerged </w:delText>
              </w:r>
            </w:del>
            <w:del w:id="329" w:author="Laurent Barillé" w:date="2024-11-28T09:26:00Z">
              <w:r w:rsidDel="006B2DA4">
                <w:delText xml:space="preserve">at low tide) and the </w:delText>
              </w:r>
            </w:del>
            <w:del w:id="330" w:author="Laurent Barillé" w:date="2024-11-28T09:22:00Z">
              <w:r w:rsidDel="006B2DA4">
                <w:delText xml:space="preserve">dark </w:delText>
              </w:r>
            </w:del>
            <w:del w:id="331" w:author="Laurent Barillé" w:date="2024-11-28T09:26:00Z">
              <w:r w:rsidDel="006B2DA4">
                <w:delText>green polygon indicate</w:delText>
              </w:r>
            </w:del>
            <w:ins w:id="332" w:author="Laurent Barillé" w:date="2024-11-28T09:26:00Z">
              <w:r w:rsidR="006B2DA4">
                <w:t xml:space="preserve"> that totally emerges at low tide) and the green polygon indicates</w:t>
              </w:r>
            </w:ins>
            <w:r>
              <w:t xml:space="preserve"> the extent of the seagrass meadow. Green dots indicate </w:t>
            </w:r>
            <w:del w:id="333" w:author="Laurent Barillé" w:date="2024-11-28T09:26:00Z">
              <w:r w:rsidDel="006B2DA4">
                <w:delText>location of quadrat picture over unimpacted seag</w:delText>
              </w:r>
              <w:r w:rsidDel="006B2DA4">
                <w:delText xml:space="preserve">rasses (i.e. showing a green color on the field) while </w:delText>
              </w:r>
            </w:del>
            <w:del w:id="334" w:author="Laurent Barillé" w:date="2024-11-28T09:24:00Z">
              <w:r w:rsidDel="006B2DA4">
                <w:delText>r</w:delText>
              </w:r>
              <w:r w:rsidDel="006B2DA4">
                <w:delText>ed</w:delText>
              </w:r>
            </w:del>
            <w:del w:id="335" w:author="Laurent Barillé" w:date="2024-11-28T09:26:00Z">
              <w:r w:rsidDel="006B2DA4">
                <w:delText xml:space="preserve"> dots indicate location of quadrat took over impacted seagrasses (i.e. showing a dark color</w:delText>
              </w:r>
            </w:del>
            <w:ins w:id="336" w:author="Laurent Barillé" w:date="2024-11-28T09:26:00Z">
              <w:r w:rsidR="006B2DA4">
                <w:t xml:space="preserve">the location of the quadrat picture over unimpacted seagrasses (i.e. showing a green </w:t>
              </w:r>
              <w:proofErr w:type="spellStart"/>
              <w:r w:rsidR="006B2DA4">
                <w:t>colour</w:t>
              </w:r>
              <w:proofErr w:type="spellEnd"/>
              <w:r w:rsidR="006B2DA4">
                <w:t xml:space="preserve"> on the field), while orange-red dots indicate the location of the quadrat taken over impacted seagrasses (i.e. showing a  brown </w:t>
              </w:r>
              <w:proofErr w:type="spellStart"/>
              <w:r w:rsidR="006B2DA4">
                <w:t>colour</w:t>
              </w:r>
            </w:ins>
            <w:proofErr w:type="spellEnd"/>
            <w:r>
              <w:t xml:space="preserve"> on the field).</w:t>
            </w:r>
          </w:p>
        </w:tc>
        <w:bookmarkEnd w:id="311"/>
      </w:tr>
    </w:tbl>
    <w:bookmarkEnd w:id="312"/>
    <w:p w14:paraId="016CEE1E" w14:textId="7C952FC6" w:rsidR="00F71A7F" w:rsidRDefault="00BB0784" w:rsidP="0065097F">
      <w:pPr>
        <w:pStyle w:val="Corpsdetexte"/>
      </w:pPr>
      <w:r>
        <w:lastRenderedPageBreak/>
        <w:t>A field campaign</w:t>
      </w:r>
      <w:del w:id="337" w:author="Laurent Barillé" w:date="2024-11-28T09:33:00Z">
        <w:r w:rsidDel="0065097F">
          <w:delText>, aiming to map a seagrass meadow near Quiberon (France : 46°57’32.0”N, 2°</w:delText>
        </w:r>
        <w:r w:rsidDel="0065097F">
          <w:delText>10’37.0”W), occurred on the 10</w:delText>
        </w:r>
        <w:r w:rsidRPr="0065097F" w:rsidDel="0065097F">
          <w:rPr>
            <w:vertAlign w:val="superscript"/>
            <w:rPrChange w:id="338" w:author="Laurent Barillé" w:date="2024-11-28T09:32:00Z">
              <w:rPr/>
            </w:rPrChange>
          </w:rPr>
          <w:delText>th</w:delText>
        </w:r>
        <w:r w:rsidDel="0065097F">
          <w:delText xml:space="preserve"> of September 2021 </w:delText>
        </w:r>
      </w:del>
      <w:ins w:id="339" w:author="Laurent Barillé" w:date="2024-11-28T09:33:00Z">
        <w:r w:rsidR="0065097F">
          <w:t xml:space="preserve"> aiming to map a seagrass meadow near Quiberon, South Brittany (France : 46°57’32.0”N, 2°10’37.0”W), occurred on the 10</w:t>
        </w:r>
        <w:r w:rsidR="0065097F" w:rsidRPr="0065097F">
          <w:rPr>
            <w:vertAlign w:val="superscript"/>
          </w:rPr>
          <w:t xml:space="preserve">th </w:t>
        </w:r>
        <w:r w:rsidR="0065097F">
          <w:t xml:space="preserve">of September 2021 after a heatwave </w:t>
        </w:r>
      </w:ins>
      <w:commentRangeStart w:id="340"/>
      <w:r>
        <w:t>(</w:t>
      </w:r>
      <w:hyperlink w:anchor="fig-quiberonMap">
        <w:r>
          <w:rPr>
            <w:rStyle w:val="Lienhypertexte"/>
          </w:rPr>
          <w:t>Figure 2</w:t>
        </w:r>
      </w:hyperlink>
      <w:r>
        <w:t xml:space="preserve">). </w:t>
      </w:r>
      <w:commentRangeEnd w:id="340"/>
      <w:r w:rsidR="0065097F">
        <w:rPr>
          <w:rStyle w:val="Marquedecommentaire"/>
        </w:rPr>
        <w:commentReference w:id="340"/>
      </w:r>
      <w:del w:id="341" w:author="Laurent Barillé" w:date="2024-11-28T09:33:00Z">
        <w:r w:rsidDel="0065097F">
          <w:delText xml:space="preserve">During this field campaign, significant darkening of </w:delText>
        </w:r>
      </w:del>
      <w:ins w:id="342" w:author="Laurent Barillé" w:date="2024-11-28T09:33:00Z">
        <w:r w:rsidR="0065097F">
          <w:t>S</w:t>
        </w:r>
      </w:ins>
      <w:del w:id="343" w:author="Laurent Barillé" w:date="2024-11-28T09:33:00Z">
        <w:r w:rsidDel="0065097F">
          <w:delText>s</w:delText>
        </w:r>
      </w:del>
      <w:r>
        <w:t xml:space="preserve">eagrass leaves </w:t>
      </w:r>
      <w:ins w:id="344" w:author="Laurent Barillé" w:date="2024-11-28T09:33:00Z">
        <w:r w:rsidR="0065097F">
          <w:t xml:space="preserve">turned brown </w:t>
        </w:r>
      </w:ins>
      <w:r>
        <w:t>w</w:t>
      </w:r>
      <w:ins w:id="345" w:author="Laurent Barillé" w:date="2024-11-28T09:33:00Z">
        <w:r w:rsidR="0065097F">
          <w:t>ere</w:t>
        </w:r>
      </w:ins>
      <w:del w:id="346" w:author="Laurent Barillé" w:date="2024-11-28T09:33:00Z">
        <w:r w:rsidDel="0065097F">
          <w:delText>as</w:delText>
        </w:r>
      </w:del>
      <w:r>
        <w:t xml:space="preserve"> observed over large areas of the meadow alongside normal green seagrass (</w:t>
      </w:r>
      <w:hyperlink w:anchor="fig-QuiberonImg">
        <w:r>
          <w:rPr>
            <w:rStyle w:val="Lienhypertexte"/>
          </w:rPr>
          <w:t>Figure 3</w:t>
        </w:r>
      </w:hyperlink>
      <w:r>
        <w:t xml:space="preserve">). A total of 96 Quadrat Points (QPs) were collected </w:t>
      </w:r>
      <w:del w:id="347" w:author="Laurent Barillé" w:date="2024-11-28T09:50:00Z">
        <w:r w:rsidDel="00B2751F">
          <w:delText>in the form of</w:delText>
        </w:r>
      </w:del>
      <w:ins w:id="348" w:author="Laurent Barillé" w:date="2024-11-28T09:50:00Z">
        <w:r w:rsidR="00B2751F">
          <w:t>as</w:t>
        </w:r>
      </w:ins>
      <w:r>
        <w:t xml:space="preserve"> georeferenced quadrat images across the meadow. These images allow for visual assessment of vegetation type</w:t>
      </w:r>
      <w:ins w:id="349" w:author="Laurent Barillé" w:date="2024-11-28T09:50:00Z">
        <w:r w:rsidR="00B2751F">
          <w:t xml:space="preserve"> </w:t>
        </w:r>
      </w:ins>
      <w:del w:id="350" w:author="Laurent Barillé" w:date="2024-11-28T09:36:00Z">
        <w:r w:rsidDel="0065097F">
          <w:delText xml:space="preserve">, </w:delText>
        </w:r>
        <w:r w:rsidDel="0065097F">
          <w:delText xml:space="preserve">density, </w:delText>
        </w:r>
      </w:del>
      <w:r>
        <w:t xml:space="preserve">and coloration. The </w:t>
      </w:r>
      <w:del w:id="351" w:author="Laurent Barillé" w:date="2024-11-28T09:37:00Z">
        <w:r w:rsidDel="0065097F">
          <w:delText xml:space="preserve">images </w:delText>
        </w:r>
      </w:del>
      <w:ins w:id="352" w:author="Laurent Barillé" w:date="2024-11-28T09:37:00Z">
        <w:r w:rsidR="0065097F">
          <w:t xml:space="preserve">quadrats </w:t>
        </w:r>
      </w:ins>
      <w:r>
        <w:t>were t</w:t>
      </w:r>
      <w:r>
        <w:t xml:space="preserve">hen divided into two categories: green seagrasses (henceforth: QPs unimpacted) and </w:t>
      </w:r>
      <w:del w:id="353" w:author="Laurent Barillé" w:date="2024-11-28T09:37:00Z">
        <w:r w:rsidDel="0065097F">
          <w:delText xml:space="preserve">darkened </w:delText>
        </w:r>
      </w:del>
      <w:ins w:id="354" w:author="Laurent Barillé" w:date="2024-11-28T09:37:00Z">
        <w:r w:rsidR="0065097F">
          <w:t>brown</w:t>
        </w:r>
        <w:r w:rsidR="0065097F">
          <w:t xml:space="preserve"> </w:t>
        </w:r>
      </w:ins>
      <w:r>
        <w:t>seagrasses (henceforth: QPs impacted), based on a visual estimation of the leaf coloration (</w:t>
      </w:r>
      <w:del w:id="355" w:author="Laurent Barillé" w:date="2024-11-28T09:37:00Z">
        <w:r w:rsidDel="0065097F">
          <w:fldChar w:fldCharType="begin"/>
        </w:r>
        <w:r w:rsidDel="0065097F">
          <w:delInstrText xml:space="preserve"> HYPERLINK \l "fig-quiberonMap" \h </w:delInstrText>
        </w:r>
        <w:r w:rsidDel="0065097F">
          <w:fldChar w:fldCharType="separate"/>
        </w:r>
        <w:r w:rsidDel="0065097F">
          <w:rPr>
            <w:rStyle w:val="Lienhypertexte"/>
          </w:rPr>
          <w:delText>Figure 2</w:delText>
        </w:r>
        <w:r w:rsidDel="0065097F">
          <w:rPr>
            <w:rStyle w:val="Lienhypertexte"/>
          </w:rPr>
          <w:fldChar w:fldCharType="end"/>
        </w:r>
      </w:del>
      <w:ins w:id="356" w:author="Laurent Barillé" w:date="2024-11-28T09:37:00Z">
        <w:r w:rsidR="0065097F">
          <w:fldChar w:fldCharType="begin"/>
        </w:r>
        <w:r w:rsidR="0065097F">
          <w:instrText xml:space="preserve"> HYPERLINK \l "fig-quiberonMap" \h </w:instrText>
        </w:r>
        <w:r w:rsidR="0065097F">
          <w:fldChar w:fldCharType="separate"/>
        </w:r>
        <w:r w:rsidR="0065097F">
          <w:rPr>
            <w:rStyle w:val="Lienhypertexte"/>
          </w:rPr>
          <w:t>Figure </w:t>
        </w:r>
        <w:r w:rsidR="0065097F">
          <w:rPr>
            <w:rStyle w:val="Lienhypertexte"/>
          </w:rPr>
          <w:t>4</w:t>
        </w:r>
        <w:r w:rsidR="0065097F">
          <w:rPr>
            <w:rStyle w:val="Lienhypertexte"/>
          </w:rPr>
          <w:fldChar w:fldCharType="end"/>
        </w:r>
      </w:ins>
      <w:r>
        <w:t>).</w:t>
      </w:r>
    </w:p>
    <w:tbl>
      <w:tblPr>
        <w:tblStyle w:val="Table"/>
        <w:tblW w:w="5000" w:type="pct"/>
        <w:tblLayout w:type="fixed"/>
        <w:tblLook w:val="0000" w:firstRow="0" w:lastRow="0" w:firstColumn="0" w:lastColumn="0" w:noHBand="0" w:noVBand="0"/>
      </w:tblPr>
      <w:tblGrid>
        <w:gridCol w:w="9360"/>
      </w:tblGrid>
      <w:tr w:rsidR="00F71A7F" w14:paraId="3E828B26" w14:textId="77777777">
        <w:tc>
          <w:tcPr>
            <w:tcW w:w="7920" w:type="dxa"/>
          </w:tcPr>
          <w:p w14:paraId="4AF7A347" w14:textId="77777777" w:rsidR="00F71A7F" w:rsidRDefault="00BB0784" w:rsidP="00D74E82">
            <w:pPr>
              <w:pStyle w:val="Compact"/>
            </w:pPr>
            <w:bookmarkStart w:id="357" w:name="fig-QuiberonImg"/>
            <w:bookmarkStart w:id="358" w:name="cell-fig-QuiberonImg"/>
            <w:r>
              <w:rPr>
                <w:noProof/>
              </w:rPr>
              <w:drawing>
                <wp:inline distT="0" distB="0" distL="0" distR="0" wp14:anchorId="3187D478" wp14:editId="42EED83C">
                  <wp:extent cx="5646420" cy="3733115"/>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s/Low_res/img_Quiberon.png"/>
                          <pic:cNvPicPr>
                            <a:picLocks noChangeAspect="1" noChangeArrowheads="1"/>
                          </pic:cNvPicPr>
                        </pic:nvPicPr>
                        <pic:blipFill>
                          <a:blip r:embed="rId13"/>
                          <a:stretch>
                            <a:fillRect/>
                          </a:stretch>
                        </pic:blipFill>
                        <pic:spPr bwMode="auto">
                          <a:xfrm>
                            <a:off x="0" y="0"/>
                            <a:ext cx="5646420" cy="3733115"/>
                          </a:xfrm>
                          <a:prstGeom prst="rect">
                            <a:avLst/>
                          </a:prstGeom>
                          <a:noFill/>
                          <a:ln w="9525">
                            <a:noFill/>
                            <a:headEnd/>
                            <a:tailEnd/>
                          </a:ln>
                        </pic:spPr>
                      </pic:pic>
                    </a:graphicData>
                  </a:graphic>
                </wp:inline>
              </w:drawing>
            </w:r>
          </w:p>
          <w:p w14:paraId="193FC558" w14:textId="79076BD3" w:rsidR="00F71A7F" w:rsidRDefault="00BB0784">
            <w:pPr>
              <w:pStyle w:val="ImageCaption"/>
              <w:spacing w:before="200"/>
            </w:pPr>
            <w:commentRangeStart w:id="359"/>
            <w:r>
              <w:t>F</w:t>
            </w:r>
            <w:r>
              <w:t>igure </w:t>
            </w:r>
            <w:del w:id="360" w:author="Laurent Barillé" w:date="2024-11-28T09:43:00Z">
              <w:r w:rsidDel="009447BD">
                <w:delText>3</w:delText>
              </w:r>
            </w:del>
            <w:ins w:id="361" w:author="Laurent Barillé" w:date="2024-11-28T09:43:00Z">
              <w:r w:rsidR="009447BD">
                <w:t>4</w:t>
              </w:r>
            </w:ins>
            <w:r>
              <w:t xml:space="preserve">: </w:t>
            </w:r>
            <w:commentRangeEnd w:id="359"/>
            <w:r w:rsidR="0065097F">
              <w:rPr>
                <w:rStyle w:val="Marquedecommentaire"/>
                <w:i w:val="0"/>
              </w:rPr>
              <w:commentReference w:id="359"/>
            </w:r>
            <w:r>
              <w:t>Illustratio</w:t>
            </w:r>
            <w:r>
              <w:t xml:space="preserve">ns of the two </w:t>
            </w:r>
            <w:del w:id="362" w:author="Laurent Barillé" w:date="2024-11-28T09:39:00Z">
              <w:r w:rsidDel="0065097F">
                <w:delText xml:space="preserve">coloration </w:delText>
              </w:r>
            </w:del>
            <w:ins w:id="363" w:author="Laurent Barillé" w:date="2024-11-28T09:39:00Z">
              <w:r w:rsidR="0065097F">
                <w:t>colorations</w:t>
              </w:r>
              <w:r w:rsidR="0065097F">
                <w:t xml:space="preserve"> </w:t>
              </w:r>
            </w:ins>
            <w:r>
              <w:t>of seagrass</w:t>
            </w:r>
            <w:del w:id="364" w:author="Laurent Barillé" w:date="2024-11-28T09:42:00Z">
              <w:r w:rsidDel="009447BD">
                <w:delText>es</w:delText>
              </w:r>
            </w:del>
            <w:r>
              <w:t xml:space="preserve"> </w:t>
            </w:r>
            <w:ins w:id="365" w:author="Laurent Barillé" w:date="2024-11-28T09:39:00Z">
              <w:r w:rsidR="0065097F">
                <w:t xml:space="preserve">leaves </w:t>
              </w:r>
            </w:ins>
            <w:r>
              <w:t xml:space="preserve">observed in the field. A: View of a green meadow; B: Quadrat </w:t>
            </w:r>
            <w:del w:id="366" w:author="Laurent Barillé" w:date="2024-11-28T09:39:00Z">
              <w:r w:rsidDel="000B5335">
                <w:delText>images of</w:delText>
              </w:r>
            </w:del>
            <w:ins w:id="367" w:author="Laurent Barillé" w:date="2024-11-28T09:39:00Z">
              <w:r w:rsidR="000B5335">
                <w:t>with</w:t>
              </w:r>
            </w:ins>
            <w:r>
              <w:t xml:space="preserve"> green </w:t>
            </w:r>
            <w:ins w:id="368" w:author="Laurent Barillé" w:date="2024-11-28T09:39:00Z">
              <w:r w:rsidR="000B5335">
                <w:t>leaves</w:t>
              </w:r>
            </w:ins>
            <w:del w:id="369" w:author="Laurent Barillé" w:date="2024-11-28T09:39:00Z">
              <w:r w:rsidDel="000B5335">
                <w:delText>seagrasses</w:delText>
              </w:r>
            </w:del>
            <w:r>
              <w:t xml:space="preserve">; C: Quadrat </w:t>
            </w:r>
            <w:del w:id="370" w:author="Laurent Barillé" w:date="2024-11-28T09:39:00Z">
              <w:r w:rsidDel="000B5335">
                <w:delText>images of</w:delText>
              </w:r>
            </w:del>
            <w:ins w:id="371" w:author="Laurent Barillé" w:date="2024-11-28T09:39:00Z">
              <w:r w:rsidR="000B5335">
                <w:t>with</w:t>
              </w:r>
            </w:ins>
            <w:ins w:id="372" w:author="Laurent Barillé" w:date="2024-11-28T09:40:00Z">
              <w:r w:rsidR="000B5335">
                <w:t xml:space="preserve"> brown </w:t>
              </w:r>
            </w:ins>
            <w:ins w:id="373" w:author="Laurent Barillé" w:date="2024-11-28T09:39:00Z">
              <w:r w:rsidR="000B5335">
                <w:t xml:space="preserve">leaves </w:t>
              </w:r>
            </w:ins>
            <w:del w:id="374" w:author="Laurent Barillé" w:date="2024-11-28T09:40:00Z">
              <w:r w:rsidDel="000B5335">
                <w:delText xml:space="preserve"> </w:delText>
              </w:r>
            </w:del>
            <w:del w:id="375" w:author="Laurent Barillé" w:date="2024-11-28T09:38:00Z">
              <w:r w:rsidDel="0065097F">
                <w:delText xml:space="preserve">darkened </w:delText>
              </w:r>
            </w:del>
            <w:del w:id="376" w:author="Laurent Barillé" w:date="2024-11-28T09:42:00Z">
              <w:r w:rsidDel="009447BD">
                <w:delText>seagrasse</w:delText>
              </w:r>
              <w:r w:rsidDel="009447BD">
                <w:delText>s</w:delText>
              </w:r>
            </w:del>
            <w:r>
              <w:t xml:space="preserve">; D: View of </w:t>
            </w:r>
            <w:del w:id="377" w:author="Laurent Barillé" w:date="2024-11-28T09:40:00Z">
              <w:r w:rsidDel="000B5335">
                <w:delText xml:space="preserve">darkened area </w:delText>
              </w:r>
            </w:del>
            <w:del w:id="378" w:author="Laurent Barillé" w:date="2024-11-28T09:43:00Z">
              <w:r w:rsidDel="009447BD">
                <w:delText>of the</w:delText>
              </w:r>
            </w:del>
            <w:ins w:id="379" w:author="Laurent Barillé" w:date="2024-11-28T09:43:00Z">
              <w:r w:rsidR="009447BD">
                <w:t>a</w:t>
              </w:r>
            </w:ins>
            <w:r>
              <w:t xml:space="preserve"> meadow</w:t>
            </w:r>
            <w:ins w:id="380" w:author="Laurent Barillé" w:date="2024-11-28T09:41:00Z">
              <w:r w:rsidR="000B5335">
                <w:t xml:space="preserve"> with all leaves turned brown</w:t>
              </w:r>
            </w:ins>
            <w:r>
              <w:t xml:space="preserve">. </w:t>
            </w:r>
            <w:r>
              <w:t>All images were taken on September 10</w:t>
            </w:r>
            <w:r w:rsidRPr="000B5335">
              <w:rPr>
                <w:vertAlign w:val="superscript"/>
              </w:rPr>
              <w:t>th</w:t>
            </w:r>
            <w:r>
              <w:t>, 2021,</w:t>
            </w:r>
            <w:r>
              <w:t xml:space="preserve"> in Quiberon</w:t>
            </w:r>
            <w:ins w:id="381" w:author="Laurent Barillé" w:date="2024-11-28T09:41:00Z">
              <w:r w:rsidR="000B5335">
                <w:t>, South Brittany, France</w:t>
              </w:r>
            </w:ins>
            <w:ins w:id="382" w:author="Laurent Barillé" w:date="2024-11-28T09:43:00Z">
              <w:r w:rsidR="009447BD">
                <w:t>, a</w:t>
              </w:r>
            </w:ins>
            <w:del w:id="383" w:author="Laurent Barillé" w:date="2024-11-28T09:43:00Z">
              <w:r w:rsidDel="009447BD">
                <w:delText>.</w:delText>
              </w:r>
            </w:del>
            <w:ins w:id="384" w:author="Laurent Barillé" w:date="2024-11-28T09:43:00Z">
              <w:r w:rsidR="009447BD">
                <w:t xml:space="preserve">fter </w:t>
              </w:r>
            </w:ins>
            <w:ins w:id="385" w:author="Laurent Barillé" w:date="2024-11-28T09:44:00Z">
              <w:r w:rsidR="009447BD">
                <w:t>a</w:t>
              </w:r>
            </w:ins>
            <w:ins w:id="386" w:author="Laurent Barillé" w:date="2024-11-28T09:43:00Z">
              <w:r w:rsidR="009447BD">
                <w:t xml:space="preserve"> heatwave.</w:t>
              </w:r>
            </w:ins>
          </w:p>
        </w:tc>
        <w:bookmarkEnd w:id="357"/>
      </w:tr>
    </w:tbl>
    <w:p w14:paraId="312103E7" w14:textId="504C946E" w:rsidR="00F71A7F" w:rsidRDefault="00BB0784" w:rsidP="004E4EC0">
      <w:pPr>
        <w:pStyle w:val="Titre3"/>
      </w:pPr>
      <w:bookmarkStart w:id="387" w:name="Xf8a39f1f3d5cbc00f14159fcb612e83e416b551"/>
      <w:bookmarkEnd w:id="309"/>
      <w:bookmarkEnd w:id="358"/>
      <w:r>
        <w:lastRenderedPageBreak/>
        <w:t>2.2.</w:t>
      </w:r>
      <w:del w:id="388" w:author="Laurent Barillé" w:date="2024-11-28T09:51:00Z">
        <w:r w:rsidDel="004E4EC0">
          <w:delText xml:space="preserve">2 </w:delText>
        </w:r>
      </w:del>
      <w:ins w:id="389" w:author="Laurent Barillé" w:date="2024-11-28T09:51:00Z">
        <w:r w:rsidR="004E4EC0">
          <w:t>1</w:t>
        </w:r>
        <w:r w:rsidR="004E4EC0">
          <w:t xml:space="preserve"> </w:t>
        </w:r>
      </w:ins>
      <w:r>
        <w:t xml:space="preserve">Temperature </w:t>
      </w:r>
      <w:ins w:id="390" w:author="Laurent Barillé" w:date="2024-11-28T09:53:00Z">
        <w:r w:rsidR="004E4EC0">
          <w:t>d</w:t>
        </w:r>
      </w:ins>
      <w:del w:id="391" w:author="Laurent Barillé" w:date="2024-11-28T09:53:00Z">
        <w:r w:rsidDel="004E4EC0">
          <w:delText>D</w:delText>
        </w:r>
      </w:del>
      <w:r>
        <w:t xml:space="preserve">ata and identification of </w:t>
      </w:r>
      <w:ins w:id="392" w:author="Laurent Barillé" w:date="2024-11-28T09:53:00Z">
        <w:r w:rsidR="004E4EC0">
          <w:t xml:space="preserve">the </w:t>
        </w:r>
      </w:ins>
      <w:r>
        <w:t>heatwave</w:t>
      </w:r>
      <w:del w:id="393" w:author="Laurent Barillé" w:date="2024-11-28T09:53:00Z">
        <w:r w:rsidDel="004E4EC0">
          <w:delText>s</w:delText>
        </w:r>
      </w:del>
    </w:p>
    <w:p w14:paraId="5A9F7940" w14:textId="2D161C15" w:rsidR="00F71A7F" w:rsidRDefault="00BB0784">
      <w:pPr>
        <w:pStyle w:val="Titre4"/>
      </w:pPr>
      <w:bookmarkStart w:id="394" w:name="air-temperature"/>
      <w:del w:id="395" w:author="Laurent Barillé" w:date="2024-11-28T09:54:00Z">
        <w:r w:rsidDel="004E4EC0">
          <w:delText>2</w:delText>
        </w:r>
        <w:r w:rsidDel="004E4EC0">
          <w:delText xml:space="preserve">.2.2.1 </w:delText>
        </w:r>
      </w:del>
      <w:r>
        <w:t>Air temperature</w:t>
      </w:r>
    </w:p>
    <w:p w14:paraId="32FB7F44" w14:textId="764557A2" w:rsidR="00F71A7F" w:rsidRDefault="00BB0784" w:rsidP="00D74E82">
      <w:pPr>
        <w:pStyle w:val="FirstParagraph"/>
      </w:pPr>
      <w:r>
        <w:t xml:space="preserve">Since January 1, 2024, Meteo France weather data has been freely and openly accessible. Hourly air temperature data (°C) was retrieved using a </w:t>
      </w:r>
      <w:hyperlink r:id="rId14">
        <w:r>
          <w:rPr>
            <w:rStyle w:val="Lienhypertexte"/>
          </w:rPr>
          <w:t>custom script</w:t>
        </w:r>
      </w:hyperlink>
      <w:r>
        <w:t xml:space="preserve"> as no API was available at the time of this study. Data </w:t>
      </w:r>
      <w:del w:id="396" w:author="Laurent Barillé" w:date="2024-11-28T09:52:00Z">
        <w:r w:rsidDel="004E4EC0">
          <w:delText>form the nearest weather station of our study site (Lorient-Lann Bihoue, 47°45’46”N 3°26’11”W)</w:delText>
        </w:r>
        <w:r w:rsidDel="004E4EC0">
          <w:delText xml:space="preserve"> were downloaded. For this station more than 395000 observation since the 1st of February 1952</w:delText>
        </w:r>
      </w:del>
      <w:ins w:id="397" w:author="Laurent Barillé" w:date="2024-11-28T09:52:00Z">
        <w:r w:rsidR="004E4EC0">
          <w:t>from the nearest weather station of our study site (Lorient-</w:t>
        </w:r>
        <w:proofErr w:type="spellStart"/>
        <w:r w:rsidR="004E4EC0">
          <w:t>Lann</w:t>
        </w:r>
        <w:proofErr w:type="spellEnd"/>
        <w:r w:rsidR="004E4EC0">
          <w:t xml:space="preserve"> </w:t>
        </w:r>
        <w:proofErr w:type="spellStart"/>
        <w:r w:rsidR="004E4EC0">
          <w:t>Bihoue</w:t>
        </w:r>
        <w:proofErr w:type="spellEnd"/>
        <w:r w:rsidR="004E4EC0">
          <w:t>, 47°45’46”N 3°26’11”W) were downloaded. For this station, more than 395,000 observations since February 1, 1952,</w:t>
        </w:r>
      </w:ins>
      <w:r>
        <w:t xml:space="preserve"> were available.</w:t>
      </w:r>
    </w:p>
    <w:p w14:paraId="754E2692" w14:textId="23CA2B22" w:rsidR="00F71A7F" w:rsidRDefault="00BB0784">
      <w:pPr>
        <w:pStyle w:val="Titre4"/>
      </w:pPr>
      <w:bookmarkStart w:id="398" w:name="water-temperature"/>
      <w:bookmarkEnd w:id="394"/>
      <w:del w:id="399" w:author="Laurent Barillé" w:date="2024-11-28T09:54:00Z">
        <w:r w:rsidDel="004E4EC0">
          <w:delText>2</w:delText>
        </w:r>
        <w:r w:rsidDel="004E4EC0">
          <w:delText xml:space="preserve">.2.2.2 </w:delText>
        </w:r>
      </w:del>
      <w:r>
        <w:t>Water temperature</w:t>
      </w:r>
    </w:p>
    <w:p w14:paraId="522AAB32" w14:textId="151A55B9" w:rsidR="00F71A7F" w:rsidRDefault="00BB0784" w:rsidP="00D74E82">
      <w:pPr>
        <w:pStyle w:val="FirstParagraph"/>
      </w:pPr>
      <w:r>
        <w:t>SST data from the Copernicus CMEMS platform were downloaded for the French coast near Quiberon (47°29′03″N, 3°07′09″W),</w:t>
      </w:r>
      <w:r>
        <w:t xml:space="preserve"> covering 1982-2022 (CMEMS, 2024). Only pixels within an area of 2700 km² around Quiberon, Brittany, France (47°29′03″N, 3°07′09″W) were extracted and analyzed. This area was large enough to minimize missing values caused by cloud cover</w:t>
      </w:r>
      <w:del w:id="400" w:author="Laurent Barillé" w:date="2024-11-28T09:54:00Z">
        <w:r w:rsidDel="004E4EC0">
          <w:delText>,</w:delText>
        </w:r>
      </w:del>
      <w:r>
        <w:t xml:space="preserve"> yet small enough t</w:t>
      </w:r>
      <w:r>
        <w:t>o avoid being influenced by the stability of offshore SST.</w:t>
      </w:r>
    </w:p>
    <w:p w14:paraId="49F67641" w14:textId="306EB958" w:rsidR="00F71A7F" w:rsidRDefault="00BB0784">
      <w:pPr>
        <w:pStyle w:val="Titre4"/>
      </w:pPr>
      <w:bookmarkStart w:id="401" w:name="heatwave-detection-and-characterization"/>
      <w:bookmarkEnd w:id="398"/>
      <w:del w:id="402" w:author="Laurent Barillé" w:date="2024-11-28T09:54:00Z">
        <w:r w:rsidDel="004E4EC0">
          <w:delText>2</w:delText>
        </w:r>
        <w:r w:rsidDel="004E4EC0">
          <w:delText xml:space="preserve">.2.2.3 </w:delText>
        </w:r>
      </w:del>
      <w:r>
        <w:t xml:space="preserve">Heatwave </w:t>
      </w:r>
      <w:ins w:id="403" w:author="Laurent Barillé" w:date="2024-11-28T09:57:00Z">
        <w:r w:rsidR="004E4EC0">
          <w:t>d</w:t>
        </w:r>
      </w:ins>
      <w:del w:id="404" w:author="Laurent Barillé" w:date="2024-11-28T09:57:00Z">
        <w:r w:rsidDel="004E4EC0">
          <w:delText>D</w:delText>
        </w:r>
      </w:del>
      <w:r>
        <w:t xml:space="preserve">etection and </w:t>
      </w:r>
      <w:ins w:id="405" w:author="Laurent Barillé" w:date="2024-11-28T09:57:00Z">
        <w:r w:rsidR="004E4EC0">
          <w:t>c</w:t>
        </w:r>
      </w:ins>
      <w:del w:id="406" w:author="Laurent Barillé" w:date="2024-11-28T09:57:00Z">
        <w:r w:rsidDel="004E4EC0">
          <w:delText>C</w:delText>
        </w:r>
      </w:del>
      <w:r>
        <w:t>haracterization</w:t>
      </w:r>
    </w:p>
    <w:p w14:paraId="0F237455" w14:textId="30E46305" w:rsidR="00F71A7F" w:rsidRDefault="00BB0784" w:rsidP="00D74E82">
      <w:pPr>
        <w:pStyle w:val="FirstParagraph"/>
      </w:pPr>
      <w:r>
        <w:t xml:space="preserve">Heatwave detection was performed using the HeatwaveR package in R (Schlegel and Smit, 2018). This package </w:t>
      </w:r>
      <w:del w:id="407" w:author="Laurent Barillé" w:date="2024-11-28T09:55:00Z">
        <w:r w:rsidDel="004E4EC0">
          <w:delText xml:space="preserve">utilizes </w:delText>
        </w:r>
      </w:del>
      <w:proofErr w:type="spellStart"/>
      <w:ins w:id="408" w:author="Laurent Barillé" w:date="2024-11-28T09:55:00Z">
        <w:r w:rsidR="004E4EC0">
          <w:t>utilises</w:t>
        </w:r>
        <w:proofErr w:type="spellEnd"/>
        <w:r w:rsidR="004E4EC0">
          <w:t xml:space="preserve"> </w:t>
        </w:r>
      </w:ins>
      <w:r>
        <w:t>the methodology proposed by Hobday</w:t>
      </w:r>
      <w:r>
        <w:t xml:space="preserve"> et al. (2016) to detect heatwave events. The climatology for the year was computed using the temperature time series</w:t>
      </w:r>
      <w:ins w:id="409" w:author="Laurent Barillé" w:date="2024-11-28T09:56:00Z">
        <w:r w:rsidR="004E4EC0">
          <w:t xml:space="preserve"> from 1952 to 2024</w:t>
        </w:r>
      </w:ins>
      <w:r>
        <w:t>. An event was considered a heatwave each time the temperature exceeded the 90</w:t>
      </w:r>
      <w:r w:rsidRPr="00CE05BD">
        <w:rPr>
          <w:vertAlign w:val="superscript"/>
        </w:rPr>
        <w:t>th</w:t>
      </w:r>
      <w:r>
        <w:t xml:space="preserve"> percentile of the climatology for three consecutive days. </w:t>
      </w:r>
      <w:r>
        <w:t>The severity of each event has been assessed using the methodology proposed by Hobday et al. (</w:t>
      </w:r>
      <w:commentRangeStart w:id="410"/>
      <w:r>
        <w:t>2018</w:t>
      </w:r>
      <w:commentRangeEnd w:id="410"/>
      <w:r w:rsidR="004E4EC0">
        <w:rPr>
          <w:rStyle w:val="Marquedecommentaire"/>
        </w:rPr>
        <w:commentReference w:id="410"/>
      </w:r>
      <w:r>
        <w:t>).</w:t>
      </w:r>
    </w:p>
    <w:p w14:paraId="5E3296C0" w14:textId="049B2A61" w:rsidR="00F71A7F" w:rsidRDefault="00BB0784" w:rsidP="004E4EC0">
      <w:pPr>
        <w:pStyle w:val="Titre3"/>
      </w:pPr>
      <w:bookmarkStart w:id="411" w:name="satellite-observation"/>
      <w:bookmarkEnd w:id="387"/>
      <w:bookmarkEnd w:id="401"/>
      <w:r>
        <w:t>2.2.</w:t>
      </w:r>
      <w:del w:id="412" w:author="Laurent Barillé" w:date="2024-11-28T09:59:00Z">
        <w:r w:rsidDel="004E4EC0">
          <w:delText>3</w:delText>
        </w:r>
      </w:del>
      <w:r>
        <w:t xml:space="preserve"> Satellite </w:t>
      </w:r>
      <w:ins w:id="413" w:author="Laurent Barillé" w:date="2024-11-28T10:00:00Z">
        <w:r w:rsidR="004E4EC0">
          <w:t>o</w:t>
        </w:r>
      </w:ins>
      <w:del w:id="414" w:author="Laurent Barillé" w:date="2024-11-28T10:00:00Z">
        <w:r w:rsidDel="004E4EC0">
          <w:delText>O</w:delText>
        </w:r>
      </w:del>
      <w:r>
        <w:t>bservation</w:t>
      </w:r>
    </w:p>
    <w:p w14:paraId="55CE3497" w14:textId="5EAC6C58" w:rsidR="00F71A7F" w:rsidDel="001F22AB" w:rsidRDefault="00BB0784" w:rsidP="00D74E82">
      <w:pPr>
        <w:pStyle w:val="FirstParagraph"/>
        <w:rPr>
          <w:del w:id="415" w:author="Laurent Barillé" w:date="2024-11-28T10:01:00Z"/>
        </w:rPr>
      </w:pPr>
      <w:r>
        <w:t>Three Sentinel-2 images covering the field campaign site (</w:t>
      </w:r>
      <w:hyperlink w:anchor="fig-quiberonMap">
        <w:r>
          <w:rPr>
            <w:rStyle w:val="Lienhypertexte"/>
          </w:rPr>
          <w:t>Figure 2</w:t>
        </w:r>
      </w:hyperlink>
      <w:r>
        <w:t>) were downloaded from the Copernicus platform (European Space Agency, 2024a). The first image was taken before the heatwave event on September 1</w:t>
      </w:r>
      <w:ins w:id="416" w:author="Laurent Barillé" w:date="2024-11-28T10:00:00Z">
        <w:r w:rsidR="004E4EC0" w:rsidRPr="00CE05BD">
          <w:rPr>
            <w:vertAlign w:val="superscript"/>
          </w:rPr>
          <w:t>st</w:t>
        </w:r>
      </w:ins>
      <w:r>
        <w:t xml:space="preserve">, 2021, the second image during the </w:t>
      </w:r>
      <w:r>
        <w:lastRenderedPageBreak/>
        <w:t>event on September 6</w:t>
      </w:r>
      <w:ins w:id="417" w:author="Laurent Barillé" w:date="2024-11-28T10:00:00Z">
        <w:r w:rsidR="004E4EC0" w:rsidRPr="00CE05BD">
          <w:rPr>
            <w:vertAlign w:val="superscript"/>
          </w:rPr>
          <w:t>th</w:t>
        </w:r>
      </w:ins>
      <w:r>
        <w:t xml:space="preserve">, 2021 and </w:t>
      </w:r>
      <w:r>
        <w:t>the last one, one month after the</w:t>
      </w:r>
      <w:del w:id="418" w:author="Laurent Barillé" w:date="2024-11-28T10:01:00Z">
        <w:r w:rsidDel="00B34D46">
          <w:delText xml:space="preserve"> events </w:delText>
        </w:r>
      </w:del>
      <w:ins w:id="419" w:author="Laurent Barillé" w:date="2024-11-28T10:01:00Z">
        <w:r w:rsidR="00B34D46">
          <w:t xml:space="preserve"> heatwave </w:t>
        </w:r>
      </w:ins>
      <w:r>
        <w:t>on the 8</w:t>
      </w:r>
      <w:r w:rsidRPr="00CE05BD">
        <w:rPr>
          <w:vertAlign w:val="superscript"/>
        </w:rPr>
        <w:t xml:space="preserve">th </w:t>
      </w:r>
      <w:r>
        <w:t xml:space="preserve">of October 2021. Images were acquired as Level-2 </w:t>
      </w:r>
      <w:del w:id="420" w:author="Laurent Barillé" w:date="2024-11-28T10:03:00Z">
        <w:r w:rsidDel="001F22AB">
          <w:delText>product</w:delText>
        </w:r>
      </w:del>
      <w:ins w:id="421" w:author="Laurent Barillé" w:date="2024-11-28T10:03:00Z">
        <w:r w:rsidR="001F22AB">
          <w:t>product</w:t>
        </w:r>
      </w:ins>
      <w:r>
        <w:t>, in surface reflectance, and were orthorectified and atmospherically corrected to account for the effects of the atmosphere on reflectance values (</w:t>
      </w:r>
      <w:r>
        <w:t>European Space Agency, 2024b).</w:t>
      </w:r>
      <w:ins w:id="422" w:author="Laurent Barillé" w:date="2024-11-28T10:01:00Z">
        <w:r w:rsidR="001F22AB">
          <w:t xml:space="preserve"> </w:t>
        </w:r>
      </w:ins>
    </w:p>
    <w:p w14:paraId="62C473D3" w14:textId="3A188587" w:rsidR="00F71A7F" w:rsidRDefault="00BB0784" w:rsidP="00D74E82">
      <w:pPr>
        <w:pStyle w:val="FirstParagraph"/>
      </w:pPr>
      <w:del w:id="423" w:author="Laurent Barillé" w:date="2024-11-28T10:01:00Z">
        <w:r w:rsidDel="001F22AB">
          <w:delText>Reflectance value of each QPs (</w:delText>
        </w:r>
        <w:r w:rsidDel="001F22AB">
          <w:fldChar w:fldCharType="begin"/>
        </w:r>
        <w:r w:rsidDel="001F22AB">
          <w:delInstrText xml:space="preserve"> HYPERLINK \l "fig-quiberonMap" \h </w:delInstrText>
        </w:r>
        <w:r w:rsidDel="001F22AB">
          <w:fldChar w:fldCharType="separate"/>
        </w:r>
        <w:r w:rsidDel="001F22AB">
          <w:rPr>
            <w:rStyle w:val="Lienhypertexte"/>
          </w:rPr>
          <w:delText>Figure 2</w:delText>
        </w:r>
        <w:r w:rsidDel="001F22AB">
          <w:rPr>
            <w:rStyle w:val="Lienhypertexte"/>
          </w:rPr>
          <w:fldChar w:fldCharType="end"/>
        </w:r>
        <w:r w:rsidDel="001F22AB">
          <w:delText>) were</w:delText>
        </w:r>
      </w:del>
      <w:ins w:id="424" w:author="Laurent Barillé" w:date="2024-11-28T10:01:00Z">
        <w:r w:rsidR="001F22AB">
          <w:t>The reflectance value of each QP (Figure 4) was</w:t>
        </w:r>
      </w:ins>
      <w:r>
        <w:t xml:space="preserve"> extracted and compared before and after the heatwave event.</w:t>
      </w:r>
    </w:p>
    <w:p w14:paraId="259C3FDE" w14:textId="18764869" w:rsidR="00F71A7F" w:rsidDel="001F22AB" w:rsidRDefault="00BB0784" w:rsidP="0065097F">
      <w:pPr>
        <w:pStyle w:val="Corpsdetexte"/>
        <w:rPr>
          <w:del w:id="425" w:author="Laurent Barillé" w:date="2024-11-28T10:02:00Z"/>
        </w:rPr>
      </w:pPr>
      <w:del w:id="426" w:author="Laurent Barillé" w:date="2024-11-28T10:02:00Z">
        <w:r w:rsidDel="001F22AB">
          <w:delText>A remote sensing based seagrass covers estimation equation, the SC developed by Z</w:delText>
        </w:r>
        <w:r w:rsidDel="001F22AB">
          <w:delText>offoli et al. (2020), were used to retrieve the proportion of seagrass of Sentinel-2 pixel (</w:delText>
        </w:r>
        <w:r w:rsidDel="001F22AB">
          <w:fldChar w:fldCharType="begin"/>
        </w:r>
        <w:r w:rsidDel="001F22AB">
          <w:delInstrText xml:space="preserve"> HYPERLINK \l "eq-spc" \h </w:delInstrText>
        </w:r>
        <w:r w:rsidDel="001F22AB">
          <w:fldChar w:fldCharType="separate"/>
        </w:r>
        <w:r w:rsidDel="001F22AB">
          <w:rPr>
            <w:rStyle w:val="Lienhypertexte"/>
          </w:rPr>
          <w:delText>Equation 4</w:delText>
        </w:r>
        <w:r w:rsidDel="001F22AB">
          <w:rPr>
            <w:rStyle w:val="Lienhypertexte"/>
          </w:rPr>
          <w:fldChar w:fldCharType="end"/>
        </w:r>
        <w:r w:rsidDel="001F22AB">
          <w:delText>):</w:delText>
        </w:r>
      </w:del>
    </w:p>
    <w:p w14:paraId="764AF5CC" w14:textId="6CBC39A6" w:rsidR="00F71A7F" w:rsidDel="001F22AB" w:rsidRDefault="00BB0784" w:rsidP="0065097F">
      <w:pPr>
        <w:pStyle w:val="Corpsdetexte"/>
        <w:rPr>
          <w:del w:id="427" w:author="Laurent Barillé" w:date="2024-11-28T10:02:00Z"/>
        </w:rPr>
      </w:pPr>
      <w:bookmarkStart w:id="428" w:name="eq-spc"/>
      <m:oMathPara>
        <m:oMathParaPr>
          <m:jc m:val="center"/>
        </m:oMathParaPr>
        <m:oMath>
          <m:r>
            <w:del w:id="429" w:author="Laurent Barillé" w:date="2024-11-28T10:02:00Z">
              <w:rPr>
                <w:rFonts w:ascii="Cambria Math" w:hAnsi="Cambria Math"/>
              </w:rPr>
              <m:t>SC</m:t>
            </w:del>
          </m:r>
          <m:r>
            <w:del w:id="430" w:author="Laurent Barillé" w:date="2024-11-28T10:02:00Z">
              <m:rPr>
                <m:sty m:val="p"/>
              </m:rPr>
              <w:rPr>
                <w:rFonts w:ascii="Cambria Math" w:hAnsi="Cambria Math"/>
              </w:rPr>
              <m:t>=</m:t>
            </w:del>
          </m:r>
          <m:r>
            <w:del w:id="431" w:author="Laurent Barillé" w:date="2024-11-28T10:02:00Z">
              <m:rPr>
                <m:sty m:val="p"/>
              </m:rPr>
              <w:rPr>
                <w:rFonts w:ascii="Cambria Math" w:hAnsi="Cambria Math"/>
              </w:rPr>
              <m:t>172.06</m:t>
            </w:del>
          </m:r>
          <m:r>
            <w:del w:id="432" w:author="Laurent Barillé" w:date="2024-11-28T10:02:00Z">
              <m:rPr>
                <m:sty m:val="p"/>
              </m:rPr>
              <w:rPr>
                <w:rFonts w:ascii="Cambria Math" w:hAnsi="Cambria Math"/>
              </w:rPr>
              <m:t>×</m:t>
            </w:del>
          </m:r>
          <m:r>
            <w:del w:id="433" w:author="Laurent Barillé" w:date="2024-11-28T10:02:00Z">
              <w:rPr>
                <w:rFonts w:ascii="Cambria Math" w:hAnsi="Cambria Math"/>
              </w:rPr>
              <m:t>NDVI</m:t>
            </w:del>
          </m:r>
          <m:r>
            <w:del w:id="434" w:author="Laurent Barillé" w:date="2024-11-28T10:02:00Z">
              <m:rPr>
                <m:sty m:val="p"/>
              </m:rPr>
              <w:rPr>
                <w:rFonts w:ascii="Cambria Math" w:hAnsi="Cambria Math"/>
              </w:rPr>
              <m:t>-</m:t>
            </w:del>
          </m:r>
          <m:r>
            <w:del w:id="435" w:author="Laurent Barillé" w:date="2024-11-28T10:02:00Z">
              <m:rPr>
                <m:sty m:val="p"/>
              </m:rPr>
              <w:rPr>
                <w:rFonts w:ascii="Cambria Math" w:hAnsi="Cambria Math"/>
              </w:rPr>
              <m:t>22.18  </m:t>
            </w:del>
          </m:r>
          <m:d>
            <m:dPr>
              <m:ctrlPr>
                <w:del w:id="436" w:author="Laurent Barillé" w:date="2024-11-28T10:02:00Z">
                  <w:rPr>
                    <w:rFonts w:ascii="Cambria Math" w:hAnsi="Cambria Math"/>
                  </w:rPr>
                </w:del>
              </m:ctrlPr>
            </m:dPr>
            <m:e>
              <m:r>
                <w:del w:id="437" w:author="Laurent Barillé" w:date="2024-11-28T10:02:00Z">
                  <m:rPr>
                    <m:sty m:val="p"/>
                  </m:rPr>
                  <w:rPr>
                    <w:rFonts w:ascii="Cambria Math" w:hAnsi="Cambria Math"/>
                  </w:rPr>
                  <m:t>4</m:t>
                </w:del>
              </m:r>
            </m:e>
          </m:d>
        </m:oMath>
      </m:oMathPara>
      <w:bookmarkEnd w:id="428"/>
    </w:p>
    <w:p w14:paraId="34C47E42" w14:textId="387DF7A3" w:rsidR="00F71A7F" w:rsidRDefault="00BB0784" w:rsidP="004E4EC0">
      <w:pPr>
        <w:pStyle w:val="Titre3"/>
      </w:pPr>
      <w:bookmarkStart w:id="438" w:name="emersion-time-of-seagrasses"/>
      <w:bookmarkEnd w:id="411"/>
      <w:r>
        <w:t xml:space="preserve">2.2.4 Emersion </w:t>
      </w:r>
      <w:ins w:id="439" w:author="Laurent Barillé" w:date="2024-11-28T10:02:00Z">
        <w:r w:rsidR="001F22AB">
          <w:t>t</w:t>
        </w:r>
      </w:ins>
      <w:del w:id="440" w:author="Laurent Barillé" w:date="2024-11-28T10:02:00Z">
        <w:r w:rsidDel="001F22AB">
          <w:delText>T</w:delText>
        </w:r>
      </w:del>
      <w:r>
        <w:t xml:space="preserve">ime of </w:t>
      </w:r>
      <w:del w:id="441" w:author="Laurent Barillé" w:date="2024-11-28T10:02:00Z">
        <w:r w:rsidDel="001F22AB">
          <w:delText>Seagrasses</w:delText>
        </w:r>
      </w:del>
      <w:ins w:id="442" w:author="Laurent Barillé" w:date="2024-11-28T10:02:00Z">
        <w:r w:rsidR="001F22AB">
          <w:t>the seagrass meadow</w:t>
        </w:r>
      </w:ins>
    </w:p>
    <w:p w14:paraId="712C7A39" w14:textId="0A185A96" w:rsidR="00F71A7F" w:rsidDel="009148F0" w:rsidRDefault="00BB0784" w:rsidP="00D74E82">
      <w:pPr>
        <w:pStyle w:val="FirstParagraph"/>
        <w:rPr>
          <w:del w:id="443" w:author="Laurent Barillé" w:date="2024-11-28T10:05:00Z"/>
        </w:rPr>
      </w:pPr>
      <w:r>
        <w:t xml:space="preserve">To estimate the </w:t>
      </w:r>
      <w:ins w:id="444" w:author="Laurent Barillé" w:date="2024-11-28T10:05:00Z">
        <w:r w:rsidR="009148F0">
          <w:t xml:space="preserve">spatial distribution </w:t>
        </w:r>
      </w:ins>
      <w:ins w:id="445" w:author="Laurent Barillé" w:date="2024-11-28T10:06:00Z">
        <w:r w:rsidR="009148F0">
          <w:t xml:space="preserve">of the </w:t>
        </w:r>
      </w:ins>
      <w:r>
        <w:t xml:space="preserve">emersion time of </w:t>
      </w:r>
      <w:ins w:id="446" w:author="Laurent Barillé" w:date="2024-11-28T10:06:00Z">
        <w:r w:rsidR="009148F0">
          <w:t xml:space="preserve">the </w:t>
        </w:r>
      </w:ins>
      <w:r>
        <w:t>seagrass</w:t>
      </w:r>
      <w:del w:id="447" w:author="Laurent Barillé" w:date="2024-11-28T10:06:00Z">
        <w:r w:rsidDel="009148F0">
          <w:delText>e</w:delText>
        </w:r>
      </w:del>
      <w:ins w:id="448" w:author="Laurent Barillé" w:date="2024-11-28T10:06:00Z">
        <w:r w:rsidR="009148F0">
          <w:t xml:space="preserve"> meadow</w:t>
        </w:r>
      </w:ins>
      <w:del w:id="449" w:author="Laurent Barillé" w:date="2024-11-28T10:06:00Z">
        <w:r w:rsidDel="009148F0">
          <w:delText>s</w:delText>
        </w:r>
      </w:del>
      <w:r>
        <w:t xml:space="preserve"> during low tid</w:t>
      </w:r>
      <w:r>
        <w:t>e, bathymetric and tidal data were used.</w:t>
      </w:r>
      <w:ins w:id="450" w:author="Laurent Barillé" w:date="2024-11-28T10:07:00Z">
        <w:r w:rsidR="009148F0">
          <w:t xml:space="preserve"> The hypothesis was that the </w:t>
        </w:r>
      </w:ins>
      <w:ins w:id="451" w:author="Laurent Barillé" w:date="2024-11-28T10:08:00Z">
        <w:r w:rsidR="009148F0">
          <w:t xml:space="preserve">leaf's </w:t>
        </w:r>
        <w:proofErr w:type="spellStart"/>
        <w:r w:rsidR="009148F0">
          <w:t>discolouration</w:t>
        </w:r>
      </w:ins>
      <w:proofErr w:type="spellEnd"/>
      <w:ins w:id="452" w:author="Laurent Barillé" w:date="2024-11-28T10:07:00Z">
        <w:r w:rsidR="009148F0">
          <w:t xml:space="preserve"> following the heatwave was related to the emersion time</w:t>
        </w:r>
      </w:ins>
      <w:ins w:id="453" w:author="Laurent Barillé" w:date="2024-11-28T10:08:00Z">
        <w:r w:rsidR="009148F0">
          <w:t xml:space="preserve"> and intertidal topography. </w:t>
        </w:r>
      </w:ins>
      <w:del w:id="454" w:author="Laurent Barillé" w:date="2024-11-28T10:07:00Z">
        <w:r w:rsidDel="009148F0">
          <w:delText xml:space="preserve"> </w:delText>
        </w:r>
      </w:del>
      <w:r>
        <w:t xml:space="preserve">Bathymetry data for the Quiberon intertidal meadow were sourced from the “Service Hydrographique et Océanographique de la Marine” (SHOM, 2021). It </w:t>
      </w:r>
      <w:commentRangeStart w:id="455"/>
      <w:r>
        <w:t>corresponds to the Litto3D® product, which is a three-dimensional la</w:t>
      </w:r>
      <w:r>
        <w:t>nd-sea elevation database</w:t>
      </w:r>
      <w:del w:id="456" w:author="Laurent Barillé" w:date="2024-11-28T10:04:00Z">
        <w:r w:rsidDel="009148F0">
          <w:delText>, accurately depicting</w:delText>
        </w:r>
      </w:del>
      <w:ins w:id="457" w:author="Laurent Barillé" w:date="2024-11-28T10:04:00Z">
        <w:r w:rsidR="009148F0">
          <w:t xml:space="preserve"> that accurately depicts</w:t>
        </w:r>
      </w:ins>
      <w:r>
        <w:t xml:space="preserve"> </w:t>
      </w:r>
      <w:commentRangeEnd w:id="455"/>
      <w:r w:rsidR="009148F0">
        <w:rPr>
          <w:rStyle w:val="Marquedecommentaire"/>
        </w:rPr>
        <w:commentReference w:id="455"/>
      </w:r>
      <w:r>
        <w:t xml:space="preserve">the coastal terrain along </w:t>
      </w:r>
      <w:del w:id="458" w:author="Laurent Barillé" w:date="2024-11-28T10:05:00Z">
        <w:r w:rsidDel="009148F0">
          <w:delText xml:space="preserve">certain regions of </w:delText>
        </w:r>
      </w:del>
      <w:r>
        <w:t xml:space="preserve">the French </w:t>
      </w:r>
      <w:del w:id="459" w:author="Laurent Barillé" w:date="2024-11-28T10:05:00Z">
        <w:r w:rsidDel="009148F0">
          <w:delText>shores</w:delText>
        </w:r>
      </w:del>
      <w:ins w:id="460" w:author="Laurent Barillé" w:date="2024-11-28T10:05:00Z">
        <w:r w:rsidR="009148F0">
          <w:t>coast</w:t>
        </w:r>
      </w:ins>
      <w:r>
        <w:t>. It uses the NGF/IGN69 reference “zero”, which corresponds to the mean sea level recorded at the Marseille tide gauge between 1885 and 1897, comm</w:t>
      </w:r>
      <w:r>
        <w:t>only known as the “Terrestrial Altimetric Zero”.</w:t>
      </w:r>
      <w:ins w:id="461" w:author="Laurent Barillé" w:date="2024-11-28T10:05:00Z">
        <w:r w:rsidR="009148F0">
          <w:t xml:space="preserve"> </w:t>
        </w:r>
      </w:ins>
    </w:p>
    <w:p w14:paraId="5259CB27" w14:textId="033B4D7A" w:rsidR="00F71A7F" w:rsidDel="009148F0" w:rsidRDefault="00BB0784" w:rsidP="00D74E82">
      <w:pPr>
        <w:pStyle w:val="FirstParagraph"/>
        <w:rPr>
          <w:del w:id="462" w:author="Laurent Barillé" w:date="2024-11-28T10:09:00Z"/>
        </w:rPr>
        <w:pPrChange w:id="463" w:author="Laurent Barillé" w:date="2024-11-28T15:26:00Z">
          <w:pPr>
            <w:pStyle w:val="Corpsdetexte"/>
            <w:ind w:firstLine="0"/>
          </w:pPr>
        </w:pPrChange>
      </w:pPr>
      <w:r>
        <w:t>Tidal data during the heatwave event were downloaded from the Intergovernmental Oceanographic Commission data portal (IOC, 2024), using measurements from the nearest tide gauge at Le Crouesty. In this datase</w:t>
      </w:r>
      <w:r>
        <w:t>t, the reference “zero” corresponds to the lowest astronomical tide, also known as the Hydrographic Zero.</w:t>
      </w:r>
      <w:ins w:id="464" w:author="Laurent Barillé" w:date="2024-11-28T10:09:00Z">
        <w:r w:rsidR="009148F0">
          <w:t xml:space="preserve"> </w:t>
        </w:r>
      </w:ins>
    </w:p>
    <w:p w14:paraId="59D3671D" w14:textId="6823AF1B" w:rsidR="00F71A7F" w:rsidDel="0051193E" w:rsidRDefault="00BB0784" w:rsidP="00D74E82">
      <w:pPr>
        <w:pStyle w:val="FirstParagraph"/>
        <w:rPr>
          <w:del w:id="465" w:author="Laurent Barillé" w:date="2024-11-28T10:10:00Z"/>
        </w:rPr>
        <w:pPrChange w:id="466" w:author="Laurent Barillé" w:date="2024-11-28T15:26:00Z">
          <w:pPr>
            <w:pStyle w:val="Corpsdetexte"/>
            <w:ind w:firstLine="0"/>
          </w:pPr>
        </w:pPrChange>
      </w:pPr>
      <w:r>
        <w:t>Before calculating the emersion time, both datasets were intercalibrated to a common altitude reference. This involved applying a correction factor to</w:t>
      </w:r>
      <w:r>
        <w:t xml:space="preserve"> the Litto3D data to align it with the Hydrographic zero. SHOM annually publishes a document called “Références Altimétriques Marines” (RAM, Shom, 2022), which provides these correction factors for each seaport along the French coastline. </w:t>
      </w:r>
      <w:del w:id="467" w:author="Laurent Barillé" w:date="2024-11-28T10:09:00Z">
        <w:r w:rsidDel="009148F0">
          <w:delText>For Le Crouesty p</w:delText>
        </w:r>
        <w:r w:rsidDel="009148F0">
          <w:delText>ort data from 2022, the correction factor</w:delText>
        </w:r>
      </w:del>
      <w:ins w:id="468" w:author="Laurent Barillé" w:date="2024-11-28T10:09:00Z">
        <w:r w:rsidR="009148F0">
          <w:t xml:space="preserve">The correction factor for Le </w:t>
        </w:r>
        <w:proofErr w:type="spellStart"/>
        <w:r w:rsidR="009148F0">
          <w:t>Crouesty</w:t>
        </w:r>
        <w:proofErr w:type="spellEnd"/>
        <w:r w:rsidR="009148F0">
          <w:t xml:space="preserve"> port data from 2022</w:t>
        </w:r>
      </w:ins>
      <w:r>
        <w:t xml:space="preserve"> was 2.85 m.</w:t>
      </w:r>
      <w:ins w:id="469" w:author="Laurent Barillé" w:date="2024-11-28T10:10:00Z">
        <w:r w:rsidR="0051193E">
          <w:t xml:space="preserve"> </w:t>
        </w:r>
      </w:ins>
    </w:p>
    <w:p w14:paraId="1E27BC79" w14:textId="77777777" w:rsidR="00F71A7F" w:rsidRDefault="00BB0784" w:rsidP="00D74E82">
      <w:pPr>
        <w:pStyle w:val="FirstParagraph"/>
        <w:pPrChange w:id="470" w:author="Laurent Barillé" w:date="2024-11-28T15:26:00Z">
          <w:pPr>
            <w:pStyle w:val="Corpsdetexte"/>
            <w:ind w:firstLine="0"/>
          </w:pPr>
        </w:pPrChange>
      </w:pPr>
      <w:r>
        <w:t xml:space="preserve">Once aligned, the corrected elevation was compared to water height for each pixel and each time step during the heatwave event. </w:t>
      </w:r>
      <w:r>
        <w:lastRenderedPageBreak/>
        <w:t>The emersion time was then calculated as the daily total time each pixel r</w:t>
      </w:r>
      <w:r>
        <w:t>emained exposed.</w:t>
      </w:r>
    </w:p>
    <w:p w14:paraId="757627E0" w14:textId="77777777" w:rsidR="00F71A7F" w:rsidRDefault="00BB0784">
      <w:pPr>
        <w:pStyle w:val="Titre2"/>
      </w:pPr>
      <w:bookmarkStart w:id="471" w:name="statistics"/>
      <w:bookmarkEnd w:id="305"/>
      <w:bookmarkEnd w:id="438"/>
      <w:r>
        <w:t>2</w:t>
      </w:r>
      <w:r>
        <w:t>.3 Statistics</w:t>
      </w:r>
    </w:p>
    <w:p w14:paraId="50E4A5E0" w14:textId="77777777" w:rsidR="00F71A7F" w:rsidRDefault="00BB0784" w:rsidP="00D74E82">
      <w:pPr>
        <w:pStyle w:val="FirstParagraph"/>
      </w:pPr>
      <w:r>
        <w:t>General Linear Models (GLMs) were used to assess relative differences over time in response variables (Spectral Indices) with different treatments. For analysis of relative changes in indices calculated from experimental spe</w:t>
      </w:r>
      <w:r>
        <w:t xml:space="preserve">ctra the relative change in index was modelled as function of Days (1-3: Discrete) with </w:t>
      </w:r>
      <w:commentRangeStart w:id="472"/>
      <w:r>
        <w:t>Run</w:t>
      </w:r>
      <w:commentRangeEnd w:id="472"/>
      <w:r w:rsidR="00A63A62">
        <w:rPr>
          <w:rStyle w:val="Marquedecommentaire"/>
        </w:rPr>
        <w:commentReference w:id="472"/>
      </w:r>
      <w:r>
        <w:t xml:space="preserve"> (1-3: Factor) and Timestep within Run (1-6: Factor) as cross random factors. Satellite derived indices were modelled as function of Date (1-3: Discrete) and Treatme</w:t>
      </w:r>
      <w:r>
        <w:t>nt (Impacted vs Unimpacted: Categorical). A General Additive Model (GAM) was used to assess the relationship between relative SDI change with emersion time. SDI was modelled as function of emersion time with a basis spline. All model parameters were estima</w:t>
      </w:r>
      <w:r>
        <w:t xml:space="preserve">ted with a Bayesian framework using the “brms” and “RStan” packages in R to leverage the stan language (Bürkner, 2021; Carpenter et al., 2017; R Core Team, 2023; Stan Development Team et al., 2020). The response variables were modelled assuming a Gaussian </w:t>
      </w:r>
      <w:r>
        <w:t>distribution, with weakly informative priors (Student-T(3,0,2.5)). Model parameters were estimated using Markov Chain Monte Carlo (MCMC) sampling, with 4 chains of 5000 iterations and a warm-up of 500.</w:t>
      </w:r>
    </w:p>
    <w:p w14:paraId="6EBC529F" w14:textId="77777777" w:rsidR="00F71A7F" w:rsidRDefault="00BB0784">
      <w:pPr>
        <w:pStyle w:val="Titre1"/>
      </w:pPr>
      <w:bookmarkStart w:id="473" w:name="results"/>
      <w:bookmarkEnd w:id="143"/>
      <w:bookmarkEnd w:id="471"/>
      <w:r>
        <w:t>3</w:t>
      </w:r>
      <w:r>
        <w:t>. Results</w:t>
      </w:r>
    </w:p>
    <w:p w14:paraId="49BA8C35" w14:textId="77777777" w:rsidR="00F71A7F" w:rsidRDefault="00BB0784">
      <w:pPr>
        <w:pStyle w:val="Titre2"/>
      </w:pPr>
      <w:bookmarkStart w:id="474" w:name="laboratory-experiment-1"/>
      <w:r>
        <w:t>3.1 Laboratory Experiment</w:t>
      </w:r>
    </w:p>
    <w:p w14:paraId="14A19D35" w14:textId="0708BD46" w:rsidR="00F71A7F" w:rsidRDefault="00BB0784" w:rsidP="004E4EC0">
      <w:pPr>
        <w:pStyle w:val="Titre3"/>
      </w:pPr>
      <w:bookmarkStart w:id="475" w:name="spectral-inspection"/>
      <w:r>
        <w:t xml:space="preserve">3.1.1 </w:t>
      </w:r>
      <w:ins w:id="476" w:author="Laurent Barillé" w:date="2024-11-28T10:18:00Z">
        <w:r w:rsidR="00467552">
          <w:t>Seagrass s</w:t>
        </w:r>
      </w:ins>
      <w:del w:id="477" w:author="Laurent Barillé" w:date="2024-11-28T10:18:00Z">
        <w:r w:rsidDel="00467552">
          <w:delText>S</w:delText>
        </w:r>
      </w:del>
      <w:r>
        <w:t xml:space="preserve">pectral </w:t>
      </w:r>
      <w:del w:id="478" w:author="Laurent Barillé" w:date="2024-11-28T10:17:00Z">
        <w:r w:rsidDel="00467552">
          <w:delText>in</w:delText>
        </w:r>
        <w:r w:rsidDel="00467552">
          <w:delText>spection</w:delText>
        </w:r>
      </w:del>
      <w:ins w:id="479" w:author="Laurent Barillé" w:date="2024-11-28T10:17:00Z">
        <w:r w:rsidR="00467552">
          <w:t xml:space="preserve">variations </w:t>
        </w:r>
      </w:ins>
      <w:ins w:id="480" w:author="Laurent Barillé" w:date="2024-11-28T10:18:00Z">
        <w:r w:rsidR="00467552">
          <w:t>related to a heatwave</w:t>
        </w:r>
      </w:ins>
    </w:p>
    <w:p w14:paraId="1718A677" w14:textId="7C77B9DA" w:rsidR="00F71A7F" w:rsidDel="00467552" w:rsidRDefault="00BB0784" w:rsidP="00D74E82">
      <w:pPr>
        <w:pStyle w:val="FirstParagraph"/>
        <w:rPr>
          <w:del w:id="481" w:author="Laurent Barillé" w:date="2024-11-28T10:19:00Z"/>
        </w:rPr>
      </w:pPr>
      <w:r>
        <w:t>In the Control group, reflectance remained relatively stable over time, with only minimal changes in magnitude and spectral features (</w:t>
      </w:r>
      <w:del w:id="482" w:author="Laurent Barillé" w:date="2024-11-28T10:19:00Z">
        <w:r w:rsidDel="00467552">
          <w:fldChar w:fldCharType="begin"/>
        </w:r>
        <w:r w:rsidDel="00467552">
          <w:delInstrText xml:space="preserve"> HYPERLINK \l "fig-Exp_Spectra" \h </w:delInstrText>
        </w:r>
        <w:r w:rsidDel="00467552">
          <w:fldChar w:fldCharType="separate"/>
        </w:r>
        <w:r w:rsidDel="00467552">
          <w:rPr>
            <w:rStyle w:val="Lienhypertexte"/>
          </w:rPr>
          <w:delText>Figure 4</w:delText>
        </w:r>
        <w:r w:rsidDel="00467552">
          <w:rPr>
            <w:rStyle w:val="Lienhypertexte"/>
          </w:rPr>
          <w:fldChar w:fldCharType="end"/>
        </w:r>
      </w:del>
      <w:ins w:id="483" w:author="Laurent Barillé" w:date="2024-11-28T10:19:00Z">
        <w:r w:rsidR="00467552">
          <w:fldChar w:fldCharType="begin"/>
        </w:r>
        <w:r w:rsidR="00467552">
          <w:instrText xml:space="preserve"> HYPERLINK \l "fig-Exp_Spectra" \h </w:instrText>
        </w:r>
        <w:r w:rsidR="00467552">
          <w:fldChar w:fldCharType="separate"/>
        </w:r>
        <w:r w:rsidR="00467552">
          <w:rPr>
            <w:rStyle w:val="Lienhypertexte"/>
          </w:rPr>
          <w:t>Figure </w:t>
        </w:r>
        <w:r w:rsidR="00467552">
          <w:rPr>
            <w:rStyle w:val="Lienhypertexte"/>
          </w:rPr>
          <w:t>5</w:t>
        </w:r>
        <w:r w:rsidR="00467552">
          <w:rPr>
            <w:rStyle w:val="Lienhypertexte"/>
          </w:rPr>
          <w:fldChar w:fldCharType="end"/>
        </w:r>
      </w:ins>
      <w:r>
        <w:t>). Overall, the Control group’s reflectance spectra displayed a pea</w:t>
      </w:r>
      <w:r>
        <w:t>k at 560 nm (green region), low values at 665 nm (indicative of strong chlorophyll-a absorption), and a high plateau in the near-</w:t>
      </w:r>
      <w:r>
        <w:lastRenderedPageBreak/>
        <w:t>infrared (NIR), beyond 705 nm (</w:t>
      </w:r>
      <w:del w:id="484" w:author="Laurent Barillé" w:date="2024-11-28T10:19:00Z">
        <w:r w:rsidDel="00467552">
          <w:fldChar w:fldCharType="begin"/>
        </w:r>
        <w:r w:rsidDel="00467552">
          <w:delInstrText xml:space="preserve"> HYPERLINK \l "fig-Exp_Spectra" \h </w:delInstrText>
        </w:r>
        <w:r w:rsidDel="00467552">
          <w:fldChar w:fldCharType="separate"/>
        </w:r>
        <w:r w:rsidDel="00467552">
          <w:rPr>
            <w:rStyle w:val="Lienhypertexte"/>
          </w:rPr>
          <w:delText>Figure 4</w:delText>
        </w:r>
        <w:r w:rsidDel="00467552">
          <w:rPr>
            <w:rStyle w:val="Lienhypertexte"/>
          </w:rPr>
          <w:fldChar w:fldCharType="end"/>
        </w:r>
      </w:del>
      <w:ins w:id="485" w:author="Laurent Barillé" w:date="2024-11-28T10:19:00Z">
        <w:r w:rsidR="00467552">
          <w:fldChar w:fldCharType="begin"/>
        </w:r>
        <w:r w:rsidR="00467552">
          <w:instrText xml:space="preserve"> HYPERLINK \l "fig-Exp_Spectra" \h </w:instrText>
        </w:r>
        <w:r w:rsidR="00467552">
          <w:fldChar w:fldCharType="separate"/>
        </w:r>
        <w:r w:rsidR="00467552">
          <w:rPr>
            <w:rStyle w:val="Lienhypertexte"/>
          </w:rPr>
          <w:t>Figure </w:t>
        </w:r>
        <w:r w:rsidR="00467552">
          <w:rPr>
            <w:rStyle w:val="Lienhypertexte"/>
          </w:rPr>
          <w:t>5</w:t>
        </w:r>
        <w:r w:rsidR="00467552">
          <w:rPr>
            <w:rStyle w:val="Lienhypertexte"/>
          </w:rPr>
          <w:fldChar w:fldCharType="end"/>
        </w:r>
      </w:ins>
      <w:r>
        <w:t>, left).</w:t>
      </w:r>
      <w:ins w:id="486" w:author="Laurent Barillé" w:date="2024-11-28T10:19:00Z">
        <w:r w:rsidR="00467552">
          <w:t xml:space="preserve"> </w:t>
        </w:r>
      </w:ins>
    </w:p>
    <w:p w14:paraId="27B6DD27" w14:textId="2183AD90" w:rsidR="00F71A7F" w:rsidRDefault="00BB0784" w:rsidP="00D74E82">
      <w:pPr>
        <w:pStyle w:val="FirstParagraph"/>
        <w:pPrChange w:id="487" w:author="Laurent Barillé" w:date="2024-11-28T15:26:00Z">
          <w:pPr>
            <w:pStyle w:val="Corpsdetexte"/>
            <w:ind w:firstLine="0"/>
          </w:pPr>
        </w:pPrChange>
      </w:pPr>
      <w:r>
        <w:t xml:space="preserve">In contrast, the Treatment group </w:t>
      </w:r>
      <w:ins w:id="488" w:author="Laurent Barillé" w:date="2024-11-28T10:19:00Z">
        <w:r w:rsidR="00467552">
          <w:t xml:space="preserve">simulating a heatwave </w:t>
        </w:r>
      </w:ins>
      <w:r>
        <w:t>showed m</w:t>
      </w:r>
      <w:r>
        <w:t>ore pronounced changes in reflectance throughout the experiment (</w:t>
      </w:r>
      <w:r>
        <w:fldChar w:fldCharType="begin"/>
      </w:r>
      <w:r>
        <w:instrText xml:space="preserve"> HYPERLINK \l "fig-Exp_Spectra" \h </w:instrText>
      </w:r>
      <w:r>
        <w:fldChar w:fldCharType="separate"/>
      </w:r>
      <w:r>
        <w:rPr>
          <w:rStyle w:val="Lienhypertexte"/>
        </w:rPr>
        <w:t>Figure 4</w:t>
      </w:r>
      <w:r>
        <w:rPr>
          <w:rStyle w:val="Lienhypertexte"/>
        </w:rPr>
        <w:fldChar w:fldCharType="end"/>
      </w:r>
      <w:r>
        <w:t>, right). At the beginning (Day 1), reflectance values were comparable to those in the Control group, especially in the visible region, with a no</w:t>
      </w:r>
      <w:r>
        <w:t>table peak around 560 nm and a pronounced trough at 665 nm. However, starting from day 2, reflectance began to decrease across all wavelengths, particularly around 560 nm and in the NIR. At day 3, the NIR reflectance appeared to stabilize at values like th</w:t>
      </w:r>
      <w:r>
        <w:t>ose observed during day 2. In the green region, however, reflectance continued to decline slightly until the experiment’s conclusion.</w:t>
      </w:r>
    </w:p>
    <w:tbl>
      <w:tblPr>
        <w:tblStyle w:val="Table"/>
        <w:tblW w:w="5000" w:type="pct"/>
        <w:tblLayout w:type="fixed"/>
        <w:tblLook w:val="0000" w:firstRow="0" w:lastRow="0" w:firstColumn="0" w:lastColumn="0" w:noHBand="0" w:noVBand="0"/>
      </w:tblPr>
      <w:tblGrid>
        <w:gridCol w:w="9360"/>
      </w:tblGrid>
      <w:tr w:rsidR="00F71A7F" w14:paraId="034EC694" w14:textId="77777777">
        <w:tc>
          <w:tcPr>
            <w:tcW w:w="7920" w:type="dxa"/>
          </w:tcPr>
          <w:p w14:paraId="2D4EE44E" w14:textId="77777777" w:rsidR="00F71A7F" w:rsidRDefault="00BB0784" w:rsidP="00D74E82">
            <w:pPr>
              <w:pStyle w:val="Compact"/>
              <w:pPrChange w:id="489" w:author="Laurent Barillé" w:date="2024-11-28T15:25:00Z">
                <w:pPr>
                  <w:pStyle w:val="Compact"/>
                  <w:jc w:val="center"/>
                </w:pPr>
              </w:pPrChange>
            </w:pPr>
            <w:bookmarkStart w:id="490" w:name="fig-Exp_Spectra"/>
            <w:bookmarkStart w:id="491" w:name="cell-fig-Exp_Spectra"/>
            <w:r>
              <w:rPr>
                <w:noProof/>
              </w:rPr>
              <w:drawing>
                <wp:inline distT="0" distB="0" distL="0" distR="0" wp14:anchorId="5FEA4B10" wp14:editId="3A4E99C7">
                  <wp:extent cx="5646420" cy="282321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s/Low_res/plot_Spectra_exp.png"/>
                          <pic:cNvPicPr>
                            <a:picLocks noChangeAspect="1" noChangeArrowheads="1"/>
                          </pic:cNvPicPr>
                        </pic:nvPicPr>
                        <pic:blipFill>
                          <a:blip r:embed="rId15"/>
                          <a:stretch>
                            <a:fillRect/>
                          </a:stretch>
                        </pic:blipFill>
                        <pic:spPr bwMode="auto">
                          <a:xfrm>
                            <a:off x="0" y="0"/>
                            <a:ext cx="5646420" cy="2823210"/>
                          </a:xfrm>
                          <a:prstGeom prst="rect">
                            <a:avLst/>
                          </a:prstGeom>
                          <a:noFill/>
                          <a:ln w="9525">
                            <a:noFill/>
                            <a:headEnd/>
                            <a:tailEnd/>
                          </a:ln>
                        </pic:spPr>
                      </pic:pic>
                    </a:graphicData>
                  </a:graphic>
                </wp:inline>
              </w:drawing>
            </w:r>
          </w:p>
          <w:p w14:paraId="46995496" w14:textId="6EB296CB" w:rsidR="00F71A7F" w:rsidRDefault="00BB0784">
            <w:pPr>
              <w:pStyle w:val="ImageCaption"/>
              <w:spacing w:before="200"/>
            </w:pPr>
            <w:r>
              <w:t>F</w:t>
            </w:r>
            <w:r>
              <w:t>igure </w:t>
            </w:r>
            <w:del w:id="492" w:author="Laurent Barillé" w:date="2024-11-28T10:19:00Z">
              <w:r w:rsidDel="00467552">
                <w:delText>4</w:delText>
              </w:r>
            </w:del>
            <w:ins w:id="493" w:author="Laurent Barillé" w:date="2024-11-28T10:19:00Z">
              <w:r w:rsidR="00467552">
                <w:t>5</w:t>
              </w:r>
            </w:ins>
            <w:r>
              <w:t xml:space="preserve">: Standardized </w:t>
            </w:r>
            <w:del w:id="494" w:author="Laurent Barillé" w:date="2024-11-28T10:19:00Z">
              <w:r w:rsidDel="00467552">
                <w:delText xml:space="preserve">Hyperspectral </w:delText>
              </w:r>
            </w:del>
            <w:ins w:id="495" w:author="Laurent Barillé" w:date="2024-11-28T10:19:00Z">
              <w:r w:rsidR="00467552">
                <w:t>h</w:t>
              </w:r>
              <w:r w:rsidR="00467552">
                <w:t xml:space="preserve">yperspectral </w:t>
              </w:r>
            </w:ins>
            <w:del w:id="496" w:author="Laurent Barillé" w:date="2024-11-28T10:19:00Z">
              <w:r w:rsidDel="00467552">
                <w:delText xml:space="preserve">Reflectance </w:delText>
              </w:r>
            </w:del>
            <w:ins w:id="497" w:author="Laurent Barillé" w:date="2024-11-28T10:19:00Z">
              <w:r w:rsidR="00467552">
                <w:t>r</w:t>
              </w:r>
              <w:r w:rsidR="00467552">
                <w:t xml:space="preserve">eflectance </w:t>
              </w:r>
            </w:ins>
            <w:del w:id="498" w:author="Laurent Barillé" w:date="2024-11-28T10:20:00Z">
              <w:r w:rsidDel="00467552">
                <w:delText xml:space="preserve">signature </w:delText>
              </w:r>
            </w:del>
            <w:ins w:id="499" w:author="Laurent Barillé" w:date="2024-11-28T10:20:00Z">
              <w:r w:rsidR="00467552">
                <w:t xml:space="preserve">of Z. </w:t>
              </w:r>
              <w:proofErr w:type="spellStart"/>
              <w:r w:rsidR="00467552">
                <w:t>noltei</w:t>
              </w:r>
              <w:proofErr w:type="spellEnd"/>
              <w:r w:rsidR="00467552">
                <w:t xml:space="preserve"> leaves</w:t>
              </w:r>
              <w:r w:rsidR="00A97A57">
                <w:t xml:space="preserve"> measured</w:t>
              </w:r>
            </w:ins>
            <w:del w:id="500" w:author="Laurent Barillé" w:date="2024-11-28T10:20:00Z">
              <w:r w:rsidDel="00A97A57">
                <w:delText>collected</w:delText>
              </w:r>
            </w:del>
            <w:r>
              <w:t xml:space="preserve"> during the </w:t>
            </w:r>
            <w:ins w:id="501" w:author="Laurent Barillé" w:date="2024-11-28T10:21:00Z">
              <w:r w:rsidR="00A97A57">
                <w:t xml:space="preserve">heatwave </w:t>
              </w:r>
            </w:ins>
            <w:r>
              <w:t>experiment for both the Control (Left) a</w:t>
            </w:r>
            <w:r>
              <w:t>nd the Treatment (Right). Color denotes the progression along the experiment from the beginning (Day 1: green), middle (Day 2: Yellow) and end (Day 3: Brown). A min-max standardization has been applied to each individual spectrum.</w:t>
            </w:r>
          </w:p>
        </w:tc>
        <w:bookmarkEnd w:id="490"/>
      </w:tr>
    </w:tbl>
    <w:p w14:paraId="0024C535" w14:textId="422B74E7" w:rsidR="00F71A7F" w:rsidRDefault="00BB0784" w:rsidP="004E4EC0">
      <w:pPr>
        <w:pStyle w:val="Titre3"/>
        <w:rPr>
          <w:ins w:id="502" w:author="Laurent Barillé" w:date="2024-11-28T10:22:00Z"/>
        </w:rPr>
      </w:pPr>
      <w:bookmarkStart w:id="503" w:name="evolution-of-spectral-metrics"/>
      <w:bookmarkEnd w:id="475"/>
      <w:bookmarkEnd w:id="491"/>
      <w:r>
        <w:t xml:space="preserve">3.1.2 </w:t>
      </w:r>
      <w:del w:id="504" w:author="Laurent Barillé" w:date="2024-11-28T10:21:00Z">
        <w:r w:rsidDel="00A97A57">
          <w:delText>Evolution of</w:delText>
        </w:r>
      </w:del>
      <w:ins w:id="505" w:author="Laurent Barillé" w:date="2024-11-28T10:21:00Z">
        <w:r w:rsidR="00A97A57">
          <w:t>Comparison</w:t>
        </w:r>
      </w:ins>
      <w:r>
        <w:t xml:space="preserve"> </w:t>
      </w:r>
      <w:ins w:id="506" w:author="Laurent Barillé" w:date="2024-11-28T10:22:00Z">
        <w:r w:rsidR="00A97A57">
          <w:t xml:space="preserve">of </w:t>
        </w:r>
      </w:ins>
      <w:r>
        <w:t>spect</w:t>
      </w:r>
      <w:r>
        <w:t>ral metrics</w:t>
      </w:r>
      <w:ins w:id="507" w:author="Laurent Barillé" w:date="2024-11-28T10:21:00Z">
        <w:r w:rsidR="00A97A57">
          <w:t xml:space="preserve"> to detect </w:t>
        </w:r>
      </w:ins>
      <w:ins w:id="508" w:author="Laurent Barillé" w:date="2024-11-28T10:22:00Z">
        <w:r w:rsidR="00A97A57">
          <w:t>heatwave effects on seagrass leaves</w:t>
        </w:r>
      </w:ins>
    </w:p>
    <w:p w14:paraId="4E1B07DC" w14:textId="77777777" w:rsidR="00A97A57" w:rsidRPr="00A97A57" w:rsidRDefault="00A97A57" w:rsidP="00A97A57">
      <w:pPr>
        <w:pStyle w:val="Corpsdetexte"/>
        <w:pPrChange w:id="509" w:author="Laurent Barillé" w:date="2024-11-28T10:22:00Z">
          <w:pPr>
            <w:pStyle w:val="Titre3"/>
          </w:pPr>
        </w:pPrChange>
      </w:pPr>
    </w:p>
    <w:p w14:paraId="1DAE2088" w14:textId="617B6B66" w:rsidR="00F71A7F" w:rsidDel="00A97A57" w:rsidRDefault="00BB0784" w:rsidP="00467552">
      <w:pPr>
        <w:pStyle w:val="FirstParagraph"/>
        <w:rPr>
          <w:del w:id="510" w:author="Laurent Barillé" w:date="2024-11-28T10:22:00Z"/>
        </w:rPr>
      </w:pPr>
      <w:commentRangeStart w:id="511"/>
      <w:del w:id="512" w:author="Laurent Barillé" w:date="2024-11-28T10:22:00Z">
        <w:r w:rsidDel="00A97A57">
          <w:lastRenderedPageBreak/>
          <w:delText xml:space="preserve">The maximum difference of </w:delText>
        </w:r>
      </w:del>
      <m:oMath>
        <m:r>
          <w:del w:id="513" w:author="Laurent Barillé" w:date="2024-11-28T10:22:00Z">
            <w:rPr>
              <w:rFonts w:ascii="Cambria Math" w:hAnsi="Cambria Math"/>
            </w:rPr>
            <m:t>R</m:t>
          </w:del>
        </m:r>
        <m:r>
          <w:del w:id="514" w:author="Laurent Barillé" w:date="2024-11-28T10:22:00Z">
            <m:rPr>
              <m:sty m:val="p"/>
            </m:rPr>
            <w:rPr>
              <w:rFonts w:ascii="Cambria Math" w:hAnsi="Cambria Math"/>
            </w:rPr>
            <m:t>″</m:t>
          </w:del>
        </m:r>
        <m:d>
          <m:dPr>
            <m:ctrlPr>
              <w:del w:id="515" w:author="Laurent Barillé" w:date="2024-11-28T10:22:00Z">
                <w:rPr>
                  <w:rFonts w:ascii="Cambria Math" w:hAnsi="Cambria Math"/>
                </w:rPr>
              </w:del>
            </m:ctrlPr>
          </m:dPr>
          <m:e>
            <m:r>
              <w:del w:id="516" w:author="Laurent Barillé" w:date="2024-11-28T10:22:00Z">
                <w:rPr>
                  <w:rFonts w:ascii="Cambria Math" w:hAnsi="Cambria Math"/>
                </w:rPr>
                <m:t>λ</m:t>
              </w:del>
            </m:r>
          </m:e>
        </m:d>
      </m:oMath>
      <w:del w:id="517" w:author="Laurent Barillé" w:date="2024-11-28T10:22:00Z">
        <w:r w:rsidDel="00A97A57">
          <w:delText xml:space="preserve"> was observed at 665 nm where the control was </w:delText>
        </w:r>
      </w:del>
      <m:oMath>
        <m:r>
          <w:del w:id="518" w:author="Laurent Barillé" w:date="2024-11-28T10:22:00Z">
            <w:rPr>
              <w:rFonts w:ascii="Cambria Math" w:hAnsi="Cambria Math"/>
            </w:rPr>
            <m:t>0.95</m:t>
          </w:del>
        </m:r>
        <m:r>
          <w:del w:id="519" w:author="Laurent Barillé" w:date="2024-11-28T10:22:00Z">
            <m:rPr>
              <m:sty m:val="p"/>
            </m:rPr>
            <w:rPr>
              <w:rFonts w:ascii="Cambria Math" w:hAnsi="Cambria Math"/>
            </w:rPr>
            <m:t>×</m:t>
          </w:del>
        </m:r>
        <m:sSup>
          <m:sSupPr>
            <m:ctrlPr>
              <w:del w:id="520" w:author="Laurent Barillé" w:date="2024-11-28T10:22:00Z">
                <w:rPr>
                  <w:rFonts w:ascii="Cambria Math" w:hAnsi="Cambria Math"/>
                </w:rPr>
              </w:del>
            </m:ctrlPr>
          </m:sSupPr>
          <m:e>
            <m:r>
              <w:del w:id="521" w:author="Laurent Barillé" w:date="2024-11-28T10:22:00Z">
                <w:rPr>
                  <w:rFonts w:ascii="Cambria Math" w:hAnsi="Cambria Math"/>
                </w:rPr>
                <m:t>10</m:t>
              </w:del>
            </m:r>
          </m:e>
          <m:sup>
            <m:r>
              <w:del w:id="522" w:author="Laurent Barillé" w:date="2024-11-28T10:22:00Z">
                <m:rPr>
                  <m:sty m:val="p"/>
                </m:rPr>
                <w:rPr>
                  <w:rFonts w:ascii="Cambria Math" w:hAnsi="Cambria Math"/>
                </w:rPr>
                <m:t>-</m:t>
              </w:del>
            </m:r>
            <m:r>
              <w:del w:id="523" w:author="Laurent Barillé" w:date="2024-11-28T10:22:00Z">
                <w:rPr>
                  <w:rFonts w:ascii="Cambria Math" w:hAnsi="Cambria Math"/>
                </w:rPr>
                <m:t>4</m:t>
              </w:del>
            </m:r>
          </m:sup>
        </m:sSup>
      </m:oMath>
      <w:del w:id="524" w:author="Laurent Barillé" w:date="2024-11-28T10:22:00Z">
        <w:r w:rsidDel="00A97A57">
          <w:delText xml:space="preserve"> higher than the treatment groups (</w:delText>
        </w:r>
        <w:r w:rsidDel="00A97A57">
          <w:fldChar w:fldCharType="begin"/>
        </w:r>
        <w:r w:rsidDel="00A97A57">
          <w:delInstrText xml:space="preserve"> HYPERLINK \l "fig-Exp_Spectral_indices" \h </w:delInstrText>
        </w:r>
        <w:r w:rsidDel="00A97A57">
          <w:fldChar w:fldCharType="separate"/>
        </w:r>
        <w:r w:rsidDel="00A97A57">
          <w:rPr>
            <w:rStyle w:val="Lienhypertexte"/>
          </w:rPr>
          <w:delText>Figure 5</w:delText>
        </w:r>
        <w:r w:rsidDel="00A97A57">
          <w:rPr>
            <w:rStyle w:val="Lienhypertexte"/>
          </w:rPr>
          <w:fldChar w:fldCharType="end"/>
        </w:r>
        <w:r w:rsidDel="00A97A57">
          <w:delText xml:space="preserve"> A).</w:delText>
        </w:r>
      </w:del>
    </w:p>
    <w:p w14:paraId="3C22B434" w14:textId="77777777" w:rsidR="00F71A7F" w:rsidRDefault="00BB0784" w:rsidP="0065097F">
      <w:pPr>
        <w:pStyle w:val="Corpsdetexte"/>
      </w:pPr>
      <w:r>
        <w:t>Similar patterns were found for the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NDVI and GLI, where the indices start similar to the control and consistently decline over the 3 days of experiment (</w:t>
      </w:r>
      <w:hyperlink w:anchor="fig-Exp_Spectral_indices">
        <w:r>
          <w:rPr>
            <w:rStyle w:val="Lienhypertexte"/>
          </w:rPr>
          <w:t>Figure 5</w:t>
        </w:r>
      </w:hyperlink>
      <w:r>
        <w:t xml:space="preserve"> B)</w:t>
      </w:r>
    </w:p>
    <w:p w14:paraId="1A67FE51" w14:textId="77777777" w:rsidR="00F71A7F" w:rsidRDefault="00BB0784" w:rsidP="0065097F">
      <w:pPr>
        <w:pStyle w:val="Corpsdetexte"/>
      </w:pPr>
      <w:r>
        <w:t xml:space="preserve">At the start of the experiment (day 1) </w:t>
      </w:r>
      <m:oMath>
        <m:r>
          <w:rPr>
            <w:rFonts w:ascii="Cambria Math" w:hAnsi="Cambria Math"/>
          </w:rPr>
          <m:t>R</m:t>
        </m:r>
        <m:sSub>
          <m:sSubPr>
            <m:ctrlPr>
              <w:rPr>
                <w:rFonts w:ascii="Cambria Math" w:hAnsi="Cambria Math"/>
              </w:rPr>
            </m:ctrlPr>
          </m:sSubPr>
          <m:e>
            <m:r>
              <m:rPr>
                <m:sty m:val="p"/>
              </m:rPr>
              <w:rPr>
                <w:rFonts w:ascii="Cambria Math" w:hAnsi="Cambria Math"/>
              </w:rPr>
              <m:t>″</m:t>
            </m:r>
          </m:e>
          <m:sub>
            <m:r>
              <w:rPr>
                <w:rFonts w:ascii="Cambria Math" w:hAnsi="Cambria Math"/>
              </w:rPr>
              <m:t>665 </m:t>
            </m:r>
            <m:r>
              <m:rPr>
                <m:nor/>
              </m:rPr>
              <m:t>nm</m:t>
            </m:r>
          </m:sub>
        </m:sSub>
      </m:oMath>
      <w:r>
        <w:t xml:space="preserve">, NDVI and GLI in the Treatment group were on average 13% greater, 3% lower and 2% lower, respectively, than that of the Control. However, by day 2, the Treatment showed a rapid decease of approximately 27%, </w:t>
      </w:r>
      <w:r>
        <w:t>17% and 28%, eventually reaching a total decline of 68%, 31% and 54% by day 3.</w:t>
      </w:r>
    </w:p>
    <w:p w14:paraId="22943195" w14:textId="77777777" w:rsidR="00F71A7F" w:rsidRDefault="00BB0784" w:rsidP="0065097F">
      <w:pPr>
        <w:pStyle w:val="Corpsdetexte"/>
      </w:pPr>
      <w:r>
        <w:t>Unlike the other metrics, at the start of the experiment (day 1), the SDI for the Treatment group was on average 55 % greater than that of the Control. By day 2, the SDI for the</w:t>
      </w:r>
      <w:r>
        <w:t xml:space="preserve"> Treatment exhibited a rapid decrease of approximately 241 %, eventually reaching a cumulative decline of 420 % by day 3 (</w:t>
      </w:r>
      <w:hyperlink w:anchor="fig-Exp_Spectral_indices">
        <w:r>
          <w:rPr>
            <w:rStyle w:val="Lienhypertexte"/>
          </w:rPr>
          <w:t>Figure 5</w:t>
        </w:r>
      </w:hyperlink>
      <w:r>
        <w:t xml:space="preserve"> E).</w:t>
      </w:r>
      <w:commentRangeEnd w:id="511"/>
      <w:r w:rsidR="00A97A57">
        <w:rPr>
          <w:rStyle w:val="Marquedecommentaire"/>
        </w:rPr>
        <w:commentReference w:id="511"/>
      </w:r>
    </w:p>
    <w:tbl>
      <w:tblPr>
        <w:tblStyle w:val="Table"/>
        <w:tblW w:w="5000" w:type="pct"/>
        <w:tblLayout w:type="fixed"/>
        <w:tblLook w:val="0000" w:firstRow="0" w:lastRow="0" w:firstColumn="0" w:lastColumn="0" w:noHBand="0" w:noVBand="0"/>
      </w:tblPr>
      <w:tblGrid>
        <w:gridCol w:w="9360"/>
      </w:tblGrid>
      <w:tr w:rsidR="00F71A7F" w14:paraId="6E51BC13" w14:textId="77777777">
        <w:tc>
          <w:tcPr>
            <w:tcW w:w="7920" w:type="dxa"/>
          </w:tcPr>
          <w:p w14:paraId="2A3EF7E6" w14:textId="77777777" w:rsidR="00F71A7F" w:rsidRDefault="00BB0784" w:rsidP="00D74E82">
            <w:pPr>
              <w:pStyle w:val="Compact"/>
              <w:pPrChange w:id="525" w:author="Laurent Barillé" w:date="2024-11-28T15:25:00Z">
                <w:pPr>
                  <w:pStyle w:val="Compact"/>
                  <w:jc w:val="center"/>
                </w:pPr>
              </w:pPrChange>
            </w:pPr>
            <w:bookmarkStart w:id="526" w:name="fig-Exp_Spectral_indices"/>
            <w:bookmarkStart w:id="527" w:name="cell-fig-Exp_Spectral_indices"/>
            <w:r>
              <w:rPr>
                <w:noProof/>
              </w:rPr>
              <w:lastRenderedPageBreak/>
              <w:drawing>
                <wp:inline distT="0" distB="0" distL="0" distR="0" wp14:anchorId="746E2F85" wp14:editId="351DF56A">
                  <wp:extent cx="5646021" cy="5217795"/>
                  <wp:effectExtent l="0" t="0" r="0" b="1905"/>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s/Low_res/merged_indices.png"/>
                          <pic:cNvPicPr>
                            <a:picLocks noChangeAspect="1" noChangeArrowheads="1"/>
                          </pic:cNvPicPr>
                        </pic:nvPicPr>
                        <pic:blipFill rotWithShape="1">
                          <a:blip r:embed="rId16"/>
                          <a:srcRect t="25143"/>
                          <a:stretch/>
                        </pic:blipFill>
                        <pic:spPr bwMode="auto">
                          <a:xfrm>
                            <a:off x="0" y="0"/>
                            <a:ext cx="5646420" cy="5218164"/>
                          </a:xfrm>
                          <a:prstGeom prst="rect">
                            <a:avLst/>
                          </a:prstGeom>
                          <a:noFill/>
                          <a:ln>
                            <a:noFill/>
                          </a:ln>
                          <a:extLst>
                            <a:ext uri="{53640926-AAD7-44D8-BBD7-CCE9431645EC}">
                              <a14:shadowObscured xmlns:a14="http://schemas.microsoft.com/office/drawing/2010/main"/>
                            </a:ext>
                          </a:extLst>
                        </pic:spPr>
                      </pic:pic>
                    </a:graphicData>
                  </a:graphic>
                </wp:inline>
              </w:drawing>
            </w:r>
          </w:p>
          <w:p w14:paraId="4CB8F311" w14:textId="4F545157" w:rsidR="00F71A7F" w:rsidRDefault="00BB0784">
            <w:pPr>
              <w:pStyle w:val="ImageCaption"/>
              <w:spacing w:before="200"/>
            </w:pPr>
            <w:r>
              <w:t>F</w:t>
            </w:r>
            <w:r>
              <w:t xml:space="preserve">igure 5: </w:t>
            </w:r>
            <w:ins w:id="528" w:author="Laurent Barillé" w:date="2024-11-28T10:58:00Z">
              <w:r w:rsidR="00A60DD0">
                <w:t xml:space="preserve">Comparison of spectral metrics for </w:t>
              </w:r>
            </w:ins>
            <w:ins w:id="529" w:author="Laurent Barillé" w:date="2024-11-28T10:59:00Z">
              <w:r w:rsidR="00A60DD0">
                <w:t xml:space="preserve">detecting reflectance changes of seagrass leaves after a heatwave. </w:t>
              </w:r>
            </w:ins>
            <w:del w:id="530" w:author="Laurent Barillé" w:date="2024-11-28T11:00:00Z">
              <w:r w:rsidDel="00A60DD0">
                <w:delText xml:space="preserve">Absolute difference in the second derivative of hyperspectral </w:delText>
              </w:r>
              <w:r w:rsidDel="00A60DD0">
                <w:delText>signature at the end of the experimen</w:delText>
              </w:r>
              <w:r w:rsidDel="00A60DD0">
                <w:delText xml:space="preserve">t </w:delText>
              </w:r>
            </w:del>
            <w:r>
              <w:t>(A)</w:t>
            </w:r>
            <w:ins w:id="531" w:author="Laurent Barillé" w:date="2024-11-28T11:00:00Z">
              <w:r w:rsidR="00A60DD0">
                <w:t xml:space="preserve"> </w:t>
              </w:r>
            </w:ins>
            <w:del w:id="532" w:author="Laurent Barillé" w:date="2024-11-28T11:00:00Z">
              <w:r w:rsidDel="00A60DD0">
                <w:delText xml:space="preserve">, and </w:delText>
              </w:r>
            </w:del>
            <w:del w:id="533" w:author="Laurent Barillé" w:date="2024-11-28T11:01:00Z">
              <w:r w:rsidDel="00A60DD0">
                <w:delText xml:space="preserve">relative difference </w:delText>
              </w:r>
            </w:del>
            <w:ins w:id="534" w:author="Laurent Barillé" w:date="2024-11-28T11:01:00Z">
              <w:r w:rsidR="00A60DD0">
                <w:t xml:space="preserve">relative difference </w:t>
              </w:r>
              <w:r w:rsidR="00A60DD0">
                <w:t xml:space="preserve">of the second derivative at 665 nm </w:t>
              </w:r>
              <w:r w:rsidR="00A60DD0">
                <w:t xml:space="preserve">between </w:t>
              </w:r>
            </w:ins>
            <w:proofErr w:type="spellStart"/>
            <w:ins w:id="535" w:author="Laurent Barillé" w:date="2024-11-28T11:03:00Z">
              <w:r w:rsidR="00A60DD0">
                <w:t>between</w:t>
              </w:r>
              <w:proofErr w:type="spellEnd"/>
              <w:r w:rsidR="00A60DD0">
                <w:t xml:space="preserve"> the Control and the Treatment over time</w:t>
              </w:r>
              <w:r w:rsidR="00A60DD0">
                <w:t xml:space="preserve"> </w:t>
              </w:r>
            </w:ins>
            <w:del w:id="536" w:author="Laurent Barillé" w:date="2024-11-28T11:01:00Z">
              <w:r w:rsidDel="00A60DD0">
                <w:delText xml:space="preserve">of the second derivative at 665 nm </w:delText>
              </w:r>
            </w:del>
            <w:r>
              <w:t xml:space="preserve">(B), </w:t>
            </w:r>
            <w:ins w:id="537" w:author="Laurent Barillé" w:date="2024-11-28T11:01:00Z">
              <w:r w:rsidR="00A60DD0">
                <w:t xml:space="preserve">relative </w:t>
              </w:r>
            </w:ins>
            <w:ins w:id="538" w:author="Laurent Barillé" w:date="2024-11-28T11:02:00Z">
              <w:r w:rsidR="00A60DD0">
                <w:t xml:space="preserve">difference of </w:t>
              </w:r>
            </w:ins>
            <w:r>
              <w:t>the NDVI</w:t>
            </w:r>
            <w:ins w:id="539" w:author="Laurent Barillé" w:date="2024-11-28T11:02:00Z">
              <w:r w:rsidR="00A60DD0">
                <w:t>,</w:t>
              </w:r>
            </w:ins>
            <w:r>
              <w:t xml:space="preserve"> (C)</w:t>
            </w:r>
            <w:del w:id="540" w:author="Laurent Barillé" w:date="2024-11-28T11:02:00Z">
              <w:r w:rsidDel="00A60DD0">
                <w:delText>,</w:delText>
              </w:r>
            </w:del>
            <w:r>
              <w:t xml:space="preserve"> </w:t>
            </w:r>
            <w:ins w:id="541" w:author="Laurent Barillé" w:date="2024-11-28T11:02:00Z">
              <w:r w:rsidR="00A60DD0">
                <w:t xml:space="preserve">relative difference </w:t>
              </w:r>
              <w:r w:rsidR="00A60DD0">
                <w:t xml:space="preserve">of </w:t>
              </w:r>
            </w:ins>
            <w:r>
              <w:t xml:space="preserve">the GLI </w:t>
            </w:r>
            <w:del w:id="542" w:author="Laurent Barillé" w:date="2024-11-28T11:02:00Z">
              <w:r w:rsidDel="00A60DD0">
                <w:delText xml:space="preserve">(D) </w:delText>
              </w:r>
            </w:del>
            <w:r>
              <w:t xml:space="preserve">and </w:t>
            </w:r>
            <w:ins w:id="543" w:author="Laurent Barillé" w:date="2024-11-28T11:02:00Z">
              <w:r w:rsidR="00A60DD0">
                <w:t xml:space="preserve">(D) </w:t>
              </w:r>
            </w:ins>
            <w:ins w:id="544" w:author="Laurent Barillé" w:date="2024-11-28T11:03:00Z">
              <w:r w:rsidR="00A60DD0">
                <w:t xml:space="preserve">relative difference of </w:t>
              </w:r>
            </w:ins>
            <w:r>
              <w:t>the SDI</w:t>
            </w:r>
            <w:del w:id="545" w:author="Laurent Barillé" w:date="2024-11-28T11:04:00Z">
              <w:r w:rsidDel="00A60DD0">
                <w:delText xml:space="preserve"> </w:delText>
              </w:r>
              <w:r w:rsidDel="00A60DD0">
                <w:delText>(E) between the Control and the Treatment over time</w:delText>
              </w:r>
            </w:del>
            <w:r>
              <w:t>. Points indicate raw data, the line represents a generaliz</w:t>
            </w:r>
            <w:r>
              <w:t xml:space="preserve">ed linear model, and the shaded area </w:t>
            </w:r>
            <w:ins w:id="546" w:author="Laurent Barillé" w:date="2024-11-28T11:04:00Z">
              <w:r w:rsidR="00A60DD0">
                <w:t xml:space="preserve">is </w:t>
              </w:r>
            </w:ins>
            <w:r>
              <w:t>the model’s standard error.</w:t>
            </w:r>
            <w:ins w:id="547" w:author="Laurent Barillé" w:date="2024-11-28T11:04:00Z">
              <w:r w:rsidR="00A60DD0">
                <w:t xml:space="preserve"> The dashed lines represent no difference between </w:t>
              </w:r>
              <w:r w:rsidR="00A60DD0">
                <w:t>the Control and the Treatment</w:t>
              </w:r>
            </w:ins>
            <w:ins w:id="548" w:author="Laurent Barillé" w:date="2024-11-28T11:05:00Z">
              <w:r w:rsidR="00A60DD0">
                <w:t>.</w:t>
              </w:r>
            </w:ins>
            <w:ins w:id="549" w:author="Laurent Barillé" w:date="2024-11-28T11:04:00Z">
              <w:r w:rsidR="00A60DD0">
                <w:t xml:space="preserve"> </w:t>
              </w:r>
            </w:ins>
          </w:p>
        </w:tc>
        <w:bookmarkEnd w:id="526"/>
      </w:tr>
    </w:tbl>
    <w:bookmarkEnd w:id="527"/>
    <w:p w14:paraId="50A90A21" w14:textId="6F87D5AA" w:rsidR="00F71A7F" w:rsidRDefault="00BB0784" w:rsidP="0065097F">
      <w:pPr>
        <w:pStyle w:val="Corpsdetexte"/>
      </w:pPr>
      <w:r>
        <w:t>The SDI revealed clear distinctions between the Control and Treatment groups (</w:t>
      </w:r>
      <w:hyperlink w:anchor="fig-SDI_over_Time">
        <w:r>
          <w:rPr>
            <w:rStyle w:val="Lienhypertexte"/>
          </w:rPr>
          <w:t>Figure 6</w:t>
        </w:r>
      </w:hyperlink>
      <w:r>
        <w:t xml:space="preserve">). At day 1, the SDI of the Control and Treatment groups are </w:t>
      </w:r>
      <w:commentRangeStart w:id="550"/>
      <w:del w:id="551" w:author="Laurent Barillé" w:date="2024-11-28T11:12:00Z">
        <w:r w:rsidDel="00CE05BD">
          <w:delText>com</w:delText>
        </w:r>
        <w:r w:rsidDel="00CE05BD">
          <w:delText>parable, with value of -0.11 and -0.08, respectively.</w:delText>
        </w:r>
      </w:del>
      <w:commentRangeEnd w:id="550"/>
      <w:r w:rsidR="00CE05BD">
        <w:rPr>
          <w:rStyle w:val="Marquedecommentaire"/>
        </w:rPr>
        <w:commentReference w:id="550"/>
      </w:r>
      <w:r>
        <w:t xml:space="preserve"> By the end of the experiment, seagrasses in the Treatment group exhibited an average SDI of 0.15, consistent with their visibly darkened appearance. In contrast, the Control group retained a green appea</w:t>
      </w:r>
      <w:r>
        <w:t>rance throughout the experiment, with an average SDI of -0.07.</w:t>
      </w:r>
    </w:p>
    <w:tbl>
      <w:tblPr>
        <w:tblStyle w:val="Table"/>
        <w:tblW w:w="5000" w:type="pct"/>
        <w:tblLayout w:type="fixed"/>
        <w:tblLook w:val="0000" w:firstRow="0" w:lastRow="0" w:firstColumn="0" w:lastColumn="0" w:noHBand="0" w:noVBand="0"/>
      </w:tblPr>
      <w:tblGrid>
        <w:gridCol w:w="9360"/>
      </w:tblGrid>
      <w:tr w:rsidR="00F71A7F" w14:paraId="32AEAE2C" w14:textId="77777777">
        <w:tc>
          <w:tcPr>
            <w:tcW w:w="7920" w:type="dxa"/>
          </w:tcPr>
          <w:p w14:paraId="7FF67D1C" w14:textId="77777777" w:rsidR="00F71A7F" w:rsidRDefault="00BB0784" w:rsidP="00D74E82">
            <w:pPr>
              <w:pStyle w:val="Compact"/>
              <w:pPrChange w:id="552" w:author="Laurent Barillé" w:date="2024-11-28T15:25:00Z">
                <w:pPr>
                  <w:pStyle w:val="Compact"/>
                  <w:jc w:val="center"/>
                </w:pPr>
              </w:pPrChange>
            </w:pPr>
            <w:bookmarkStart w:id="553" w:name="fig-SDI_over_Time"/>
            <w:bookmarkStart w:id="554" w:name="cell-fig-SDI_over_Time"/>
            <w:r>
              <w:rPr>
                <w:noProof/>
              </w:rPr>
              <w:lastRenderedPageBreak/>
              <w:drawing>
                <wp:inline distT="0" distB="0" distL="0" distR="0" wp14:anchorId="2E369657" wp14:editId="7F32517B">
                  <wp:extent cx="5646420" cy="3387852"/>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s/Low_res/SDI_exp_overtime.png"/>
                          <pic:cNvPicPr>
                            <a:picLocks noChangeAspect="1" noChangeArrowheads="1"/>
                          </pic:cNvPicPr>
                        </pic:nvPicPr>
                        <pic:blipFill>
                          <a:blip r:embed="rId17"/>
                          <a:stretch>
                            <a:fillRect/>
                          </a:stretch>
                        </pic:blipFill>
                        <pic:spPr bwMode="auto">
                          <a:xfrm>
                            <a:off x="0" y="0"/>
                            <a:ext cx="5646420" cy="3387852"/>
                          </a:xfrm>
                          <a:prstGeom prst="rect">
                            <a:avLst/>
                          </a:prstGeom>
                          <a:noFill/>
                          <a:ln w="9525">
                            <a:noFill/>
                            <a:headEnd/>
                            <a:tailEnd/>
                          </a:ln>
                        </pic:spPr>
                      </pic:pic>
                    </a:graphicData>
                  </a:graphic>
                </wp:inline>
              </w:drawing>
            </w:r>
          </w:p>
          <w:p w14:paraId="2E2A954E" w14:textId="7E0C3488" w:rsidR="00F71A7F" w:rsidRDefault="00BB0784">
            <w:pPr>
              <w:pStyle w:val="ImageCaption"/>
              <w:spacing w:before="200"/>
            </w:pPr>
            <w:r>
              <w:t>F</w:t>
            </w:r>
            <w:r>
              <w:t xml:space="preserve">igure 6: Average and standard deviation of the Seagrass Darkening Index (SDI) across expimental runs, at each day of the experiment. </w:t>
            </w:r>
            <w:del w:id="555" w:author="Laurent Barillé" w:date="2024-11-28T12:29:00Z">
              <w:r w:rsidDel="00660152">
                <w:delText>Tge green line shows values of the Control group while th</w:delText>
              </w:r>
              <w:r w:rsidDel="00660152">
                <w:delText xml:space="preserve">e golden line indicates </w:delText>
              </w:r>
            </w:del>
            <w:ins w:id="556" w:author="Laurent Barillé" w:date="2024-11-28T12:29:00Z">
              <w:r w:rsidR="00660152">
                <w:t xml:space="preserve">The green line shows the values of the Control group, while the orange line indicates the </w:t>
              </w:r>
            </w:ins>
            <w:r>
              <w:t>values of the Treatment group.</w:t>
            </w:r>
          </w:p>
        </w:tc>
        <w:bookmarkEnd w:id="553"/>
      </w:tr>
    </w:tbl>
    <w:p w14:paraId="725CA9D8" w14:textId="06F3B94B" w:rsidR="00F71A7F" w:rsidRDefault="00BB0784">
      <w:pPr>
        <w:pStyle w:val="Titre2"/>
      </w:pPr>
      <w:bookmarkStart w:id="557" w:name="heatwaves-of-quiberon"/>
      <w:bookmarkEnd w:id="474"/>
      <w:bookmarkEnd w:id="503"/>
      <w:bookmarkEnd w:id="554"/>
      <w:r>
        <w:t>3.2 Heatwave</w:t>
      </w:r>
      <w:del w:id="558" w:author="Laurent Barillé" w:date="2024-11-28T12:30:00Z">
        <w:r w:rsidDel="00660152">
          <w:delText>s</w:delText>
        </w:r>
      </w:del>
      <w:r>
        <w:t xml:space="preserve"> of </w:t>
      </w:r>
      <w:del w:id="559" w:author="Laurent Barillé" w:date="2024-11-28T12:30:00Z">
        <w:r w:rsidDel="00660152">
          <w:delText>Quiberon</w:delText>
        </w:r>
      </w:del>
      <w:ins w:id="560" w:author="Laurent Barillé" w:date="2024-11-28T12:30:00Z">
        <w:r w:rsidR="00660152">
          <w:t>September 2021 in South Brittany</w:t>
        </w:r>
      </w:ins>
    </w:p>
    <w:p w14:paraId="67ECB7D5" w14:textId="284FCAC6" w:rsidR="00F71A7F" w:rsidRDefault="00BB0784" w:rsidP="004E4EC0">
      <w:pPr>
        <w:pStyle w:val="Titre3"/>
      </w:pPr>
      <w:bookmarkStart w:id="561" w:name="spectral-inspection-1"/>
      <w:r>
        <w:t xml:space="preserve">3.2.1 Spectral </w:t>
      </w:r>
      <w:del w:id="562" w:author="Laurent Barillé" w:date="2024-11-28T12:31:00Z">
        <w:r w:rsidDel="00660152">
          <w:delText>inspection</w:delText>
        </w:r>
      </w:del>
      <w:ins w:id="563" w:author="Laurent Barillé" w:date="2024-11-28T12:31:00Z">
        <w:r w:rsidR="00660152">
          <w:t>changes</w:t>
        </w:r>
      </w:ins>
    </w:p>
    <w:p w14:paraId="7F5543A9" w14:textId="0320669C" w:rsidR="00F71A7F" w:rsidRDefault="00BB0784" w:rsidP="00D74E82">
      <w:pPr>
        <w:pStyle w:val="FirstParagraph"/>
      </w:pPr>
      <w:r>
        <w:t xml:space="preserve">The Sentinel-2 images </w:t>
      </w:r>
      <w:del w:id="564" w:author="Laurent Barillé" w:date="2024-11-28T12:31:00Z">
        <w:r w:rsidDel="00660152">
          <w:delText xml:space="preserve">used </w:delText>
        </w:r>
      </w:del>
      <w:proofErr w:type="spellStart"/>
      <w:ins w:id="565" w:author="Laurent Barillé" w:date="2024-11-28T12:31:00Z">
        <w:r w:rsidR="00660152">
          <w:t>analysed</w:t>
        </w:r>
        <w:proofErr w:type="spellEnd"/>
        <w:r w:rsidR="00660152">
          <w:t xml:space="preserve"> </w:t>
        </w:r>
      </w:ins>
      <w:r>
        <w:t>in this study are dated from the 1</w:t>
      </w:r>
      <w:r w:rsidRPr="00660152">
        <w:rPr>
          <w:vertAlign w:val="superscript"/>
        </w:rPr>
        <w:t>st</w:t>
      </w:r>
      <w:r>
        <w:t xml:space="preserve"> of September 2021 and the 6</w:t>
      </w:r>
      <w:r w:rsidRPr="00660152">
        <w:rPr>
          <w:vertAlign w:val="superscript"/>
        </w:rPr>
        <w:t>th</w:t>
      </w:r>
      <w:r>
        <w:t xml:space="preserve"> of September 2021 (</w:t>
      </w:r>
      <w:hyperlink w:anchor="fig-S2_comparison">
        <w:r>
          <w:rPr>
            <w:rStyle w:val="Lienhypertexte"/>
          </w:rPr>
          <w:t>Figure 7</w:t>
        </w:r>
      </w:hyperlink>
      <w:r>
        <w:t xml:space="preserve"> A and C, respectively). </w:t>
      </w:r>
      <w:commentRangeStart w:id="566"/>
      <w:r>
        <w:t xml:space="preserve">The Atmospheric Heat Wave (AHW) started on </w:t>
      </w:r>
      <w:ins w:id="567" w:author="Laurent Barillé" w:date="2024-11-28T14:06:00Z">
        <w:r w:rsidR="00886D23">
          <w:t xml:space="preserve">the </w:t>
        </w:r>
      </w:ins>
      <w:r>
        <w:t>4</w:t>
      </w:r>
      <w:ins w:id="568" w:author="Laurent Barillé" w:date="2024-11-28T14:06:00Z">
        <w:r w:rsidR="00886D23" w:rsidRPr="00886D23">
          <w:rPr>
            <w:vertAlign w:val="superscript"/>
            <w:rPrChange w:id="569" w:author="Laurent Barillé" w:date="2024-11-28T14:06:00Z">
              <w:rPr/>
            </w:rPrChange>
          </w:rPr>
          <w:t>th</w:t>
        </w:r>
      </w:ins>
      <w:del w:id="570" w:author="Laurent Barillé" w:date="2024-11-28T14:06:00Z">
        <w:r w:rsidDel="00886D23">
          <w:delText xml:space="preserve"> September and lasted until 7 September, while the Marine Heat Wave (MHW) started on 3 September and ended on </w:delText>
        </w:r>
      </w:del>
      <w:ins w:id="571" w:author="Laurent Barillé" w:date="2024-11-28T14:06:00Z">
        <w:r w:rsidR="00886D23">
          <w:t xml:space="preserve"> of September and lasted until the 7</w:t>
        </w:r>
        <w:r w:rsidR="00886D23" w:rsidRPr="00886D23">
          <w:rPr>
            <w:vertAlign w:val="superscript"/>
            <w:rPrChange w:id="572" w:author="Laurent Barillé" w:date="2024-11-28T14:07:00Z">
              <w:rPr/>
            </w:rPrChange>
          </w:rPr>
          <w:t>th</w:t>
        </w:r>
        <w:r w:rsidR="00886D23">
          <w:t xml:space="preserve"> of September, while the Marine Heat Wave (MHW) started on the 3</w:t>
        </w:r>
      </w:ins>
      <w:ins w:id="573" w:author="Laurent Barillé" w:date="2024-11-28T14:07:00Z">
        <w:r w:rsidR="00886D23" w:rsidRPr="00886D23">
          <w:rPr>
            <w:vertAlign w:val="superscript"/>
            <w:rPrChange w:id="574" w:author="Laurent Barillé" w:date="2024-11-28T14:07:00Z">
              <w:rPr/>
            </w:rPrChange>
          </w:rPr>
          <w:t>rd</w:t>
        </w:r>
        <w:r w:rsidR="00886D23">
          <w:t xml:space="preserve"> of</w:t>
        </w:r>
      </w:ins>
      <w:ins w:id="575" w:author="Laurent Barillé" w:date="2024-11-28T14:06:00Z">
        <w:r w:rsidR="00886D23">
          <w:t xml:space="preserve"> September and ended on the </w:t>
        </w:r>
      </w:ins>
      <w:r>
        <w:t>8</w:t>
      </w:r>
      <w:ins w:id="576" w:author="Laurent Barillé" w:date="2024-11-28T14:07:00Z">
        <w:r w:rsidR="00886D23" w:rsidRPr="00886D23">
          <w:rPr>
            <w:vertAlign w:val="superscript"/>
            <w:rPrChange w:id="577" w:author="Laurent Barillé" w:date="2024-11-28T14:07:00Z">
              <w:rPr/>
            </w:rPrChange>
          </w:rPr>
          <w:t>th</w:t>
        </w:r>
      </w:ins>
      <w:r w:rsidRPr="00886D23">
        <w:rPr>
          <w:vertAlign w:val="superscript"/>
          <w:rPrChange w:id="578" w:author="Laurent Barillé" w:date="2024-11-28T14:07:00Z">
            <w:rPr/>
          </w:rPrChange>
        </w:rPr>
        <w:t xml:space="preserve"> </w:t>
      </w:r>
      <w:r>
        <w:t>September 2021 (</w:t>
      </w:r>
      <w:hyperlink w:anchor="fig-S2_comparison">
        <w:r>
          <w:rPr>
            <w:rStyle w:val="Lienhypertexte"/>
          </w:rPr>
          <w:t>Figure</w:t>
        </w:r>
        <w:r>
          <w:rPr>
            <w:rStyle w:val="Lienhypertexte"/>
          </w:rPr>
          <w:t> 7</w:t>
        </w:r>
      </w:hyperlink>
      <w:r>
        <w:t xml:space="preserve"> B). </w:t>
      </w:r>
      <w:commentRangeEnd w:id="566"/>
      <w:r w:rsidR="00886D23">
        <w:rPr>
          <w:rStyle w:val="Marquedecommentaire"/>
        </w:rPr>
        <w:commentReference w:id="566"/>
      </w:r>
      <w:commentRangeStart w:id="579"/>
      <w:r>
        <w:t>The AHW has been classified as a strong event, and the MHW was classified as moderate</w:t>
      </w:r>
      <w:commentRangeEnd w:id="579"/>
      <w:r w:rsidR="00886D23">
        <w:rPr>
          <w:rStyle w:val="Marquedecommentaire"/>
        </w:rPr>
        <w:commentReference w:id="579"/>
      </w:r>
      <w:r>
        <w:t xml:space="preserve">. </w:t>
      </w:r>
      <w:ins w:id="580" w:author="Laurent Barillé" w:date="2024-11-28T14:10:00Z">
        <w:r w:rsidR="00886D23">
          <w:t>T</w:t>
        </w:r>
      </w:ins>
      <w:del w:id="581" w:author="Laurent Barillé" w:date="2024-11-28T14:10:00Z">
        <w:r w:rsidDel="00886D23">
          <w:delText>Even though t</w:delText>
        </w:r>
      </w:del>
      <w:r>
        <w:t xml:space="preserve">he Sentinel-2 </w:t>
      </w:r>
      <w:ins w:id="582" w:author="Laurent Barillé" w:date="2024-11-28T14:11:00Z">
        <w:r w:rsidR="00886D23">
          <w:t>image of the 6</w:t>
        </w:r>
        <w:r w:rsidR="00886D23" w:rsidRPr="00886D23">
          <w:rPr>
            <w:vertAlign w:val="superscript"/>
            <w:rPrChange w:id="583" w:author="Laurent Barillé" w:date="2024-11-28T14:11:00Z">
              <w:rPr/>
            </w:rPrChange>
          </w:rPr>
          <w:t>th</w:t>
        </w:r>
        <w:r w:rsidR="00886D23">
          <w:t xml:space="preserve"> of September was captured two days after the start of the AHW </w:t>
        </w:r>
      </w:ins>
      <w:ins w:id="584" w:author="Laurent Barillé" w:date="2024-11-28T14:12:00Z">
        <w:r w:rsidR="00886D23">
          <w:t>and</w:t>
        </w:r>
      </w:ins>
      <w:ins w:id="585" w:author="Laurent Barillé" w:date="2024-11-28T14:11:00Z">
        <w:r w:rsidR="00886D23">
          <w:t xml:space="preserve"> seagrass </w:t>
        </w:r>
      </w:ins>
      <w:ins w:id="586" w:author="Laurent Barillé" w:date="2024-11-28T14:12:00Z">
        <w:r w:rsidR="00886D23">
          <w:t xml:space="preserve">leaves turned brown </w:t>
        </w:r>
      </w:ins>
      <w:ins w:id="587" w:author="Laurent Barillé" w:date="2024-11-28T14:11:00Z">
        <w:r w:rsidR="00886D23">
          <w:t>can already be observed in the true-</w:t>
        </w:r>
        <w:proofErr w:type="spellStart"/>
        <w:r w:rsidR="00886D23">
          <w:t>colour</w:t>
        </w:r>
      </w:ins>
      <w:proofErr w:type="spellEnd"/>
      <w:del w:id="588" w:author="Laurent Barillé" w:date="2024-11-28T14:11:00Z">
        <w:r w:rsidDel="00886D23">
          <w:delText>of the 6th of September was captured only a few days after the start of the events, darkening of seagrass can already be observed in th</w:delText>
        </w:r>
        <w:r w:rsidDel="00886D23">
          <w:delText>e true-color</w:delText>
        </w:r>
      </w:del>
      <w:r>
        <w:t xml:space="preserve"> composition (</w:t>
      </w:r>
      <w:hyperlink w:anchor="fig-S2_comparison">
        <w:r>
          <w:rPr>
            <w:rStyle w:val="Lienhypertexte"/>
          </w:rPr>
          <w:t>Figure 7</w:t>
        </w:r>
      </w:hyperlink>
      <w:r>
        <w:t xml:space="preserve"> C)</w:t>
      </w:r>
      <w:ins w:id="589" w:author="Laurent Barillé" w:date="2024-11-28T14:12:00Z">
        <w:r w:rsidR="00886D23">
          <w:t xml:space="preserve"> compa</w:t>
        </w:r>
      </w:ins>
      <w:ins w:id="590" w:author="Laurent Barillé" w:date="2024-11-28T14:13:00Z">
        <w:r w:rsidR="00886D23">
          <w:t xml:space="preserve">red to the reference </w:t>
        </w:r>
        <w:r w:rsidR="00886D23">
          <w:t>from the 1</w:t>
        </w:r>
        <w:r w:rsidR="00886D23" w:rsidRPr="00660152">
          <w:rPr>
            <w:vertAlign w:val="superscript"/>
          </w:rPr>
          <w:t>st</w:t>
        </w:r>
        <w:r w:rsidR="00886D23">
          <w:t xml:space="preserve"> of September 2021 </w:t>
        </w:r>
        <w:r w:rsidR="00886D23">
          <w:t xml:space="preserve"> before the heatwaves (</w:t>
        </w:r>
        <w:r w:rsidR="00886D23">
          <w:fldChar w:fldCharType="begin"/>
        </w:r>
        <w:r w:rsidR="00886D23">
          <w:instrText xml:space="preserve"> HYPERLINK \l "fig-S2_comparison" \h </w:instrText>
        </w:r>
        <w:r w:rsidR="00886D23">
          <w:fldChar w:fldCharType="separate"/>
        </w:r>
        <w:r w:rsidR="00886D23">
          <w:rPr>
            <w:rStyle w:val="Lienhypertexte"/>
          </w:rPr>
          <w:t>Figure 7</w:t>
        </w:r>
        <w:r w:rsidR="00886D23">
          <w:rPr>
            <w:rStyle w:val="Lienhypertexte"/>
          </w:rPr>
          <w:fldChar w:fldCharType="end"/>
        </w:r>
        <w:r w:rsidR="00886D23">
          <w:t xml:space="preserve"> A</w:t>
        </w:r>
      </w:ins>
      <w:ins w:id="591" w:author="Laurent Barillé" w:date="2024-11-28T14:14:00Z">
        <w:r w:rsidR="00886D23">
          <w:t>)</w:t>
        </w:r>
      </w:ins>
      <w:r>
        <w:t xml:space="preserve">. Before the event, all QPs appeared green on the images, with similar reflectance </w:t>
      </w:r>
      <w:del w:id="592" w:author="Laurent Barillé" w:date="2024-11-28T14:15:00Z">
        <w:r w:rsidDel="00886D23">
          <w:delText>spectra, regardless of the class attributed to the QPs in the field after the events</w:delText>
        </w:r>
      </w:del>
      <w:ins w:id="593" w:author="Laurent Barillé" w:date="2024-11-28T14:15:00Z">
        <w:r w:rsidR="00886D23">
          <w:t xml:space="preserve">typical of green </w:t>
        </w:r>
        <w:r w:rsidR="00886D23">
          <w:lastRenderedPageBreak/>
          <w:t>seagrass</w:t>
        </w:r>
      </w:ins>
      <w:r>
        <w:t xml:space="preserve"> </w:t>
      </w:r>
      <w:ins w:id="594" w:author="Laurent Barillé" w:date="2024-11-28T14:15:00Z">
        <w:r w:rsidR="00886D23">
          <w:t xml:space="preserve">leaves </w:t>
        </w:r>
      </w:ins>
      <w:r>
        <w:t>(</w:t>
      </w:r>
      <w:hyperlink w:anchor="fig-S2_comparison">
        <w:r>
          <w:rPr>
            <w:rStyle w:val="Lienhypertexte"/>
          </w:rPr>
          <w:t>Figure 7</w:t>
        </w:r>
      </w:hyperlink>
      <w:r>
        <w:t xml:space="preserve"> A and D left). Their reflectance spectra showed a peak at 560 nm (in the green part of the spectra), low values at 665 nm and a high infrared plateau (&gt; 705 nm). However, on the 6</w:t>
      </w:r>
      <w:r w:rsidRPr="00D36482">
        <w:rPr>
          <w:vertAlign w:val="superscript"/>
          <w:rPrChange w:id="595" w:author="Laurent Barillé" w:date="2024-11-28T14:16:00Z">
            <w:rPr/>
          </w:rPrChange>
        </w:rPr>
        <w:t>th</w:t>
      </w:r>
      <w:r>
        <w:t xml:space="preserve"> of September, QPs classified as imp</w:t>
      </w:r>
      <w:r>
        <w:t xml:space="preserve">acted during the field campaign, showed significant differences in </w:t>
      </w:r>
      <w:ins w:id="596" w:author="Laurent Barillé" w:date="2024-11-28T14:17:00Z">
        <w:r w:rsidR="00D36482">
          <w:t xml:space="preserve">their </w:t>
        </w:r>
      </w:ins>
      <w:r>
        <w:t xml:space="preserve">reflectance spectral shape compared to </w:t>
      </w:r>
      <w:del w:id="597" w:author="Laurent Barillé" w:date="2024-11-28T14:16:00Z">
        <w:r w:rsidDel="00D36482">
          <w:delText xml:space="preserve">QPs classified as </w:delText>
        </w:r>
      </w:del>
      <w:r>
        <w:t>unimpacted</w:t>
      </w:r>
      <w:ins w:id="598" w:author="Laurent Barillé" w:date="2024-11-28T14:19:00Z">
        <w:r w:rsidR="00D36482">
          <w:t xml:space="preserve"> </w:t>
        </w:r>
        <w:r w:rsidR="00D36482">
          <w:t>(</w:t>
        </w:r>
        <w:r w:rsidR="00D36482">
          <w:fldChar w:fldCharType="begin"/>
        </w:r>
        <w:r w:rsidR="00D36482">
          <w:instrText xml:space="preserve"> HYPERLINK \l "fig-S2_comparison" \h </w:instrText>
        </w:r>
        <w:r w:rsidR="00D36482">
          <w:fldChar w:fldCharType="separate"/>
        </w:r>
        <w:r w:rsidR="00D36482">
          <w:rPr>
            <w:rStyle w:val="Lienhypertexte"/>
          </w:rPr>
          <w:t>Figure 7</w:t>
        </w:r>
        <w:r w:rsidR="00D36482">
          <w:rPr>
            <w:rStyle w:val="Lienhypertexte"/>
          </w:rPr>
          <w:fldChar w:fldCharType="end"/>
        </w:r>
        <w:r w:rsidR="00D36482">
          <w:t xml:space="preserve"> E)</w:t>
        </w:r>
      </w:ins>
      <w:del w:id="599" w:author="Laurent Barillé" w:date="2024-11-28T14:17:00Z">
        <w:r w:rsidDel="00D36482">
          <w:delText xml:space="preserve"> </w:delText>
        </w:r>
      </w:del>
      <w:del w:id="600" w:author="Laurent Barillé" w:date="2024-11-28T14:16:00Z">
        <w:r w:rsidDel="00D36482">
          <w:delText>during the campaign</w:delText>
        </w:r>
      </w:del>
      <w:ins w:id="601" w:author="Laurent Barillé" w:date="2024-11-28T14:19:00Z">
        <w:r w:rsidR="00D36482">
          <w:t xml:space="preserve">. </w:t>
        </w:r>
      </w:ins>
      <w:del w:id="602" w:author="Laurent Barillé" w:date="2024-11-28T14:19:00Z">
        <w:r w:rsidDel="00D36482">
          <w:delText xml:space="preserve">, </w:delText>
        </w:r>
        <w:r w:rsidDel="00D36482">
          <w:delText xml:space="preserve">with corresponding differences in the true color composition </w:delText>
        </w:r>
      </w:del>
      <w:del w:id="603" w:author="Laurent Barillé" w:date="2024-11-28T14:18:00Z">
        <w:r w:rsidDel="00D36482">
          <w:delText>(</w:delText>
        </w:r>
        <w:r w:rsidDel="00D36482">
          <w:fldChar w:fldCharType="begin"/>
        </w:r>
        <w:r w:rsidDel="00D36482">
          <w:delInstrText xml:space="preserve"> HYPERLINK \l "fig-S2_comparison" \h</w:delInstrText>
        </w:r>
        <w:r w:rsidDel="00D36482">
          <w:delInstrText xml:space="preserve"> </w:delInstrText>
        </w:r>
        <w:r w:rsidDel="00D36482">
          <w:fldChar w:fldCharType="separate"/>
        </w:r>
        <w:r w:rsidDel="00D36482">
          <w:rPr>
            <w:rStyle w:val="Lienhypertexte"/>
          </w:rPr>
          <w:delText>Figure 7</w:delText>
        </w:r>
        <w:r w:rsidDel="00D36482">
          <w:rPr>
            <w:rStyle w:val="Lienhypertexte"/>
          </w:rPr>
          <w:fldChar w:fldCharType="end"/>
        </w:r>
        <w:r w:rsidDel="00D36482">
          <w:delText xml:space="preserve"> C and </w:delText>
        </w:r>
      </w:del>
      <w:del w:id="604" w:author="Laurent Barillé" w:date="2024-11-28T14:17:00Z">
        <w:r w:rsidDel="00D36482">
          <w:delText>D right</w:delText>
        </w:r>
      </w:del>
      <w:del w:id="605" w:author="Laurent Barillé" w:date="2024-11-28T14:18:00Z">
        <w:r w:rsidDel="00D36482">
          <w:delText>)</w:delText>
        </w:r>
      </w:del>
      <w:del w:id="606" w:author="Laurent Barillé" w:date="2024-11-28T14:19:00Z">
        <w:r w:rsidDel="00D36482">
          <w:delText xml:space="preserve">. </w:delText>
        </w:r>
      </w:del>
      <w:r>
        <w:t xml:space="preserve">The reflectance spectra </w:t>
      </w:r>
      <w:del w:id="607" w:author="Laurent Barillé" w:date="2024-11-28T14:19:00Z">
        <w:r w:rsidDel="00D36482">
          <w:delText>over dark</w:delText>
        </w:r>
      </w:del>
      <w:ins w:id="608" w:author="Laurent Barillé" w:date="2024-11-28T14:19:00Z">
        <w:r w:rsidR="00D36482">
          <w:t>of brown</w:t>
        </w:r>
      </w:ins>
      <w:r>
        <w:t xml:space="preserve"> seagrass were </w:t>
      </w:r>
      <w:del w:id="609" w:author="Laurent Barillé" w:date="2024-11-28T14:19:00Z">
        <w:r w:rsidDel="00D36482">
          <w:delText xml:space="preserve">characterized </w:delText>
        </w:r>
      </w:del>
      <w:proofErr w:type="spellStart"/>
      <w:ins w:id="610" w:author="Laurent Barillé" w:date="2024-11-28T14:19:00Z">
        <w:r w:rsidR="00D36482">
          <w:t>characterised</w:t>
        </w:r>
        <w:proofErr w:type="spellEnd"/>
        <w:r w:rsidR="00D36482">
          <w:t xml:space="preserve"> </w:t>
        </w:r>
      </w:ins>
      <w:r>
        <w:t xml:space="preserve">by the loss of the reflectance peak at 560 nm and a decrease in the infrared plateau, which was </w:t>
      </w:r>
      <w:del w:id="611" w:author="Laurent Barillé" w:date="2024-11-28T14:20:00Z">
        <w:r w:rsidDel="00D36482">
          <w:delText>observed as a</w:delText>
        </w:r>
      </w:del>
      <w:ins w:id="612" w:author="Laurent Barillé" w:date="2024-11-28T14:20:00Z">
        <w:r w:rsidR="00D36482">
          <w:t>replaced by a</w:t>
        </w:r>
      </w:ins>
      <w:r>
        <w:t xml:space="preserve"> </w:t>
      </w:r>
      <w:del w:id="613" w:author="Laurent Barillé" w:date="2024-11-28T14:22:00Z">
        <w:r w:rsidDel="00D36482">
          <w:delText xml:space="preserve">steady </w:delText>
        </w:r>
      </w:del>
      <w:ins w:id="614" w:author="Laurent Barillé" w:date="2024-11-28T14:22:00Z">
        <w:r w:rsidR="00D36482">
          <w:t>steadily</w:t>
        </w:r>
        <w:r w:rsidR="00D36482">
          <w:t xml:space="preserve"> </w:t>
        </w:r>
      </w:ins>
      <w:r>
        <w:t>increasing slope up to 940 nm.</w:t>
      </w:r>
      <w:ins w:id="615" w:author="Laurent Barillé" w:date="2024-11-28T14:19:00Z">
        <w:r w:rsidR="00D36482">
          <w:t xml:space="preserve"> </w:t>
        </w:r>
      </w:ins>
      <w:ins w:id="616" w:author="Laurent Barillé" w:date="2024-11-28T14:21:00Z">
        <w:r w:rsidR="00D36482">
          <w:t xml:space="preserve">The darkening of large areas within the seagrass meadow could also be observed in the true </w:t>
        </w:r>
        <w:proofErr w:type="spellStart"/>
        <w:r w:rsidR="00D36482">
          <w:t>colour</w:t>
        </w:r>
      </w:ins>
      <w:proofErr w:type="spellEnd"/>
      <w:ins w:id="617" w:author="Laurent Barillé" w:date="2024-11-28T14:19:00Z">
        <w:r w:rsidR="00D36482">
          <w:t xml:space="preserve"> composition </w:t>
        </w:r>
      </w:ins>
      <w:ins w:id="618" w:author="Laurent Barillé" w:date="2024-11-28T14:23:00Z">
        <w:r w:rsidR="00D36482">
          <w:t>(Figure 7C)</w:t>
        </w:r>
      </w:ins>
      <w:ins w:id="619" w:author="Laurent Barillé" w:date="2024-11-28T14:19:00Z">
        <w:r w:rsidR="00D36482">
          <w:t xml:space="preserve">. </w:t>
        </w:r>
      </w:ins>
    </w:p>
    <w:tbl>
      <w:tblPr>
        <w:tblStyle w:val="Table"/>
        <w:tblW w:w="5000" w:type="pct"/>
        <w:tblLayout w:type="fixed"/>
        <w:tblLook w:val="0000" w:firstRow="0" w:lastRow="0" w:firstColumn="0" w:lastColumn="0" w:noHBand="0" w:noVBand="0"/>
      </w:tblPr>
      <w:tblGrid>
        <w:gridCol w:w="9360"/>
      </w:tblGrid>
      <w:tr w:rsidR="00F71A7F" w14:paraId="12E1A606" w14:textId="77777777">
        <w:tc>
          <w:tcPr>
            <w:tcW w:w="7920" w:type="dxa"/>
          </w:tcPr>
          <w:p w14:paraId="0511B012" w14:textId="77777777" w:rsidR="00F71A7F" w:rsidRDefault="00BB0784" w:rsidP="00D74E82">
            <w:pPr>
              <w:pStyle w:val="Compact"/>
            </w:pPr>
            <w:bookmarkStart w:id="620" w:name="fig-S2_comparison"/>
            <w:bookmarkStart w:id="621" w:name="cell-fig-S2_comparison"/>
            <w:r>
              <w:rPr>
                <w:noProof/>
              </w:rPr>
              <w:drawing>
                <wp:inline distT="0" distB="0" distL="0" distR="0" wp14:anchorId="486CDFA2" wp14:editId="13CC1EC0">
                  <wp:extent cx="5646420" cy="5392331"/>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s/Low_res/Heatwaves_S2_plot.png"/>
                          <pic:cNvPicPr>
                            <a:picLocks noChangeAspect="1" noChangeArrowheads="1"/>
                          </pic:cNvPicPr>
                        </pic:nvPicPr>
                        <pic:blipFill>
                          <a:blip r:embed="rId18"/>
                          <a:stretch>
                            <a:fillRect/>
                          </a:stretch>
                        </pic:blipFill>
                        <pic:spPr bwMode="auto">
                          <a:xfrm>
                            <a:off x="0" y="0"/>
                            <a:ext cx="5646420" cy="5392331"/>
                          </a:xfrm>
                          <a:prstGeom prst="rect">
                            <a:avLst/>
                          </a:prstGeom>
                          <a:noFill/>
                          <a:ln w="9525">
                            <a:noFill/>
                            <a:headEnd/>
                            <a:tailEnd/>
                          </a:ln>
                        </pic:spPr>
                      </pic:pic>
                    </a:graphicData>
                  </a:graphic>
                </wp:inline>
              </w:drawing>
            </w:r>
          </w:p>
          <w:p w14:paraId="129C57D1" w14:textId="61A8B98D" w:rsidR="00F71A7F" w:rsidRDefault="00BB0784">
            <w:pPr>
              <w:pStyle w:val="ImageCaption"/>
              <w:spacing w:before="200"/>
            </w:pPr>
            <w:commentRangeStart w:id="622"/>
            <w:commentRangeStart w:id="623"/>
            <w:r>
              <w:lastRenderedPageBreak/>
              <w:t>F</w:t>
            </w:r>
            <w:r>
              <w:t>igure 7</w:t>
            </w:r>
            <w:commentRangeEnd w:id="623"/>
            <w:r w:rsidR="006860E2">
              <w:rPr>
                <w:rStyle w:val="Marquedecommentaire"/>
                <w:i w:val="0"/>
              </w:rPr>
              <w:commentReference w:id="623"/>
            </w:r>
            <w:r>
              <w:t xml:space="preserve">: </w:t>
            </w:r>
            <w:commentRangeEnd w:id="622"/>
            <w:r w:rsidR="00D36482">
              <w:rPr>
                <w:rStyle w:val="Marquedecommentaire"/>
                <w:i w:val="0"/>
              </w:rPr>
              <w:commentReference w:id="622"/>
            </w:r>
            <w:ins w:id="624" w:author="Laurent Barillé" w:date="2024-11-28T14:25:00Z">
              <w:r w:rsidR="00A35DD7">
                <w:t>I</w:t>
              </w:r>
            </w:ins>
            <w:ins w:id="625" w:author="Laurent Barillé" w:date="2024-11-28T14:23:00Z">
              <w:r w:rsidR="006860E2">
                <w:t>ntertidal seagrass meadow in South Brittany (France)</w:t>
              </w:r>
            </w:ins>
            <w:ins w:id="626" w:author="Laurent Barillé" w:date="2024-11-28T14:25:00Z">
              <w:r w:rsidR="00A35DD7">
                <w:t xml:space="preserve"> observ</w:t>
              </w:r>
            </w:ins>
            <w:ins w:id="627" w:author="Laurent Barillé" w:date="2024-11-28T14:26:00Z">
              <w:r w:rsidR="00A35DD7">
                <w:t>ed before</w:t>
              </w:r>
              <w:r w:rsidR="00EF69A6">
                <w:t xml:space="preserve"> and during a heatwave</w:t>
              </w:r>
            </w:ins>
            <w:ins w:id="628" w:author="Laurent Barillé" w:date="2024-11-28T14:29:00Z">
              <w:r w:rsidR="00EF69A6">
                <w:t xml:space="preserve"> (HW)</w:t>
              </w:r>
            </w:ins>
            <w:ins w:id="629" w:author="Laurent Barillé" w:date="2024-11-28T14:24:00Z">
              <w:r w:rsidR="006860E2">
                <w:t xml:space="preserve">. </w:t>
              </w:r>
            </w:ins>
            <w:ins w:id="630" w:author="Laurent Barillé" w:date="2024-11-28T14:28:00Z">
              <w:r w:rsidR="00EF69A6">
                <w:t>A</w:t>
              </w:r>
              <w:r w:rsidR="00EF69A6">
                <w:t>)</w:t>
              </w:r>
              <w:r w:rsidR="00EF69A6">
                <w:t xml:space="preserve"> RGB color composition of the Sentinel-2 image on the 1</w:t>
              </w:r>
              <w:r w:rsidR="00EF69A6" w:rsidRPr="00012F3A">
                <w:rPr>
                  <w:vertAlign w:val="superscript"/>
                </w:rPr>
                <w:t>st</w:t>
              </w:r>
              <w:r w:rsidR="00EF69A6">
                <w:t xml:space="preserve"> of September 2021</w:t>
              </w:r>
            </w:ins>
            <w:ins w:id="631" w:author="Laurent Barillé" w:date="2024-11-28T14:29:00Z">
              <w:r w:rsidR="00EF69A6">
                <w:t xml:space="preserve"> before the HW</w:t>
              </w:r>
            </w:ins>
            <w:ins w:id="632" w:author="Laurent Barillé" w:date="2024-11-28T14:28:00Z">
              <w:r w:rsidR="00EF69A6">
                <w:t xml:space="preserve">. </w:t>
              </w:r>
            </w:ins>
            <w:ins w:id="633" w:author="Laurent Barillé" w:date="2024-11-28T14:29:00Z">
              <w:r w:rsidR="00EF69A6">
                <w:t>C</w:t>
              </w:r>
              <w:r w:rsidR="00EF69A6">
                <w:t>)</w:t>
              </w:r>
              <w:r w:rsidR="00EF69A6">
                <w:t xml:space="preserve">  RGB color composition of the Sentinel-2 image on the 6</w:t>
              </w:r>
              <w:r w:rsidR="00EF69A6" w:rsidRPr="00012F3A">
                <w:rPr>
                  <w:vertAlign w:val="superscript"/>
                </w:rPr>
                <w:t>th</w:t>
              </w:r>
              <w:r w:rsidR="00EF69A6">
                <w:t xml:space="preserve"> of September 2021</w:t>
              </w:r>
            </w:ins>
            <w:ins w:id="634" w:author="Laurent Barillé" w:date="2024-11-28T14:30:00Z">
              <w:r w:rsidR="00EF69A6">
                <w:t xml:space="preserve"> on the second day of a strong AHW.</w:t>
              </w:r>
            </w:ins>
            <w:ins w:id="635" w:author="Laurent Barillé" w:date="2024-11-28T14:32:00Z">
              <w:r w:rsidR="00EF69A6">
                <w:t xml:space="preserve"> </w:t>
              </w:r>
              <w:r w:rsidR="00EF69A6">
                <w:t xml:space="preserve">The </w:t>
              </w:r>
            </w:ins>
            <w:ins w:id="636" w:author="Laurent Barillé" w:date="2024-11-28T14:33:00Z">
              <w:r w:rsidR="00EF69A6">
                <w:t>circles</w:t>
              </w:r>
            </w:ins>
            <w:ins w:id="637" w:author="Laurent Barillé" w:date="2024-11-28T14:32:00Z">
              <w:r w:rsidR="00EF69A6">
                <w:t xml:space="preserve"> correspond to </w:t>
              </w:r>
              <w:r w:rsidR="00EF69A6">
                <w:t>Q</w:t>
              </w:r>
            </w:ins>
            <w:ins w:id="638" w:author="Laurent Barillé" w:date="2024-11-28T14:33:00Z">
              <w:r w:rsidR="00EF69A6">
                <w:t>u</w:t>
              </w:r>
            </w:ins>
            <w:ins w:id="639" w:author="Laurent Barillé" w:date="2024-11-28T14:32:00Z">
              <w:r w:rsidR="00EF69A6">
                <w:t>adrat Points (</w:t>
              </w:r>
              <w:r w:rsidR="00EF69A6">
                <w:t>QPs</w:t>
              </w:r>
            </w:ins>
            <w:ins w:id="640" w:author="Laurent Barillé" w:date="2024-11-28T14:33:00Z">
              <w:r w:rsidR="00EF69A6">
                <w:t>)</w:t>
              </w:r>
            </w:ins>
            <w:ins w:id="641" w:author="Laurent Barillé" w:date="2024-11-28T14:32:00Z">
              <w:r w:rsidR="00EF69A6">
                <w:t xml:space="preserve"> collected on September 10, 2021, with unimpacted seagrass in green and impacted seagrass in </w:t>
              </w:r>
            </w:ins>
            <w:ins w:id="642" w:author="Laurent Barillé" w:date="2024-11-28T14:33:00Z">
              <w:r w:rsidR="00EF69A6">
                <w:t xml:space="preserve">orange. </w:t>
              </w:r>
            </w:ins>
            <w:ins w:id="643" w:author="Laurent Barillé" w:date="2024-11-28T14:31:00Z">
              <w:r w:rsidR="00EF69A6">
                <w:t>B</w:t>
              </w:r>
              <w:r w:rsidR="00EF69A6">
                <w:t>)</w:t>
              </w:r>
              <w:r w:rsidR="00EF69A6">
                <w:t xml:space="preserve"> Detection of heatwave events based on both Air Temperature and Sea Surface Temperature (SST). The solid line represents the daily average temperature, while the dashed line indicates the 90</w:t>
              </w:r>
              <w:r w:rsidR="00EF69A6" w:rsidRPr="00012F3A">
                <w:rPr>
                  <w:vertAlign w:val="superscript"/>
                </w:rPr>
                <w:t>th</w:t>
              </w:r>
              <w:r w:rsidR="00EF69A6">
                <w:t xml:space="preserve"> percentile of the climatology. </w:t>
              </w:r>
              <w:proofErr w:type="spellStart"/>
              <w:r w:rsidR="00EF69A6">
                <w:t>Coloured</w:t>
              </w:r>
              <w:proofErr w:type="spellEnd"/>
              <w:r w:rsidR="00EF69A6">
                <w:t xml:space="preserve"> areas identify heatwaves (marine in blue and </w:t>
              </w:r>
              <w:proofErr w:type="spellStart"/>
              <w:r w:rsidR="00EF69A6">
                <w:t>atmospherical</w:t>
              </w:r>
              <w:proofErr w:type="spellEnd"/>
              <w:r w:rsidR="00EF69A6">
                <w:t xml:space="preserve"> in red). The two vertical dashed lines represent the acquisition dates of the two Sentinel-2 images used in this analysis (01-09-2021 and 06-09-2021)</w:t>
              </w:r>
              <w:r w:rsidR="00EF69A6">
                <w:t xml:space="preserve">. </w:t>
              </w:r>
            </w:ins>
            <w:ins w:id="644" w:author="Laurent Barillé" w:date="2024-11-28T14:30:00Z">
              <w:r w:rsidR="00EF69A6">
                <w:t xml:space="preserve"> </w:t>
              </w:r>
            </w:ins>
            <w:ins w:id="645" w:author="Laurent Barillé" w:date="2024-11-28T14:34:00Z">
              <w:r w:rsidR="00EF69A6">
                <w:t xml:space="preserve">D) </w:t>
              </w:r>
            </w:ins>
            <w:del w:id="646" w:author="Laurent Barillé" w:date="2024-11-28T14:34:00Z">
              <w:r w:rsidDel="00EF69A6">
                <w:delText>Spectra</w:delText>
              </w:r>
              <w:r w:rsidDel="00EF69A6">
                <w:delText xml:space="preserve">l </w:delText>
              </w:r>
            </w:del>
            <w:del w:id="647" w:author="Laurent Barillé" w:date="2024-11-28T14:25:00Z">
              <w:r w:rsidDel="00A35DD7">
                <w:delText>C</w:delText>
              </w:r>
            </w:del>
            <w:del w:id="648" w:author="Laurent Barillé" w:date="2024-11-28T14:34:00Z">
              <w:r w:rsidDel="00EF69A6">
                <w:delText xml:space="preserve">omparison of </w:delText>
              </w:r>
            </w:del>
            <w:r>
              <w:t xml:space="preserve">Sentinel-2 </w:t>
            </w:r>
            <w:ins w:id="649" w:author="Laurent Barillé" w:date="2024-11-28T14:26:00Z">
              <w:r w:rsidR="00EF69A6">
                <w:t>r</w:t>
              </w:r>
            </w:ins>
            <w:del w:id="650" w:author="Laurent Barillé" w:date="2024-11-28T14:26:00Z">
              <w:r w:rsidDel="00EF69A6">
                <w:delText>R</w:delText>
              </w:r>
            </w:del>
            <w:r>
              <w:t xml:space="preserve">eflectance </w:t>
            </w:r>
            <w:ins w:id="651" w:author="Laurent Barillé" w:date="2024-11-28T14:34:00Z">
              <w:r w:rsidR="00EF69A6">
                <w:t xml:space="preserve">of </w:t>
              </w:r>
            </w:ins>
            <w:del w:id="652" w:author="Laurent Barillé" w:date="2024-11-28T14:34:00Z">
              <w:r w:rsidDel="00EF69A6">
                <w:delText xml:space="preserve">(D) of Quadrats Points </w:delText>
              </w:r>
              <w:r w:rsidDel="00EF69A6">
                <w:delText>(</w:delText>
              </w:r>
            </w:del>
            <w:del w:id="653" w:author="Laurent Barillé" w:date="2024-11-28T14:36:00Z">
              <w:r w:rsidDel="00EF69A6">
                <w:delText>QPs</w:delText>
              </w:r>
            </w:del>
            <w:del w:id="654" w:author="Laurent Barillé" w:date="2024-11-28T14:34:00Z">
              <w:r w:rsidDel="00EF69A6">
                <w:delText>)</w:delText>
              </w:r>
            </w:del>
            <w:del w:id="655" w:author="Laurent Barillé" w:date="2024-11-28T14:36:00Z">
              <w:r w:rsidDel="00EF69A6">
                <w:delText xml:space="preserve"> Before</w:delText>
              </w:r>
            </w:del>
            <w:ins w:id="656" w:author="Laurent Barillé" w:date="2024-11-28T14:36:00Z">
              <w:r w:rsidR="00EF69A6">
                <w:t>seagrass leaves before the HW</w:t>
              </w:r>
              <w:r w:rsidR="00EA6671">
                <w:t xml:space="preserve">. E) </w:t>
              </w:r>
              <w:r w:rsidR="00EA6671">
                <w:t xml:space="preserve">Sentinel-2 reflectance of seagrass leaves </w:t>
              </w:r>
              <w:r w:rsidR="00EA6671">
                <w:t>during</w:t>
              </w:r>
            </w:ins>
            <w:ins w:id="657" w:author="Laurent Barillé" w:date="2024-11-28T14:37:00Z">
              <w:r w:rsidR="00EA6671">
                <w:t>.</w:t>
              </w:r>
            </w:ins>
            <w:ins w:id="658" w:author="Laurent Barillé" w:date="2024-11-28T14:36:00Z">
              <w:r w:rsidR="00EA6671">
                <w:t xml:space="preserve"> </w:t>
              </w:r>
            </w:ins>
            <w:del w:id="659" w:author="Laurent Barillé" w:date="2024-11-28T14:37:00Z">
              <w:r w:rsidDel="00EA6671">
                <w:delText xml:space="preserve"> (A) and During (C) Heatwave Events (B); </w:delText>
              </w:r>
            </w:del>
            <w:del w:id="660" w:author="Laurent Barillé" w:date="2024-11-28T14:28:00Z">
              <w:r w:rsidDel="00EF69A6">
                <w:delText xml:space="preserve">A: RGB color composition of the Sentinel-2 image on the 1st of September 2021. </w:delText>
              </w:r>
            </w:del>
            <w:del w:id="661" w:author="Laurent Barillé" w:date="2024-11-28T14:32:00Z">
              <w:r w:rsidDel="00EF69A6">
                <w:delText xml:space="preserve">The points correspond to QPs collected on September 10, 2021, </w:delText>
              </w:r>
              <w:r w:rsidDel="00EF69A6">
                <w:delText xml:space="preserve">with unimpacted seagrass in green and impacted seagrass in golden; </w:delText>
              </w:r>
            </w:del>
            <w:del w:id="662" w:author="Laurent Barillé" w:date="2024-11-28T14:31:00Z">
              <w:r w:rsidDel="00EF69A6">
                <w:delText>B: Detection of heatwave events based on both Air Temperature and Sea Surface Temperature (SST). The solid line represents the daily average temperature, while the dashed line indicates the</w:delText>
              </w:r>
              <w:r w:rsidDel="00EF69A6">
                <w:delText xml:space="preserve"> 90th percentile of the climatology. Colored areas identify heatwaves (marine in blue and atmospherical in red). The two vertical dashed lines represent the acquisition dates of the two Sentinel-2 images used in this analysis (01-09-2021 and 06-09-2021)</w:delText>
              </w:r>
            </w:del>
            <w:del w:id="663" w:author="Laurent Barillé" w:date="2024-11-28T14:32:00Z">
              <w:r w:rsidDel="00EF69A6">
                <w:delText xml:space="preserve"> ; </w:delText>
              </w:r>
            </w:del>
            <w:del w:id="664" w:author="Laurent Barillé" w:date="2024-11-28T14:29:00Z">
              <w:r w:rsidDel="00EF69A6">
                <w:delText xml:space="preserve">C : RGB color composition of the Sentinel-2 image on the 6th of September 2021, </w:delText>
              </w:r>
            </w:del>
            <w:del w:id="665" w:author="Laurent Barillé" w:date="2024-11-28T14:32:00Z">
              <w:r w:rsidDel="00EF69A6">
                <w:delText>with unimpacted seagrass in green and impacted seagrass in golden</w:delText>
              </w:r>
            </w:del>
            <w:del w:id="666" w:author="Laurent Barillé" w:date="2024-11-28T14:37:00Z">
              <w:r w:rsidDel="00EA6671">
                <w:delText xml:space="preserve">; D </w:delText>
              </w:r>
              <w:r w:rsidDel="00EA6671">
                <w:delText xml:space="preserve">: </w:delText>
              </w:r>
            </w:del>
            <w:r>
              <w:t xml:space="preserve">Average spectral signatures </w:t>
            </w:r>
            <w:del w:id="667" w:author="Laurent Barillé" w:date="2024-11-28T14:37:00Z">
              <w:r w:rsidDel="00EA6671">
                <w:delText xml:space="preserve">of </w:delText>
              </w:r>
            </w:del>
            <w:ins w:id="668" w:author="Laurent Barillé" w:date="2024-11-28T14:37:00Z">
              <w:r w:rsidR="00EA6671">
                <w:t>were obtained in areas where</w:t>
              </w:r>
              <w:r w:rsidR="00EA6671">
                <w:t xml:space="preserve"> </w:t>
              </w:r>
            </w:ins>
            <w:r>
              <w:t xml:space="preserve">QPs </w:t>
            </w:r>
            <w:del w:id="669" w:author="Laurent Barillé" w:date="2024-11-28T14:38:00Z">
              <w:r w:rsidDel="00EA6671">
                <w:delText xml:space="preserve">where </w:delText>
              </w:r>
            </w:del>
            <w:ins w:id="670" w:author="Laurent Barillé" w:date="2024-11-28T14:38:00Z">
              <w:r w:rsidR="00EA6671">
                <w:t xml:space="preserve">corresponded to green and brown </w:t>
              </w:r>
            </w:ins>
            <w:del w:id="671" w:author="Laurent Barillé" w:date="2024-11-28T14:38:00Z">
              <w:r w:rsidDel="00EA6671">
                <w:delText xml:space="preserve">dark and green </w:delText>
              </w:r>
            </w:del>
            <w:r>
              <w:t xml:space="preserve">seagrasses </w:t>
            </w:r>
            <w:ins w:id="672" w:author="Laurent Barillé" w:date="2024-11-28T14:38:00Z">
              <w:r w:rsidR="00EA6671">
                <w:t xml:space="preserve">leaves </w:t>
              </w:r>
            </w:ins>
            <w:r>
              <w:t>(</w:t>
            </w:r>
            <w:del w:id="673" w:author="Laurent Barillé" w:date="2024-11-28T14:38:00Z">
              <w:r w:rsidDel="00EA6671">
                <w:delText xml:space="preserve">gold and </w:delText>
              </w:r>
            </w:del>
            <w:r>
              <w:t xml:space="preserve">green </w:t>
            </w:r>
            <w:ins w:id="674" w:author="Laurent Barillé" w:date="2024-11-28T14:39:00Z">
              <w:r w:rsidR="00EA6671">
                <w:t>and orange circles</w:t>
              </w:r>
            </w:ins>
            <w:del w:id="675" w:author="Laurent Barillé" w:date="2024-11-28T14:39:00Z">
              <w:r w:rsidDel="00EA6671">
                <w:delText>lines</w:delText>
              </w:r>
            </w:del>
            <w:r>
              <w:t>, respectively)</w:t>
            </w:r>
            <w:ins w:id="676" w:author="Laurent Barillé" w:date="2024-11-28T14:39:00Z">
              <w:r w:rsidR="00EA6671">
                <w:t xml:space="preserve"> as</w:t>
              </w:r>
            </w:ins>
            <w:r>
              <w:t xml:space="preserve"> </w:t>
            </w:r>
            <w:del w:id="677" w:author="Laurent Barillé" w:date="2024-11-28T14:39:00Z">
              <w:r w:rsidDel="00EA6671">
                <w:delText>w</w:delText>
              </w:r>
              <w:r w:rsidDel="00EA6671">
                <w:delText xml:space="preserve">ere </w:delText>
              </w:r>
            </w:del>
            <w:r>
              <w:t>identified during the field survey</w:t>
            </w:r>
            <w:del w:id="678" w:author="Laurent Barillé" w:date="2024-11-28T14:39:00Z">
              <w:r w:rsidDel="00EA6671">
                <w:delText xml:space="preserve">. </w:delText>
              </w:r>
              <w:r w:rsidDel="00EA6671">
                <w:delText>The left plot shows the reflectance of these QPs before the heatwave impact, while the right plot shows the spectral signature during the heatwaves</w:delText>
              </w:r>
            </w:del>
            <w:r>
              <w:t xml:space="preserve">. The </w:t>
            </w:r>
            <w:del w:id="679" w:author="Laurent Barillé" w:date="2024-11-28T14:39:00Z">
              <w:r w:rsidDel="00EA6671">
                <w:delText>ribbons around the lines</w:delText>
              </w:r>
            </w:del>
            <w:ins w:id="680" w:author="Laurent Barillé" w:date="2024-11-28T14:39:00Z">
              <w:r w:rsidR="00EA6671">
                <w:t>shaded areas around the reflect</w:t>
              </w:r>
            </w:ins>
            <w:ins w:id="681" w:author="Laurent Barillé" w:date="2024-11-28T14:40:00Z">
              <w:r w:rsidR="00EA6671">
                <w:t>ance</w:t>
              </w:r>
            </w:ins>
            <w:r>
              <w:t xml:space="preserve"> </w:t>
            </w:r>
            <w:ins w:id="682" w:author="Laurent Barillé" w:date="2024-11-28T14:40:00Z">
              <w:r w:rsidR="00EA6671">
                <w:t xml:space="preserve">spectra </w:t>
              </w:r>
            </w:ins>
            <w:r>
              <w:t>represent the standard deviation.</w:t>
            </w:r>
          </w:p>
        </w:tc>
        <w:bookmarkEnd w:id="620"/>
      </w:tr>
    </w:tbl>
    <w:p w14:paraId="5F955AA5" w14:textId="77777777" w:rsidR="00F4252B" w:rsidRDefault="00BB0784" w:rsidP="004E4EC0">
      <w:pPr>
        <w:pStyle w:val="Titre3"/>
        <w:rPr>
          <w:ins w:id="683" w:author="Laurent Barillé" w:date="2024-11-28T15:09:00Z"/>
        </w:rPr>
      </w:pPr>
      <w:bookmarkStart w:id="684" w:name="sentinel-2-derived-metrics-comparison"/>
      <w:bookmarkEnd w:id="561"/>
      <w:bookmarkEnd w:id="621"/>
      <w:r>
        <w:lastRenderedPageBreak/>
        <w:t xml:space="preserve">3.2.2 </w:t>
      </w:r>
      <w:ins w:id="685" w:author="Laurent Barillé" w:date="2024-11-28T15:03:00Z">
        <w:r w:rsidR="008C1625">
          <w:t xml:space="preserve">SDI metric applied to </w:t>
        </w:r>
      </w:ins>
      <w:r>
        <w:t>Sentinel-2</w:t>
      </w:r>
    </w:p>
    <w:p w14:paraId="75AAF763" w14:textId="43EFBF94" w:rsidR="00F71A7F" w:rsidRDefault="00BB0784" w:rsidP="004E4EC0">
      <w:pPr>
        <w:pStyle w:val="Titre3"/>
      </w:pPr>
      <w:r>
        <w:t xml:space="preserve"> </w:t>
      </w:r>
      <w:del w:id="686" w:author="Laurent Barillé" w:date="2024-11-28T15:03:00Z">
        <w:r w:rsidDel="008C1625">
          <w:delText>derived metric</w:delText>
        </w:r>
      </w:del>
      <w:del w:id="687" w:author="Laurent Barillé" w:date="2024-11-28T15:02:00Z">
        <w:r w:rsidDel="008C1625">
          <w:delText>s</w:delText>
        </w:r>
      </w:del>
      <w:del w:id="688" w:author="Laurent Barillé" w:date="2024-11-28T15:03:00Z">
        <w:r w:rsidDel="008C1625">
          <w:delText xml:space="preserve"> comparison</w:delText>
        </w:r>
      </w:del>
    </w:p>
    <w:p w14:paraId="3AE18E8C" w14:textId="5041BB55" w:rsidR="00F71A7F" w:rsidDel="00F4252B" w:rsidRDefault="00BB0784" w:rsidP="00D74E82">
      <w:pPr>
        <w:pStyle w:val="FirstParagraph"/>
        <w:rPr>
          <w:del w:id="689" w:author="Laurent Barillé" w:date="2024-11-28T15:08:00Z"/>
        </w:rPr>
      </w:pPr>
      <w:r>
        <w:t>Using Sentinel-2 data</w:t>
      </w:r>
      <w:ins w:id="690" w:author="Laurent Barillé" w:date="2024-11-28T15:10:00Z">
        <w:r w:rsidR="00F4252B">
          <w:t xml:space="preserve"> and the QPs</w:t>
        </w:r>
      </w:ins>
      <w:ins w:id="691" w:author="Laurent Barillé" w:date="2024-11-28T15:03:00Z">
        <w:r w:rsidR="008C1625">
          <w:t xml:space="preserve">, </w:t>
        </w:r>
      </w:ins>
      <w:del w:id="692" w:author="Laurent Barillé" w:date="2024-11-28T15:03:00Z">
        <w:r w:rsidDel="008C1625">
          <w:delText xml:space="preserve">, </w:delText>
        </w:r>
        <w:r w:rsidDel="008C1625">
          <w:delText xml:space="preserve">NDVI, Seagrass Cover (SC), GLI and </w:delText>
        </w:r>
      </w:del>
      <w:r>
        <w:t xml:space="preserve">SDI </w:t>
      </w:r>
      <w:ins w:id="693" w:author="Laurent Barillé" w:date="2024-11-28T15:03:00Z">
        <w:r w:rsidR="008C1625">
          <w:t xml:space="preserve">was </w:t>
        </w:r>
      </w:ins>
      <w:del w:id="694" w:author="Laurent Barillé" w:date="2024-11-28T15:06:00Z">
        <w:r w:rsidDel="008C1625">
          <w:delText xml:space="preserve">estimated </w:delText>
        </w:r>
      </w:del>
      <w:ins w:id="695" w:author="Laurent Barillé" w:date="2024-11-28T15:06:00Z">
        <w:r w:rsidR="008C1625">
          <w:t>calculated</w:t>
        </w:r>
        <w:r w:rsidR="008C1625">
          <w:t xml:space="preserve"> </w:t>
        </w:r>
      </w:ins>
      <w:r>
        <w:t xml:space="preserve">for </w:t>
      </w:r>
      <w:ins w:id="696" w:author="Laurent Barillé" w:date="2024-11-28T15:06:00Z">
        <w:r w:rsidR="008C1625">
          <w:t xml:space="preserve">green </w:t>
        </w:r>
      </w:ins>
      <w:del w:id="697" w:author="Laurent Barillé" w:date="2024-11-28T15:04:00Z">
        <w:r w:rsidDel="008C1625">
          <w:delText xml:space="preserve">pixels </w:delText>
        </w:r>
      </w:del>
      <w:ins w:id="698" w:author="Laurent Barillé" w:date="2024-11-28T15:04:00Z">
        <w:r w:rsidR="008C1625">
          <w:t>seagrass</w:t>
        </w:r>
        <w:r w:rsidR="008C1625">
          <w:t xml:space="preserve"> </w:t>
        </w:r>
      </w:ins>
      <w:r>
        <w:t xml:space="preserve">unaffected by the heatwave </w:t>
      </w:r>
      <w:ins w:id="699" w:author="Laurent Barillé" w:date="2024-11-28T15:04:00Z">
        <w:r w:rsidR="008C1625">
          <w:t>(QPs unimpacted Fig. 7C)</w:t>
        </w:r>
      </w:ins>
      <w:ins w:id="700" w:author="Laurent Barillé" w:date="2024-11-28T15:05:00Z">
        <w:r w:rsidR="008C1625">
          <w:t>,</w:t>
        </w:r>
      </w:ins>
      <w:ins w:id="701" w:author="Laurent Barillé" w:date="2024-11-28T15:04:00Z">
        <w:r w:rsidR="008C1625">
          <w:t xml:space="preserve"> </w:t>
        </w:r>
      </w:ins>
      <w:del w:id="702" w:author="Laurent Barillé" w:date="2024-11-28T15:05:00Z">
        <w:r w:rsidDel="008C1625">
          <w:delText xml:space="preserve">showed </w:delText>
        </w:r>
      </w:del>
      <w:ins w:id="703" w:author="Laurent Barillé" w:date="2024-11-28T15:05:00Z">
        <w:r w:rsidR="008C1625">
          <w:t>show</w:t>
        </w:r>
        <w:r w:rsidR="008C1625">
          <w:t>ing</w:t>
        </w:r>
        <w:r w:rsidR="008C1625">
          <w:t xml:space="preserve"> </w:t>
        </w:r>
      </w:ins>
      <w:r>
        <w:t xml:space="preserve">minimal changes </w:t>
      </w:r>
      <w:del w:id="704" w:author="Laurent Barillé" w:date="2024-11-28T15:05:00Z">
        <w:r w:rsidDel="008C1625">
          <w:delText>for all metrics of -1 %, -1 %, -10 and</w:delText>
        </w:r>
      </w:del>
      <w:ins w:id="705" w:author="Laurent Barillé" w:date="2024-11-28T15:05:00Z">
        <w:r w:rsidR="008C1625">
          <w:t xml:space="preserve">of </w:t>
        </w:r>
      </w:ins>
      <w:r>
        <w:t xml:space="preserve"> 3 %</w:t>
      </w:r>
      <w:del w:id="706" w:author="Laurent Barillé" w:date="2024-11-28T15:05:00Z">
        <w:r w:rsidDel="008C1625">
          <w:delText>, r</w:delText>
        </w:r>
        <w:r w:rsidDel="008C1625">
          <w:delText>espectively</w:delText>
        </w:r>
      </w:del>
      <w:r>
        <w:t xml:space="preserve"> between the 1</w:t>
      </w:r>
      <w:r w:rsidRPr="008C1625">
        <w:rPr>
          <w:vertAlign w:val="superscript"/>
          <w:rPrChange w:id="707" w:author="Laurent Barillé" w:date="2024-11-28T15:05:00Z">
            <w:rPr/>
          </w:rPrChange>
        </w:rPr>
        <w:t xml:space="preserve">st </w:t>
      </w:r>
      <w:r>
        <w:t>of Sep</w:t>
      </w:r>
      <w:r>
        <w:t>tember and the 6</w:t>
      </w:r>
      <w:r w:rsidRPr="008C1625">
        <w:rPr>
          <w:vertAlign w:val="superscript"/>
          <w:rPrChange w:id="708" w:author="Laurent Barillé" w:date="2024-11-28T15:05:00Z">
            <w:rPr/>
          </w:rPrChange>
        </w:rPr>
        <w:t>th</w:t>
      </w:r>
      <w:r>
        <w:t xml:space="preserve"> of September (</w:t>
      </w:r>
      <w:hyperlink w:anchor="fig-NDVI_GLI_SPC">
        <w:r>
          <w:rPr>
            <w:rStyle w:val="Lienhypertexte"/>
          </w:rPr>
          <w:t>Figure 8</w:t>
        </w:r>
      </w:hyperlink>
      <w:r>
        <w:t xml:space="preserve">). In contrast, seagrass impacted by the heatwave </w:t>
      </w:r>
      <w:ins w:id="709" w:author="Laurent Barillé" w:date="2024-11-28T15:06:00Z">
        <w:r w:rsidR="008C1625">
          <w:t xml:space="preserve">and turned brown </w:t>
        </w:r>
      </w:ins>
      <w:ins w:id="710" w:author="Laurent Barillé" w:date="2024-11-28T15:11:00Z">
        <w:r w:rsidR="00F4252B">
          <w:t>(QPs</w:t>
        </w:r>
        <w:r w:rsidR="00F4252B">
          <w:t xml:space="preserve"> </w:t>
        </w:r>
        <w:r w:rsidR="00F4252B">
          <w:t>impacted Fig. 7C)</w:t>
        </w:r>
        <w:r w:rsidR="00F4252B">
          <w:t xml:space="preserve"> </w:t>
        </w:r>
      </w:ins>
      <w:r>
        <w:t xml:space="preserve">exhibited </w:t>
      </w:r>
      <w:del w:id="711" w:author="Laurent Barillé" w:date="2024-11-28T15:07:00Z">
        <w:r w:rsidDel="008C1625">
          <w:delText xml:space="preserve">a </w:delText>
        </w:r>
      </w:del>
      <w:r>
        <w:t xml:space="preserve">significant </w:t>
      </w:r>
      <w:ins w:id="712" w:author="Laurent Barillé" w:date="2024-11-28T15:11:00Z">
        <w:r w:rsidR="00330165">
          <w:t>S</w:t>
        </w:r>
      </w:ins>
      <w:ins w:id="713" w:author="Laurent Barillé" w:date="2024-11-28T15:12:00Z">
        <w:r w:rsidR="00330165">
          <w:t xml:space="preserve">DI </w:t>
        </w:r>
      </w:ins>
      <w:r>
        <w:t>changes</w:t>
      </w:r>
      <w:ins w:id="714" w:author="Laurent Barillé" w:date="2024-11-28T15:07:00Z">
        <w:r w:rsidR="008C1625">
          <w:t>,</w:t>
        </w:r>
      </w:ins>
      <w:del w:id="715" w:author="Laurent Barillé" w:date="2024-11-28T15:07:00Z">
        <w:r w:rsidDel="008C1625">
          <w:delText xml:space="preserve"> in all metrics</w:delText>
        </w:r>
        <w:r w:rsidDel="008C1625">
          <w:delText>.</w:delText>
        </w:r>
      </w:del>
      <w:r>
        <w:t xml:space="preserve"> </w:t>
      </w:r>
      <w:del w:id="716" w:author="Laurent Barillé" w:date="2024-11-28T15:07:00Z">
        <w:r w:rsidDel="008C1625">
          <w:delText xml:space="preserve">Because the SC is linearly related to the NDVI, both metrics dropped of 35 %, </w:delText>
        </w:r>
        <w:r w:rsidDel="008C1625">
          <w:delText>however the drop in SC was not due to a loss of density of seagrass on the field (</w:delText>
        </w:r>
        <w:r w:rsidDel="008C1625">
          <w:fldChar w:fldCharType="begin"/>
        </w:r>
        <w:r w:rsidDel="008C1625">
          <w:delInstrText xml:space="preserve"> HYPERLINK \l "fig-QuiberonImg" \h </w:delInstrText>
        </w:r>
        <w:r w:rsidDel="008C1625">
          <w:fldChar w:fldCharType="separate"/>
        </w:r>
        <w:r w:rsidDel="008C1625">
          <w:rPr>
            <w:rStyle w:val="Lienhypertexte"/>
          </w:rPr>
          <w:delText>Figure 3</w:delText>
        </w:r>
        <w:r w:rsidDel="008C1625">
          <w:rPr>
            <w:rStyle w:val="Lienhypertexte"/>
          </w:rPr>
          <w:fldChar w:fldCharType="end"/>
        </w:r>
        <w:r w:rsidDel="008C1625">
          <w:delText xml:space="preserve">). The GLI drops of about 85% at the 6th of September. The SDI was the most sensitive metric to the darkening of seagrasses, </w:delText>
        </w:r>
      </w:del>
      <w:r>
        <w:t>sho</w:t>
      </w:r>
      <w:r>
        <w:t xml:space="preserve">wing an increase of 97 % during </w:t>
      </w:r>
      <w:ins w:id="717" w:author="Laurent Barillé" w:date="2024-11-28T15:08:00Z">
        <w:r w:rsidR="00F4252B">
          <w:t xml:space="preserve">the </w:t>
        </w:r>
      </w:ins>
      <w:r>
        <w:t>heatwave exposure (</w:t>
      </w:r>
      <w:hyperlink w:anchor="fig-NDVI_GLI_SPC">
        <w:r>
          <w:rPr>
            <w:rStyle w:val="Lienhypertexte"/>
          </w:rPr>
          <w:t>Figure 8</w:t>
        </w:r>
      </w:hyperlink>
      <w:r>
        <w:t>).</w:t>
      </w:r>
      <w:ins w:id="718" w:author="Laurent Barillé" w:date="2024-11-28T15:08:00Z">
        <w:r w:rsidR="00F4252B">
          <w:t xml:space="preserve"> </w:t>
        </w:r>
      </w:ins>
    </w:p>
    <w:p w14:paraId="7A2654D1" w14:textId="3B5AEAE4" w:rsidR="00F71A7F" w:rsidRDefault="00BB0784" w:rsidP="00D74E82">
      <w:pPr>
        <w:pStyle w:val="FirstParagraph"/>
        <w:pPrChange w:id="719" w:author="Laurent Barillé" w:date="2024-11-28T15:26:00Z">
          <w:pPr>
            <w:pStyle w:val="Corpsdetexte"/>
            <w:ind w:firstLine="0"/>
          </w:pPr>
        </w:pPrChange>
      </w:pPr>
      <w:r>
        <w:t xml:space="preserve">One month </w:t>
      </w:r>
      <w:del w:id="720" w:author="Laurent Barillé" w:date="2024-11-28T15:08:00Z">
        <w:r w:rsidDel="00F4252B">
          <w:delText xml:space="preserve">later the heatwaves events, on the 8th of October, all metrics of unimpacted QPs had increased compared to the 1st of September: The NDVI and SC </w:delText>
        </w:r>
        <w:r w:rsidDel="00F4252B">
          <w:delText xml:space="preserve">by 21 %, The GLI by 15 % and the SDI </w:delText>
        </w:r>
      </w:del>
      <w:ins w:id="721" w:author="Laurent Barillé" w:date="2024-11-28T15:08:00Z">
        <w:r w:rsidR="00F4252B">
          <w:t>after the heatwave event, on the 8</w:t>
        </w:r>
        <w:r w:rsidR="00F4252B" w:rsidRPr="00F4252B">
          <w:rPr>
            <w:vertAlign w:val="superscript"/>
            <w:rPrChange w:id="722" w:author="Laurent Barillé" w:date="2024-11-28T15:09:00Z">
              <w:rPr/>
            </w:rPrChange>
          </w:rPr>
          <w:t xml:space="preserve">th </w:t>
        </w:r>
        <w:r w:rsidR="00F4252B">
          <w:t xml:space="preserve">of October, </w:t>
        </w:r>
      </w:ins>
      <w:ins w:id="723" w:author="Laurent Barillé" w:date="2024-11-28T15:09:00Z">
        <w:r w:rsidR="00F4252B">
          <w:t>the SDI of</w:t>
        </w:r>
      </w:ins>
      <w:ins w:id="724" w:author="Laurent Barillé" w:date="2024-11-28T15:08:00Z">
        <w:r w:rsidR="00F4252B">
          <w:t xml:space="preserve"> unimpacted </w:t>
        </w:r>
      </w:ins>
      <w:ins w:id="725" w:author="Laurent Barillé" w:date="2024-11-28T15:09:00Z">
        <w:r w:rsidR="00F4252B">
          <w:t>seagrass</w:t>
        </w:r>
      </w:ins>
      <w:ins w:id="726" w:author="Laurent Barillé" w:date="2024-11-28T15:08:00Z">
        <w:r w:rsidR="00F4252B">
          <w:t xml:space="preserve"> had increased by </w:t>
        </w:r>
      </w:ins>
      <w:r>
        <w:t>14 %</w:t>
      </w:r>
      <w:ins w:id="727" w:author="Laurent Barillé" w:date="2024-11-28T15:20:00Z">
        <w:r w:rsidR="00A06879">
          <w:t xml:space="preserve"> </w:t>
        </w:r>
        <w:r w:rsidR="00A06879">
          <w:t>compared to the 1</w:t>
        </w:r>
        <w:r w:rsidR="00A06879" w:rsidRPr="005816EC">
          <w:rPr>
            <w:vertAlign w:val="superscript"/>
          </w:rPr>
          <w:t xml:space="preserve">st </w:t>
        </w:r>
        <w:r w:rsidR="00A06879">
          <w:t>of September</w:t>
        </w:r>
      </w:ins>
      <w:r>
        <w:t xml:space="preserve">. </w:t>
      </w:r>
      <w:ins w:id="728" w:author="Laurent Barillé" w:date="2024-11-28T15:14:00Z">
        <w:r w:rsidR="00330165">
          <w:t xml:space="preserve">At this date, </w:t>
        </w:r>
      </w:ins>
      <w:del w:id="729" w:author="Laurent Barillé" w:date="2024-11-28T15:13:00Z">
        <w:r w:rsidDel="00330165">
          <w:delText>Concerning QPs</w:delText>
        </w:r>
      </w:del>
      <w:ins w:id="730" w:author="Laurent Barillé" w:date="2024-11-28T15:14:00Z">
        <w:r w:rsidR="00330165">
          <w:t>t</w:t>
        </w:r>
      </w:ins>
      <w:ins w:id="731" w:author="Laurent Barillé" w:date="2024-11-28T15:13:00Z">
        <w:r w:rsidR="00330165">
          <w:t xml:space="preserve">he SDI of </w:t>
        </w:r>
      </w:ins>
      <w:del w:id="732" w:author="Laurent Barillé" w:date="2024-11-28T15:13:00Z">
        <w:r w:rsidDel="00330165">
          <w:delText xml:space="preserve"> </w:delText>
        </w:r>
      </w:del>
      <w:r>
        <w:t xml:space="preserve">impacted </w:t>
      </w:r>
      <w:del w:id="733" w:author="Laurent Barillé" w:date="2024-11-28T15:13:00Z">
        <w:r w:rsidDel="00330165">
          <w:delText>by the heatwaves</w:delText>
        </w:r>
      </w:del>
      <w:ins w:id="734" w:author="Laurent Barillé" w:date="2024-11-28T15:13:00Z">
        <w:r w:rsidR="00330165">
          <w:t>seagrass</w:t>
        </w:r>
      </w:ins>
      <w:del w:id="735" w:author="Laurent Barillé" w:date="2024-11-28T15:16:00Z">
        <w:r w:rsidDel="00330165">
          <w:delText xml:space="preserve">, </w:delText>
        </w:r>
      </w:del>
      <w:del w:id="736" w:author="Laurent Barillé" w:date="2024-11-28T15:14:00Z">
        <w:r w:rsidDel="00330165">
          <w:delText>even though all the metrics were closer to the values they had prior to the heatwaves, they have not regained their level from before the events</w:delText>
        </w:r>
      </w:del>
      <w:ins w:id="737" w:author="Laurent Barillé" w:date="2024-11-28T15:16:00Z">
        <w:r w:rsidR="00330165">
          <w:t xml:space="preserve"> showed a significant decrease one month after the heatwave exposure</w:t>
        </w:r>
      </w:ins>
      <w:ins w:id="738" w:author="Laurent Barillé" w:date="2024-11-28T15:18:00Z">
        <w:r w:rsidR="00BC414F">
          <w:t>. The</w:t>
        </w:r>
      </w:ins>
      <w:del w:id="739" w:author="Laurent Barillé" w:date="2024-11-28T15:16:00Z">
        <w:r w:rsidDel="00330165">
          <w:delText>.</w:delText>
        </w:r>
      </w:del>
      <w:del w:id="740" w:author="Laurent Barillé" w:date="2024-11-28T15:18:00Z">
        <w:r w:rsidDel="00BC414F">
          <w:delText xml:space="preserve"> </w:delText>
        </w:r>
      </w:del>
      <w:del w:id="741" w:author="Laurent Barillé" w:date="2024-11-28T15:15:00Z">
        <w:r w:rsidDel="00330165">
          <w:delText>By the 8th of October, th</w:delText>
        </w:r>
        <w:r w:rsidDel="00330165">
          <w:delText>e NDVI and the SC of these QPs were 5 % lower, The GLI was 16 % lower and the</w:delText>
        </w:r>
      </w:del>
      <w:del w:id="742" w:author="Laurent Barillé" w:date="2024-11-28T15:18:00Z">
        <w:r w:rsidDel="00BC414F">
          <w:delText xml:space="preserve"> </w:delText>
        </w:r>
      </w:del>
      <w:ins w:id="743" w:author="Laurent Barillé" w:date="2024-11-28T15:16:00Z">
        <w:r w:rsidR="00330165">
          <w:t xml:space="preserve"> </w:t>
        </w:r>
      </w:ins>
      <w:r>
        <w:t xml:space="preserve">SDI </w:t>
      </w:r>
      <w:ins w:id="744" w:author="Laurent Barillé" w:date="2024-11-28T15:18:00Z">
        <w:r w:rsidR="00BC414F">
          <w:t xml:space="preserve">showed a </w:t>
        </w:r>
      </w:ins>
      <w:r>
        <w:t xml:space="preserve">14 % </w:t>
      </w:r>
      <w:del w:id="745" w:author="Laurent Barillé" w:date="2024-11-28T15:18:00Z">
        <w:r w:rsidDel="00BC414F">
          <w:delText xml:space="preserve">higher </w:delText>
        </w:r>
      </w:del>
      <w:ins w:id="746" w:author="Laurent Barillé" w:date="2024-11-28T15:18:00Z">
        <w:r w:rsidR="00BC414F">
          <w:t xml:space="preserve">increase </w:t>
        </w:r>
      </w:ins>
      <w:del w:id="747" w:author="Laurent Barillé" w:date="2024-11-28T15:16:00Z">
        <w:r w:rsidDel="00330165">
          <w:delText>than on the</w:delText>
        </w:r>
      </w:del>
      <w:ins w:id="748" w:author="Laurent Barillé" w:date="2024-11-28T15:16:00Z">
        <w:r w:rsidR="00330165">
          <w:t>compared to the</w:t>
        </w:r>
      </w:ins>
      <w:r>
        <w:t xml:space="preserve"> 1</w:t>
      </w:r>
      <w:r w:rsidRPr="00330165">
        <w:rPr>
          <w:vertAlign w:val="superscript"/>
          <w:rPrChange w:id="749" w:author="Laurent Barillé" w:date="2024-11-28T15:17:00Z">
            <w:rPr/>
          </w:rPrChange>
        </w:rPr>
        <w:t xml:space="preserve">st </w:t>
      </w:r>
      <w:r>
        <w:t>of September</w:t>
      </w:r>
      <w:ins w:id="750" w:author="Laurent Barillé" w:date="2024-11-28T15:19:00Z">
        <w:r w:rsidR="00BC414F">
          <w:t xml:space="preserve">, similar to the seagrass unaffected by the heatwave. </w:t>
        </w:r>
      </w:ins>
      <w:del w:id="751" w:author="Laurent Barillé" w:date="2024-11-28T15:19:00Z">
        <w:r w:rsidDel="00BC414F">
          <w:delText>.</w:delText>
        </w:r>
      </w:del>
    </w:p>
    <w:tbl>
      <w:tblPr>
        <w:tblStyle w:val="Table"/>
        <w:tblW w:w="5000" w:type="pct"/>
        <w:tblLayout w:type="fixed"/>
        <w:tblLook w:val="0000" w:firstRow="0" w:lastRow="0" w:firstColumn="0" w:lastColumn="0" w:noHBand="0" w:noVBand="0"/>
      </w:tblPr>
      <w:tblGrid>
        <w:gridCol w:w="9360"/>
      </w:tblGrid>
      <w:tr w:rsidR="00F71A7F" w14:paraId="4ECC6DA1" w14:textId="77777777">
        <w:tc>
          <w:tcPr>
            <w:tcW w:w="7920" w:type="dxa"/>
          </w:tcPr>
          <w:p w14:paraId="2B90CC77" w14:textId="364344EB" w:rsidR="00F71A7F" w:rsidRDefault="00BB0784" w:rsidP="00D74E82">
            <w:pPr>
              <w:pStyle w:val="Compact"/>
            </w:pPr>
            <w:bookmarkStart w:id="752" w:name="fig-NDVI_GLI_SPC"/>
            <w:bookmarkStart w:id="753" w:name="cell-fig-NDVI_GLI_SPC"/>
            <w:r>
              <w:rPr>
                <w:noProof/>
              </w:rPr>
              <w:lastRenderedPageBreak/>
              <w:drawing>
                <wp:anchor distT="0" distB="0" distL="114300" distR="114300" simplePos="0" relativeHeight="251658240" behindDoc="1" locked="0" layoutInCell="1" allowOverlap="1" wp14:anchorId="18C45783" wp14:editId="6E7ED297">
                  <wp:simplePos x="0" y="0"/>
                  <wp:positionH relativeFrom="column">
                    <wp:posOffset>1595120</wp:posOffset>
                  </wp:positionH>
                  <wp:positionV relativeFrom="paragraph">
                    <wp:posOffset>152400</wp:posOffset>
                  </wp:positionV>
                  <wp:extent cx="3708400" cy="2654300"/>
                  <wp:effectExtent l="0" t="0" r="6350" b="0"/>
                  <wp:wrapTopAndBottom/>
                  <wp:docPr id="85" name="Picture"/>
                  <wp:cNvGraphicFramePr/>
                  <a:graphic xmlns:a="http://schemas.openxmlformats.org/drawingml/2006/main">
                    <a:graphicData uri="http://schemas.openxmlformats.org/drawingml/2006/picture">
                      <pic:pic xmlns:pic="http://schemas.openxmlformats.org/drawingml/2006/picture">
                        <pic:nvPicPr>
                          <pic:cNvPr id="86" name="Picture" descr="Figs/Low_res/Compares_Indices_S2.pn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0270" t="45772" b="7219"/>
                          <a:stretch/>
                        </pic:blipFill>
                        <pic:spPr bwMode="auto">
                          <a:xfrm>
                            <a:off x="0" y="0"/>
                            <a:ext cx="3708400" cy="2654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D00B27E" w14:textId="06DE957F" w:rsidR="00F71A7F" w:rsidRDefault="00BB0784">
            <w:pPr>
              <w:pStyle w:val="ImageCaption"/>
              <w:spacing w:before="200"/>
            </w:pPr>
            <w:r>
              <w:t>F</w:t>
            </w:r>
            <w:r>
              <w:t xml:space="preserve">igure 8: </w:t>
            </w:r>
            <w:del w:id="754" w:author="Laurent Barillé" w:date="2024-11-28T14:43:00Z">
              <w:r w:rsidDel="00012F3A">
                <w:delText>Relative difference of the Normalized Difference Vegetation Index (NDVI: A); Seagrass Cover (SC: B); Green Leaf Index (G</w:delText>
              </w:r>
              <w:r w:rsidDel="00012F3A">
                <w:delText>LI: C); and</w:delText>
              </w:r>
            </w:del>
            <w:ins w:id="755" w:author="Laurent Barillé" w:date="2024-11-28T14:43:00Z">
              <w:r w:rsidR="00012F3A">
                <w:t>Changes in the</w:t>
              </w:r>
            </w:ins>
            <w:r>
              <w:t xml:space="preserve"> </w:t>
            </w:r>
            <w:ins w:id="756" w:author="Laurent Barillé" w:date="2024-11-28T14:58:00Z">
              <w:r w:rsidR="00DD7446">
                <w:t xml:space="preserve">relative </w:t>
              </w:r>
            </w:ins>
            <w:r>
              <w:t>Seagrass Darkening Index (SDI</w:t>
            </w:r>
            <w:del w:id="757" w:author="Laurent Barillé" w:date="2024-11-28T14:58:00Z">
              <w:r w:rsidDel="00DD7446">
                <w:delText>: D</w:delText>
              </w:r>
            </w:del>
            <w:r>
              <w:t xml:space="preserve">) </w:t>
            </w:r>
            <w:ins w:id="758" w:author="Laurent Barillé" w:date="2024-11-28T14:47:00Z">
              <w:r w:rsidR="00E60EE2">
                <w:t xml:space="preserve">estimated </w:t>
              </w:r>
            </w:ins>
            <w:ins w:id="759" w:author="Laurent Barillé" w:date="2024-11-28T14:57:00Z">
              <w:r w:rsidR="00DD7446">
                <w:t>from</w:t>
              </w:r>
            </w:ins>
            <w:ins w:id="760" w:author="Laurent Barillé" w:date="2024-11-28T14:47:00Z">
              <w:r w:rsidR="00E60EE2">
                <w:t xml:space="preserve"> Sentinel-2</w:t>
              </w:r>
            </w:ins>
            <w:ins w:id="761" w:author="Laurent Barillé" w:date="2024-11-28T14:48:00Z">
              <w:r w:rsidR="00E60EE2">
                <w:t>,</w:t>
              </w:r>
            </w:ins>
            <w:ins w:id="762" w:author="Laurent Barillé" w:date="2024-11-28T14:47:00Z">
              <w:r w:rsidR="00E60EE2">
                <w:t xml:space="preserve"> </w:t>
              </w:r>
            </w:ins>
            <w:ins w:id="763" w:author="Laurent Barillé" w:date="2024-11-28T14:45:00Z">
              <w:r w:rsidR="00012F3A">
                <w:t>before (</w:t>
              </w:r>
              <w:r w:rsidR="00012F3A">
                <w:t>1</w:t>
              </w:r>
              <w:r w:rsidR="00012F3A" w:rsidRPr="00012F3A">
                <w:rPr>
                  <w:vertAlign w:val="superscript"/>
                  <w:rPrChange w:id="764" w:author="Laurent Barillé" w:date="2024-11-28T14:45:00Z">
                    <w:rPr/>
                  </w:rPrChange>
                </w:rPr>
                <w:t>st</w:t>
              </w:r>
              <w:r w:rsidR="00012F3A">
                <w:t xml:space="preserve"> of September 2021</w:t>
              </w:r>
              <w:r w:rsidR="00012F3A">
                <w:t>), during (</w:t>
              </w:r>
            </w:ins>
            <w:ins w:id="765" w:author="Laurent Barillé" w:date="2024-11-28T14:46:00Z">
              <w:r w:rsidR="00012F3A">
                <w:t>6</w:t>
              </w:r>
              <w:r w:rsidR="00012F3A">
                <w:rPr>
                  <w:vertAlign w:val="superscript"/>
                </w:rPr>
                <w:t>th</w:t>
              </w:r>
              <w:r w:rsidR="00012F3A">
                <w:t xml:space="preserve"> of September 2021</w:t>
              </w:r>
              <w:r w:rsidR="00012F3A">
                <w:t xml:space="preserve">) </w:t>
              </w:r>
            </w:ins>
            <w:ins w:id="766" w:author="Laurent Barillé" w:date="2024-11-28T14:45:00Z">
              <w:r w:rsidR="00012F3A">
                <w:t>and after</w:t>
              </w:r>
            </w:ins>
            <w:ins w:id="767" w:author="Laurent Barillé" w:date="2024-11-28T14:43:00Z">
              <w:r w:rsidR="00012F3A">
                <w:t xml:space="preserve"> </w:t>
              </w:r>
            </w:ins>
            <w:ins w:id="768" w:author="Laurent Barillé" w:date="2024-11-28T14:46:00Z">
              <w:r w:rsidR="00E60EE2">
                <w:t>(8</w:t>
              </w:r>
              <w:r w:rsidR="00E60EE2">
                <w:rPr>
                  <w:vertAlign w:val="superscript"/>
                </w:rPr>
                <w:t>th</w:t>
              </w:r>
              <w:r w:rsidR="00E60EE2">
                <w:t xml:space="preserve"> of </w:t>
              </w:r>
            </w:ins>
            <w:ins w:id="769" w:author="Laurent Barillé" w:date="2024-11-28T14:47:00Z">
              <w:r w:rsidR="00E60EE2">
                <w:t>October</w:t>
              </w:r>
            </w:ins>
            <w:ins w:id="770" w:author="Laurent Barillé" w:date="2024-11-28T14:46:00Z">
              <w:r w:rsidR="00E60EE2">
                <w:t xml:space="preserve"> 2021</w:t>
              </w:r>
            </w:ins>
            <w:ins w:id="771" w:author="Laurent Barillé" w:date="2024-11-28T14:47:00Z">
              <w:r w:rsidR="00E60EE2">
                <w:t xml:space="preserve">) </w:t>
              </w:r>
            </w:ins>
            <w:ins w:id="772" w:author="Laurent Barillé" w:date="2024-11-28T14:43:00Z">
              <w:r w:rsidR="00012F3A">
                <w:t xml:space="preserve">a heatwave </w:t>
              </w:r>
            </w:ins>
            <w:ins w:id="773" w:author="Laurent Barillé" w:date="2024-11-28T14:44:00Z">
              <w:r w:rsidR="00012F3A">
                <w:t>in the seagrass meadow of Quiberon (South Brittany, France</w:t>
              </w:r>
            </w:ins>
            <w:del w:id="774" w:author="Laurent Barillé" w:date="2024-11-28T14:49:00Z">
              <w:r w:rsidDel="00E60EE2">
                <w:delText xml:space="preserve">to the </w:delText>
              </w:r>
            </w:del>
            <w:del w:id="775" w:author="Laurent Barillé" w:date="2024-11-28T14:45:00Z">
              <w:r w:rsidDel="00012F3A">
                <w:delText xml:space="preserve">1st of September 2021 </w:delText>
              </w:r>
            </w:del>
            <w:del w:id="776" w:author="Laurent Barillé" w:date="2024-11-28T14:49:00Z">
              <w:r w:rsidDel="00E60EE2">
                <w:delText>of Sentinel-2 based metrics at two different dates : during (2021-09-06) and after the heatwave events (2021-10-08) of Quiberons</w:delText>
              </w:r>
            </w:del>
            <w:ins w:id="777" w:author="Laurent Barillé" w:date="2024-11-28T14:49:00Z">
              <w:r w:rsidR="00E60EE2">
                <w:t xml:space="preserve">. </w:t>
              </w:r>
            </w:ins>
            <w:del w:id="778" w:author="Laurent Barillé" w:date="2024-11-28T14:49:00Z">
              <w:r w:rsidDel="00E60EE2">
                <w:delText>,</w:delText>
              </w:r>
            </w:del>
            <w:r>
              <w:t xml:space="preserve"> </w:t>
            </w:r>
            <w:ins w:id="779" w:author="Laurent Barillé" w:date="2024-11-28T14:59:00Z">
              <w:r w:rsidR="00DD7446">
                <w:t xml:space="preserve">The relative SDI difference was calculated </w:t>
              </w:r>
            </w:ins>
            <w:ins w:id="780" w:author="Laurent Barillé" w:date="2024-11-28T15:00:00Z">
              <w:r w:rsidR="00DD7446">
                <w:t>using the 1</w:t>
              </w:r>
              <w:r w:rsidR="00DD7446" w:rsidRPr="00DD7446">
                <w:rPr>
                  <w:vertAlign w:val="superscript"/>
                  <w:rPrChange w:id="781" w:author="Laurent Barillé" w:date="2024-11-28T15:00:00Z">
                    <w:rPr/>
                  </w:rPrChange>
                </w:rPr>
                <w:t>st</w:t>
              </w:r>
              <w:r w:rsidR="00DD7446">
                <w:t xml:space="preserve"> of September as a reference. SDI was calculated </w:t>
              </w:r>
            </w:ins>
            <w:r>
              <w:t xml:space="preserve">for </w:t>
            </w:r>
            <w:del w:id="782" w:author="Laurent Barillé" w:date="2024-11-28T15:00:00Z">
              <w:r w:rsidDel="00DD7446">
                <w:delText xml:space="preserve">the </w:delText>
              </w:r>
            </w:del>
            <w:r>
              <w:t xml:space="preserve">two </w:t>
            </w:r>
            <w:del w:id="783" w:author="Laurent Barillé" w:date="2024-11-28T15:00:00Z">
              <w:r w:rsidDel="00DD7446">
                <w:delText xml:space="preserve">category </w:delText>
              </w:r>
            </w:del>
            <w:ins w:id="784" w:author="Laurent Barillé" w:date="2024-11-28T15:00:00Z">
              <w:r w:rsidR="00DD7446">
                <w:t>categories</w:t>
              </w:r>
              <w:r w:rsidR="00DD7446">
                <w:t xml:space="preserve"> </w:t>
              </w:r>
            </w:ins>
            <w:r>
              <w:t xml:space="preserve">of </w:t>
            </w:r>
            <w:del w:id="785" w:author="Laurent Barillé" w:date="2024-11-28T15:01:00Z">
              <w:r w:rsidDel="00DD7446">
                <w:delText xml:space="preserve">QPs </w:delText>
              </w:r>
            </w:del>
            <w:ins w:id="786" w:author="Laurent Barillé" w:date="2024-11-28T15:01:00Z">
              <w:r w:rsidR="00DD7446">
                <w:t>quadrat points (Figure 7)</w:t>
              </w:r>
            </w:ins>
            <w:r>
              <w:t xml:space="preserve">: </w:t>
            </w:r>
            <w:ins w:id="787" w:author="Laurent Barillé" w:date="2024-11-28T15:01:00Z">
              <w:r w:rsidR="00DD7446">
                <w:t>u</w:t>
              </w:r>
            </w:ins>
            <w:del w:id="788" w:author="Laurent Barillé" w:date="2024-11-28T15:01:00Z">
              <w:r w:rsidDel="00DD7446">
                <w:delText>U</w:delText>
              </w:r>
            </w:del>
            <w:r>
              <w:t>nimpacted seagrass</w:t>
            </w:r>
            <w:del w:id="789" w:author="Laurent Barillé" w:date="2024-11-28T15:01:00Z">
              <w:r w:rsidDel="00DD7446">
                <w:delText>es</w:delText>
              </w:r>
            </w:del>
            <w:r>
              <w:t xml:space="preserve"> (green) and </w:t>
            </w:r>
            <w:ins w:id="790" w:author="Laurent Barillé" w:date="2024-11-28T15:01:00Z">
              <w:r w:rsidR="00DD7446">
                <w:t>i</w:t>
              </w:r>
            </w:ins>
            <w:del w:id="791" w:author="Laurent Barillé" w:date="2024-11-28T15:01:00Z">
              <w:r w:rsidDel="00DD7446">
                <w:delText>I</w:delText>
              </w:r>
            </w:del>
            <w:r>
              <w:t xml:space="preserve">mpacted </w:t>
            </w:r>
            <w:ins w:id="792" w:author="Laurent Barillé" w:date="2024-11-28T15:02:00Z">
              <w:r w:rsidR="00DD7446">
                <w:t>seagrass</w:t>
              </w:r>
            </w:ins>
            <w:del w:id="793" w:author="Laurent Barillé" w:date="2024-11-28T15:01:00Z">
              <w:r w:rsidDel="00DD7446">
                <w:delText>S</w:delText>
              </w:r>
            </w:del>
            <w:del w:id="794" w:author="Laurent Barillé" w:date="2024-11-28T15:02:00Z">
              <w:r w:rsidDel="00DD7446">
                <w:delText xml:space="preserve">eagrasses </w:delText>
              </w:r>
            </w:del>
            <w:ins w:id="795" w:author="Laurent Barillé" w:date="2024-11-28T15:02:00Z">
              <w:r w:rsidR="00DD7446">
                <w:t xml:space="preserve"> </w:t>
              </w:r>
            </w:ins>
            <w:r>
              <w:t>(</w:t>
            </w:r>
            <w:del w:id="796" w:author="Laurent Barillé" w:date="2024-11-28T15:02:00Z">
              <w:r w:rsidDel="00DD7446">
                <w:delText>golden</w:delText>
              </w:r>
            </w:del>
            <w:ins w:id="797" w:author="Laurent Barillé" w:date="2024-11-28T15:02:00Z">
              <w:r w:rsidR="00DD7446">
                <w:t>orange</w:t>
              </w:r>
            </w:ins>
            <w:r>
              <w:t xml:space="preserve">). Points represent </w:t>
            </w:r>
            <w:del w:id="798" w:author="Laurent Barillé" w:date="2024-11-28T14:58:00Z">
              <w:r w:rsidDel="00DD7446">
                <w:delText>predicted value of the metric using a Generalized Linear Model (GLM) while error bar represent the 89% confidance interval of</w:delText>
              </w:r>
            </w:del>
            <w:ins w:id="799" w:author="Laurent Barillé" w:date="2024-11-28T14:58:00Z">
              <w:r w:rsidR="00DD7446">
                <w:t>the predicted value of the metric using a Generalized Linear Model (GLM), while the error bar represents the 89% confidence interval</w:t>
              </w:r>
            </w:ins>
            <w:del w:id="800" w:author="Laurent Barillé" w:date="2024-11-28T14:58:00Z">
              <w:r w:rsidDel="00DD7446">
                <w:delText xml:space="preserve"> it</w:delText>
              </w:r>
            </w:del>
            <w:r>
              <w:t>.</w:t>
            </w:r>
          </w:p>
        </w:tc>
        <w:bookmarkEnd w:id="752"/>
      </w:tr>
    </w:tbl>
    <w:p w14:paraId="13969C06" w14:textId="34D3CC5A" w:rsidR="00F71A7F" w:rsidRDefault="00BB0784" w:rsidP="004E4EC0">
      <w:pPr>
        <w:pStyle w:val="Titre3"/>
      </w:pPr>
      <w:bookmarkStart w:id="801" w:name="mapping-of-the-seagrass-darkening"/>
      <w:bookmarkEnd w:id="684"/>
      <w:bookmarkEnd w:id="753"/>
      <w:del w:id="802" w:author="Laurent Barillé" w:date="2024-11-28T15:25:00Z">
        <w:r w:rsidDel="00D74E82">
          <w:delText>3.</w:delText>
        </w:r>
        <w:r w:rsidDel="00D74E82">
          <w:delText>2.3 Mapping of the seagrass darkening</w:delText>
        </w:r>
      </w:del>
    </w:p>
    <w:p w14:paraId="13EC4030" w14:textId="47813F28" w:rsidR="00F71A7F" w:rsidRDefault="00BB0784" w:rsidP="00D74E82">
      <w:pPr>
        <w:pStyle w:val="FirstParagraph"/>
      </w:pPr>
      <w:r>
        <w:t>Using the SDI (</w:t>
      </w:r>
      <w:hyperlink w:anchor="eq-SDI">
        <w:r>
          <w:rPr>
            <w:rStyle w:val="Lienhypertexte"/>
          </w:rPr>
          <w:t>Equation 3</w:t>
        </w:r>
      </w:hyperlink>
      <w:r>
        <w:t xml:space="preserve">), we detected </w:t>
      </w:r>
      <w:del w:id="803" w:author="Laurent Barillé" w:date="2024-11-28T15:26:00Z">
        <w:r w:rsidDel="00D74E82">
          <w:delText>seagrass patches that have darkened</w:delText>
        </w:r>
      </w:del>
      <w:ins w:id="804" w:author="Laurent Barillé" w:date="2024-11-28T15:28:00Z">
        <w:r w:rsidR="00F6241F">
          <w:t>large</w:t>
        </w:r>
      </w:ins>
      <w:ins w:id="805" w:author="Laurent Barillé" w:date="2024-11-28T15:33:00Z">
        <w:r w:rsidR="00F45A0A">
          <w:t>,</w:t>
        </w:r>
      </w:ins>
      <w:ins w:id="806" w:author="Laurent Barillé" w:date="2024-11-28T15:28:00Z">
        <w:r w:rsidR="00F6241F">
          <w:t xml:space="preserve"> </w:t>
        </w:r>
      </w:ins>
      <w:ins w:id="807" w:author="Laurent Barillé" w:date="2024-11-28T15:26:00Z">
        <w:r w:rsidR="00D74E82">
          <w:t>darkened seagrass patches</w:t>
        </w:r>
      </w:ins>
      <w:r>
        <w:t xml:space="preserve"> </w:t>
      </w:r>
      <w:ins w:id="808" w:author="Laurent Barillé" w:date="2024-11-28T15:27:00Z">
        <w:r w:rsidR="00D74E82">
          <w:t>in th</w:t>
        </w:r>
      </w:ins>
      <w:ins w:id="809" w:author="Laurent Barillé" w:date="2024-11-28T15:28:00Z">
        <w:r w:rsidR="00D74E82">
          <w:t xml:space="preserve">e meadow </w:t>
        </w:r>
      </w:ins>
      <w:ins w:id="810" w:author="Laurent Barillé" w:date="2024-11-28T15:27:00Z">
        <w:r w:rsidR="00D74E82">
          <w:t xml:space="preserve">after the heatwave </w:t>
        </w:r>
      </w:ins>
      <w:r>
        <w:t>(</w:t>
      </w:r>
      <w:hyperlink w:anchor="fig-Map_darkening_Bathy">
        <w:r>
          <w:rPr>
            <w:rStyle w:val="Lienhypertexte"/>
          </w:rPr>
          <w:t>Figure 9</w:t>
        </w:r>
      </w:hyperlink>
      <w:r>
        <w:t xml:space="preserve">). </w:t>
      </w:r>
      <w:del w:id="811" w:author="Laurent Barillé" w:date="2024-11-28T15:28:00Z">
        <w:r w:rsidDel="00F6241F">
          <w:delText>Following the heatwave events, a</w:delText>
        </w:r>
      </w:del>
      <w:ins w:id="812" w:author="Laurent Barillé" w:date="2024-11-28T15:28:00Z">
        <w:r w:rsidR="00F6241F">
          <w:t>A</w:t>
        </w:r>
      </w:ins>
      <w:r>
        <w:t xml:space="preserve"> total of 26.9 hectares of seagrass </w:t>
      </w:r>
      <w:del w:id="813" w:author="Laurent Barillé" w:date="2024-11-28T15:28:00Z">
        <w:r w:rsidDel="00F6241F">
          <w:delText>darkened</w:delText>
        </w:r>
      </w:del>
      <w:ins w:id="814" w:author="Laurent Barillé" w:date="2024-11-28T15:28:00Z">
        <w:r w:rsidR="00F6241F">
          <w:t xml:space="preserve">turned brown </w:t>
        </w:r>
      </w:ins>
      <w:ins w:id="815" w:author="Laurent Barillé" w:date="2024-11-28T15:30:00Z">
        <w:r w:rsidR="00F6241F">
          <w:t>between the 1</w:t>
        </w:r>
        <w:r w:rsidR="00F6241F" w:rsidRPr="00F6241F">
          <w:rPr>
            <w:vertAlign w:val="superscript"/>
            <w:rPrChange w:id="816" w:author="Laurent Barillé" w:date="2024-11-28T15:32:00Z">
              <w:rPr/>
            </w:rPrChange>
          </w:rPr>
          <w:t xml:space="preserve">st </w:t>
        </w:r>
        <w:r w:rsidR="00F6241F">
          <w:t>and the 6</w:t>
        </w:r>
        <w:r w:rsidR="00F6241F" w:rsidRPr="00F6241F">
          <w:rPr>
            <w:vertAlign w:val="superscript"/>
          </w:rPr>
          <w:t>t</w:t>
        </w:r>
      </w:ins>
      <w:ins w:id="817" w:author="Laurent Barillé" w:date="2024-11-28T15:31:00Z">
        <w:r w:rsidR="00F6241F" w:rsidRPr="00F6241F">
          <w:rPr>
            <w:vertAlign w:val="superscript"/>
          </w:rPr>
          <w:t>h</w:t>
        </w:r>
        <w:r w:rsidR="00F6241F">
          <w:t xml:space="preserve"> of September</w:t>
        </w:r>
      </w:ins>
      <w:r>
        <w:t>,</w:t>
      </w:r>
      <w:ins w:id="818" w:author="Laurent Barillé" w:date="2024-11-28T15:31:00Z">
        <w:r w:rsidR="00F6241F">
          <w:t xml:space="preserve"> </w:t>
        </w:r>
      </w:ins>
      <w:ins w:id="819" w:author="Laurent Barillé" w:date="2024-11-28T15:32:00Z">
        <w:r w:rsidR="00F6241F">
          <w:t>according to the available Sentinel-2 images.</w:t>
        </w:r>
      </w:ins>
      <w:r>
        <w:t xml:space="preserve"> </w:t>
      </w:r>
      <w:del w:id="820" w:author="Laurent Barillé" w:date="2024-11-28T15:32:00Z">
        <w:r w:rsidDel="00F6241F">
          <w:delText>with the</w:delText>
        </w:r>
      </w:del>
      <w:ins w:id="821" w:author="Laurent Barillé" w:date="2024-11-28T15:32:00Z">
        <w:r w:rsidR="00F6241F">
          <w:t>Th</w:t>
        </w:r>
      </w:ins>
      <w:ins w:id="822" w:author="Laurent Barillé" w:date="2024-11-28T15:33:00Z">
        <w:r w:rsidR="00F6241F">
          <w:t>e</w:t>
        </w:r>
      </w:ins>
      <w:r>
        <w:t xml:space="preserve"> larges</w:t>
      </w:r>
      <w:r>
        <w:t xml:space="preserve">t </w:t>
      </w:r>
      <w:del w:id="823" w:author="Laurent Barillé" w:date="2024-11-28T15:33:00Z">
        <w:r w:rsidDel="00F6241F">
          <w:delText xml:space="preserve">affected </w:delText>
        </w:r>
      </w:del>
      <w:ins w:id="824" w:author="Laurent Barillé" w:date="2024-11-28T15:33:00Z">
        <w:r w:rsidR="00F6241F">
          <w:t xml:space="preserve">brown </w:t>
        </w:r>
      </w:ins>
      <w:r>
        <w:t xml:space="preserve">patch </w:t>
      </w:r>
      <w:del w:id="825" w:author="Laurent Barillé" w:date="2024-11-28T15:33:00Z">
        <w:r w:rsidDel="00F6241F">
          <w:delText xml:space="preserve">covering </w:delText>
        </w:r>
      </w:del>
      <w:ins w:id="826" w:author="Laurent Barillé" w:date="2024-11-28T15:33:00Z">
        <w:r w:rsidR="00F6241F">
          <w:t>cover</w:t>
        </w:r>
        <w:r w:rsidR="00F6241F">
          <w:t>ed</w:t>
        </w:r>
        <w:r w:rsidR="00F6241F">
          <w:t xml:space="preserve"> </w:t>
        </w:r>
      </w:ins>
      <w:r>
        <w:t>nearly 8 hectares. Overall, 24 % of the total seagrass meadow area showed signs of darkening between the 1</w:t>
      </w:r>
      <w:r w:rsidRPr="00F45A0A">
        <w:rPr>
          <w:vertAlign w:val="superscript"/>
          <w:rPrChange w:id="827" w:author="Laurent Barillé" w:date="2024-11-28T15:33:00Z">
            <w:rPr/>
          </w:rPrChange>
        </w:rPr>
        <w:t xml:space="preserve">st </w:t>
      </w:r>
      <w:r>
        <w:t>and 6</w:t>
      </w:r>
      <w:r w:rsidRPr="00F45A0A">
        <w:rPr>
          <w:vertAlign w:val="superscript"/>
          <w:rPrChange w:id="828" w:author="Laurent Barillé" w:date="2024-11-28T15:34:00Z">
            <w:rPr/>
          </w:rPrChange>
        </w:rPr>
        <w:t>th</w:t>
      </w:r>
      <w:r>
        <w:t xml:space="preserve"> of September 2021. Comparing the spatial distribution of darkened patches with the site’s </w:t>
      </w:r>
      <w:del w:id="829" w:author="Laurent Barillé" w:date="2024-11-28T15:35:00Z">
        <w:r w:rsidDel="00F45A0A">
          <w:delText xml:space="preserve">bathymetry </w:delText>
        </w:r>
      </w:del>
      <w:ins w:id="830" w:author="Laurent Barillé" w:date="2024-11-28T15:35:00Z">
        <w:r w:rsidR="00F45A0A">
          <w:t xml:space="preserve">topography </w:t>
        </w:r>
      </w:ins>
      <w:r>
        <w:t>revealed tha</w:t>
      </w:r>
      <w:r>
        <w:t xml:space="preserve">t 94.6 % of darkened areas were located </w:t>
      </w:r>
      <w:del w:id="831" w:author="Laurent Barillé" w:date="2024-11-28T15:34:00Z">
        <w:r w:rsidDel="00F45A0A">
          <w:delText xml:space="preserve">at </w:delText>
        </w:r>
      </w:del>
      <w:r>
        <w:t xml:space="preserve">above </w:t>
      </w:r>
      <w:ins w:id="832" w:author="Laurent Barillé" w:date="2024-11-28T15:34:00Z">
        <w:r w:rsidR="00F45A0A">
          <w:t xml:space="preserve">a bathymetric level of </w:t>
        </w:r>
      </w:ins>
      <w:r>
        <w:t xml:space="preserve">3.9 meters </w:t>
      </w:r>
      <w:del w:id="833" w:author="Laurent Barillé" w:date="2024-11-28T15:35:00Z">
        <w:r w:rsidDel="00F45A0A">
          <w:delText xml:space="preserve">of bathymetry </w:delText>
        </w:r>
      </w:del>
      <w:r>
        <w:t>(</w:t>
      </w:r>
      <w:hyperlink w:anchor="fig-Map_darkening_Bathy">
        <w:r>
          <w:rPr>
            <w:rStyle w:val="Lienhypertexte"/>
          </w:rPr>
          <w:t>Figure 9</w:t>
        </w:r>
      </w:hyperlink>
      <w:r>
        <w:t xml:space="preserve">, A and B). One month later, on October 8th, </w:t>
      </w:r>
      <w:del w:id="834" w:author="Laurent Barillé" w:date="2024-11-28T15:34:00Z">
        <w:r w:rsidDel="00F45A0A">
          <w:delText>areas that were previously darkened</w:delText>
        </w:r>
      </w:del>
      <w:ins w:id="835" w:author="Laurent Barillé" w:date="2024-11-28T15:34:00Z">
        <w:r w:rsidR="00F45A0A">
          <w:t>previously darkened areas</w:t>
        </w:r>
      </w:ins>
      <w:r>
        <w:t xml:space="preserve"> </w:t>
      </w:r>
      <w:del w:id="836" w:author="Laurent Barillé" w:date="2024-11-28T15:34:00Z">
        <w:r w:rsidDel="00F45A0A">
          <w:delText>had regained their green color</w:delText>
        </w:r>
      </w:del>
      <w:ins w:id="837" w:author="Laurent Barillé" w:date="2024-11-28T15:34:00Z">
        <w:r w:rsidR="00F45A0A">
          <w:t xml:space="preserve">regained their green </w:t>
        </w:r>
        <w:proofErr w:type="spellStart"/>
        <w:r w:rsidR="00F45A0A">
          <w:t>colour</w:t>
        </w:r>
      </w:ins>
      <w:proofErr w:type="spellEnd"/>
      <w:r>
        <w:t xml:space="preserve"> (</w:t>
      </w:r>
      <w:hyperlink w:anchor="fig-Map_darkening_Bathy">
        <w:r>
          <w:rPr>
            <w:rStyle w:val="Lienhypertexte"/>
          </w:rPr>
          <w:t>Figure 9</w:t>
        </w:r>
      </w:hyperlink>
      <w:r>
        <w:t>, C).</w:t>
      </w:r>
    </w:p>
    <w:tbl>
      <w:tblPr>
        <w:tblStyle w:val="Table"/>
        <w:tblW w:w="5000" w:type="pct"/>
        <w:tblLayout w:type="fixed"/>
        <w:tblLook w:val="0000" w:firstRow="0" w:lastRow="0" w:firstColumn="0" w:lastColumn="0" w:noHBand="0" w:noVBand="0"/>
      </w:tblPr>
      <w:tblGrid>
        <w:gridCol w:w="9360"/>
      </w:tblGrid>
      <w:tr w:rsidR="00F71A7F" w14:paraId="28EAF915" w14:textId="77777777">
        <w:tc>
          <w:tcPr>
            <w:tcW w:w="7920" w:type="dxa"/>
          </w:tcPr>
          <w:p w14:paraId="69673924" w14:textId="77777777" w:rsidR="00F71A7F" w:rsidRDefault="00BB0784" w:rsidP="00D74E82">
            <w:pPr>
              <w:pStyle w:val="Compact"/>
              <w:pPrChange w:id="838" w:author="Laurent Barillé" w:date="2024-11-28T15:25:00Z">
                <w:pPr>
                  <w:pStyle w:val="Compact"/>
                  <w:jc w:val="center"/>
                </w:pPr>
              </w:pPrChange>
            </w:pPr>
            <w:bookmarkStart w:id="839" w:name="fig-Map_darkening_Bathy"/>
            <w:bookmarkStart w:id="840" w:name="cell-fig-Map_darkening_Bathy"/>
            <w:r>
              <w:rPr>
                <w:noProof/>
              </w:rPr>
              <w:lastRenderedPageBreak/>
              <w:drawing>
                <wp:inline distT="0" distB="0" distL="0" distR="0" wp14:anchorId="124288AD" wp14:editId="1D8222DA">
                  <wp:extent cx="5646420" cy="3500780"/>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Figs/Low_res/Map_darkening_Bathy.png"/>
                          <pic:cNvPicPr>
                            <a:picLocks noChangeAspect="1" noChangeArrowheads="1"/>
                          </pic:cNvPicPr>
                        </pic:nvPicPr>
                        <pic:blipFill>
                          <a:blip r:embed="rId20"/>
                          <a:stretch>
                            <a:fillRect/>
                          </a:stretch>
                        </pic:blipFill>
                        <pic:spPr bwMode="auto">
                          <a:xfrm>
                            <a:off x="0" y="0"/>
                            <a:ext cx="5646420" cy="3500780"/>
                          </a:xfrm>
                          <a:prstGeom prst="rect">
                            <a:avLst/>
                          </a:prstGeom>
                          <a:noFill/>
                          <a:ln w="9525">
                            <a:noFill/>
                            <a:headEnd/>
                            <a:tailEnd/>
                          </a:ln>
                        </pic:spPr>
                      </pic:pic>
                    </a:graphicData>
                  </a:graphic>
                </wp:inline>
              </w:drawing>
            </w:r>
          </w:p>
          <w:p w14:paraId="380813C3" w14:textId="65EEA347" w:rsidR="00F71A7F" w:rsidRDefault="00BB0784">
            <w:pPr>
              <w:pStyle w:val="ImageCaption"/>
              <w:spacing w:before="200"/>
            </w:pPr>
            <w:commentRangeStart w:id="841"/>
            <w:r>
              <w:t>F</w:t>
            </w:r>
            <w:r>
              <w:t xml:space="preserve">igure 9: </w:t>
            </w:r>
            <w:commentRangeEnd w:id="841"/>
            <w:r w:rsidR="00F45A0A">
              <w:rPr>
                <w:rStyle w:val="Marquedecommentaire"/>
                <w:i w:val="0"/>
              </w:rPr>
              <w:commentReference w:id="841"/>
            </w:r>
            <w:r>
              <w:t xml:space="preserve">Map of the Darkening of seagrasses during the heatwave events </w:t>
            </w:r>
            <w:del w:id="842" w:author="Laurent Barillé" w:date="2024-11-28T15:38:00Z">
              <w:r w:rsidDel="00437C8E">
                <w:delText xml:space="preserve">of </w:delText>
              </w:r>
            </w:del>
            <w:ins w:id="843" w:author="Laurent Barillé" w:date="2024-11-28T15:38:00Z">
              <w:r w:rsidR="00437C8E">
                <w:t>in</w:t>
              </w:r>
            </w:ins>
            <w:ins w:id="844" w:author="Laurent Barillé" w:date="2024-11-28T15:37:00Z">
              <w:r w:rsidR="00F45A0A">
                <w:t xml:space="preserve"> </w:t>
              </w:r>
            </w:ins>
            <w:r>
              <w:t>September 2021 in Quiberon</w:t>
            </w:r>
            <w:ins w:id="845" w:author="Laurent Barillé" w:date="2024-11-28T15:36:00Z">
              <w:r w:rsidR="00F45A0A">
                <w:t xml:space="preserve"> (South Brittany, France)</w:t>
              </w:r>
            </w:ins>
            <w:r>
              <w:t>. A</w:t>
            </w:r>
            <w:ins w:id="846" w:author="Laurent Barillé" w:date="2024-11-28T15:38:00Z">
              <w:r w:rsidR="00437C8E">
                <w:t>)</w:t>
              </w:r>
            </w:ins>
            <w:del w:id="847" w:author="Laurent Barillé" w:date="2024-11-28T15:38:00Z">
              <w:r w:rsidDel="00437C8E">
                <w:delText>:</w:delText>
              </w:r>
            </w:del>
            <w:r>
              <w:t xml:space="preserve"> </w:t>
            </w:r>
            <w:ins w:id="848" w:author="Laurent Barillé" w:date="2024-11-28T15:38:00Z">
              <w:r w:rsidR="00437C8E">
                <w:t>RGB color composition of the Sentinel-2 image on the 6</w:t>
              </w:r>
              <w:r w:rsidR="00437C8E" w:rsidRPr="00012F3A">
                <w:rPr>
                  <w:vertAlign w:val="superscript"/>
                </w:rPr>
                <w:t>th</w:t>
              </w:r>
              <w:r w:rsidR="00437C8E">
                <w:t xml:space="preserve"> of September 2021 on the second day of a strong AHW</w:t>
              </w:r>
            </w:ins>
            <w:ins w:id="849" w:author="Laurent Barillé" w:date="2024-11-28T15:39:00Z">
              <w:r w:rsidR="00437C8E">
                <w:t xml:space="preserve">. The orange line shows the </w:t>
              </w:r>
            </w:ins>
            <w:r>
              <w:t>3.9 m bathymetr</w:t>
            </w:r>
            <w:ins w:id="850" w:author="Laurent Barillé" w:date="2024-11-28T15:39:00Z">
              <w:r w:rsidR="00437C8E">
                <w:t>ic level</w:t>
              </w:r>
            </w:ins>
            <w:del w:id="851" w:author="Laurent Barillé" w:date="2024-11-28T15:39:00Z">
              <w:r w:rsidDel="00437C8E">
                <w:delText xml:space="preserve">y </w:delText>
              </w:r>
              <w:r w:rsidDel="00437C8E">
                <w:delText>isobar (golden line)</w:delText>
              </w:r>
            </w:del>
            <w:ins w:id="852" w:author="Laurent Barillé" w:date="2024-11-28T15:39:00Z">
              <w:r w:rsidR="00437C8E">
                <w:t xml:space="preserve">. </w:t>
              </w:r>
            </w:ins>
            <w:del w:id="853" w:author="Laurent Barillé" w:date="2024-11-28T15:39:00Z">
              <w:r w:rsidDel="00437C8E">
                <w:delText>;</w:delText>
              </w:r>
            </w:del>
            <w:r>
              <w:t xml:space="preserve"> B</w:t>
            </w:r>
            <w:ins w:id="854" w:author="Laurent Barillé" w:date="2024-11-28T15:39:00Z">
              <w:r w:rsidR="00437C8E">
                <w:t>)</w:t>
              </w:r>
            </w:ins>
            <w:del w:id="855" w:author="Laurent Barillé" w:date="2024-11-28T15:39:00Z">
              <w:r w:rsidDel="00437C8E">
                <w:delText>:</w:delText>
              </w:r>
            </w:del>
            <w:r>
              <w:t xml:space="preserve"> Result of the detection of darkened seagrass patches (Blue p</w:t>
            </w:r>
            <w:r>
              <w:t>olygons); C</w:t>
            </w:r>
            <w:ins w:id="856" w:author="Laurent Barillé" w:date="2024-11-28T15:40:00Z">
              <w:r w:rsidR="00437C8E">
                <w:t>)</w:t>
              </w:r>
            </w:ins>
            <w:del w:id="857" w:author="Laurent Barillé" w:date="2024-11-28T15:40:00Z">
              <w:r w:rsidDel="00437C8E">
                <w:delText>:</w:delText>
              </w:r>
            </w:del>
            <w:r>
              <w:t xml:space="preserve"> Sentinel-2 image one month after the end of the heatwaves (2021-10-08).</w:t>
            </w:r>
          </w:p>
        </w:tc>
        <w:bookmarkEnd w:id="839"/>
      </w:tr>
    </w:tbl>
    <w:bookmarkEnd w:id="840"/>
    <w:p w14:paraId="59625AEB" w14:textId="57F94044" w:rsidR="00F71A7F" w:rsidRDefault="00BB0784" w:rsidP="0065097F">
      <w:pPr>
        <w:pStyle w:val="Corpsdetexte"/>
      </w:pPr>
      <w:r>
        <w:t>Additionally, seagrass emersion time revealed a clear relationship between the duration of air exposure and seagrass darkening (</w:t>
      </w:r>
      <w:hyperlink w:anchor="fig-GAM_Emersion">
        <w:r>
          <w:rPr>
            <w:rStyle w:val="Lienhypertexte"/>
          </w:rPr>
          <w:t>Fig</w:t>
        </w:r>
        <w:r>
          <w:rPr>
            <w:rStyle w:val="Lienhypertexte"/>
          </w:rPr>
          <w:t>ure 10</w:t>
        </w:r>
      </w:hyperlink>
      <w:r>
        <w:t xml:space="preserve">). During the heatwave, no significant darkening occurred with </w:t>
      </w:r>
      <w:del w:id="858" w:author="Laurent Barillé" w:date="2024-11-28T15:41:00Z">
        <w:r w:rsidDel="00437C8E">
          <w:delText>daily exposure less than 13 hours</w:delText>
        </w:r>
      </w:del>
      <w:ins w:id="859" w:author="Laurent Barillé" w:date="2024-11-28T15:41:00Z">
        <w:r w:rsidR="00437C8E">
          <w:t>less than 13 hours of daily exposure</w:t>
        </w:r>
      </w:ins>
      <w:r>
        <w:t>. However, above 13 hours, seagrasses began to darken, reaching peak darkening at around 14.5 hours of daily exposure.</w:t>
      </w:r>
    </w:p>
    <w:tbl>
      <w:tblPr>
        <w:tblStyle w:val="Table"/>
        <w:tblW w:w="5000" w:type="pct"/>
        <w:tblLayout w:type="fixed"/>
        <w:tblLook w:val="0000" w:firstRow="0" w:lastRow="0" w:firstColumn="0" w:lastColumn="0" w:noHBand="0" w:noVBand="0"/>
      </w:tblPr>
      <w:tblGrid>
        <w:gridCol w:w="9360"/>
      </w:tblGrid>
      <w:tr w:rsidR="00F71A7F" w14:paraId="3A586CCD" w14:textId="77777777">
        <w:tc>
          <w:tcPr>
            <w:tcW w:w="7920" w:type="dxa"/>
          </w:tcPr>
          <w:p w14:paraId="2D46BD5E" w14:textId="77777777" w:rsidR="00F71A7F" w:rsidRDefault="00BB0784" w:rsidP="00D74E82">
            <w:pPr>
              <w:pStyle w:val="Compact"/>
              <w:pPrChange w:id="860" w:author="Laurent Barillé" w:date="2024-11-28T15:25:00Z">
                <w:pPr>
                  <w:pStyle w:val="Compact"/>
                  <w:jc w:val="center"/>
                </w:pPr>
              </w:pPrChange>
            </w:pPr>
            <w:bookmarkStart w:id="861" w:name="fig-GAM_Emersion"/>
            <w:bookmarkStart w:id="862" w:name="cell-fig-GAM_Emersion"/>
            <w:r>
              <w:rPr>
                <w:noProof/>
              </w:rPr>
              <w:lastRenderedPageBreak/>
              <w:drawing>
                <wp:inline distT="0" distB="0" distL="0" distR="0" wp14:anchorId="247FBC0B" wp14:editId="535DCA56">
                  <wp:extent cx="5646420" cy="2823210"/>
                  <wp:effectExtent l="0" t="0" r="0"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Figs/Low_res/GAM_emersion.png"/>
                          <pic:cNvPicPr>
                            <a:picLocks noChangeAspect="1" noChangeArrowheads="1"/>
                          </pic:cNvPicPr>
                        </pic:nvPicPr>
                        <pic:blipFill>
                          <a:blip r:embed="rId21"/>
                          <a:stretch>
                            <a:fillRect/>
                          </a:stretch>
                        </pic:blipFill>
                        <pic:spPr bwMode="auto">
                          <a:xfrm>
                            <a:off x="0" y="0"/>
                            <a:ext cx="5646420" cy="2823210"/>
                          </a:xfrm>
                          <a:prstGeom prst="rect">
                            <a:avLst/>
                          </a:prstGeom>
                          <a:noFill/>
                          <a:ln w="9525">
                            <a:noFill/>
                            <a:headEnd/>
                            <a:tailEnd/>
                          </a:ln>
                        </pic:spPr>
                      </pic:pic>
                    </a:graphicData>
                  </a:graphic>
                </wp:inline>
              </w:drawing>
            </w:r>
          </w:p>
          <w:p w14:paraId="0DDB8A61" w14:textId="2188D1F4" w:rsidR="00F71A7F" w:rsidRDefault="00BB0784">
            <w:pPr>
              <w:pStyle w:val="ImageCaption"/>
              <w:spacing w:before="200"/>
            </w:pPr>
            <w:r>
              <w:t>F</w:t>
            </w:r>
            <w:r>
              <w:t>igure 10: Relative change of the</w:t>
            </w:r>
            <w:r>
              <w:t xml:space="preserve"> Seagrass Darkening Index (SDI) before and during the </w:t>
            </w:r>
            <w:del w:id="863" w:author="Laurent Barillé" w:date="2024-11-28T15:41:00Z">
              <w:r w:rsidDel="00437C8E">
                <w:delText xml:space="preserve">heatwaves </w:delText>
              </w:r>
            </w:del>
            <w:ins w:id="864" w:author="Laurent Barillé" w:date="2024-11-28T15:41:00Z">
              <w:r w:rsidR="00437C8E">
                <w:t>heatwave</w:t>
              </w:r>
              <w:r w:rsidR="00437C8E">
                <w:t xml:space="preserve"> </w:t>
              </w:r>
            </w:ins>
            <w:r>
              <w:t xml:space="preserve">events as a function of the daily </w:t>
            </w:r>
            <w:del w:id="865" w:author="Laurent Barillé" w:date="2024-11-28T15:41:00Z">
              <w:r w:rsidDel="00437C8E">
                <w:delText xml:space="preserve">emergence </w:delText>
              </w:r>
            </w:del>
            <w:ins w:id="866" w:author="Laurent Barillé" w:date="2024-11-28T15:41:00Z">
              <w:r w:rsidR="00437C8E">
                <w:t>emer</w:t>
              </w:r>
              <w:r w:rsidR="00437C8E">
                <w:t>sion</w:t>
              </w:r>
              <w:r w:rsidR="00437C8E">
                <w:t xml:space="preserve"> </w:t>
              </w:r>
            </w:ins>
            <w:r>
              <w:t>time of seagrass</w:t>
            </w:r>
            <w:del w:id="867" w:author="Laurent Barillé" w:date="2024-11-28T15:41:00Z">
              <w:r w:rsidDel="00437C8E">
                <w:delText>es</w:delText>
              </w:r>
            </w:del>
            <w:r>
              <w:t>. The line represents a Generalized Additive Model (GAM) prediction, and the shaded area indicates the standard error. Shaded poin</w:t>
            </w:r>
            <w:r>
              <w:t xml:space="preserve">ts represent raw data, </w:t>
            </w:r>
            <w:del w:id="868" w:author="Laurent Barillé" w:date="2024-11-28T15:41:00Z">
              <w:r w:rsidDel="00437C8E">
                <w:delText>with each point</w:delText>
              </w:r>
            </w:del>
            <w:ins w:id="869" w:author="Laurent Barillé" w:date="2024-11-28T15:41:00Z">
              <w:r w:rsidR="00437C8E">
                <w:t>each</w:t>
              </w:r>
            </w:ins>
            <w:r>
              <w:t xml:space="preserve"> corresponding to a single pixel of the meadow.</w:t>
            </w:r>
          </w:p>
        </w:tc>
        <w:bookmarkEnd w:id="861"/>
      </w:tr>
    </w:tbl>
    <w:p w14:paraId="6D52CBD6" w14:textId="77777777" w:rsidR="00F71A7F" w:rsidRDefault="00BB0784">
      <w:pPr>
        <w:pStyle w:val="Titre1"/>
      </w:pPr>
      <w:bookmarkStart w:id="870" w:name="discussion"/>
      <w:bookmarkEnd w:id="473"/>
      <w:bookmarkEnd w:id="557"/>
      <w:bookmarkEnd w:id="801"/>
      <w:bookmarkEnd w:id="862"/>
      <w:r>
        <w:t>4. Discussion</w:t>
      </w:r>
    </w:p>
    <w:p w14:paraId="1C62C901" w14:textId="77777777" w:rsidR="00F71A7F" w:rsidRDefault="00BB0784">
      <w:pPr>
        <w:pStyle w:val="Titre2"/>
      </w:pPr>
      <w:bookmarkStart w:id="871" w:name="Xd32f8be805d1b37672f96d647c22fdb6e508461"/>
      <w:r>
        <w:t>4.1 Physiological impacts of heatwaves on seagrasses</w:t>
      </w:r>
    </w:p>
    <w:p w14:paraId="14C5F35F" w14:textId="77777777" w:rsidR="00F71A7F" w:rsidRDefault="00BB0784" w:rsidP="00D74E82">
      <w:pPr>
        <w:pStyle w:val="FirstParagraph"/>
      </w:pPr>
      <w:r>
        <w:t>Although extensive research exists on marine heatwaves’ effects on subtidal seagrasses, little attenti</w:t>
      </w:r>
      <w:r>
        <w:t>on has been given to intertidal habitats and even less to the interaction between atmospherical extreme event and intertidal meadows. This study initiates an exploration of how intertidal seagrasses respond to the dual influence of marine and atmospheric h</w:t>
      </w:r>
      <w:r>
        <w:t>eatwaves, underscoring the need for further investigation in this underexplored area.</w:t>
      </w:r>
    </w:p>
    <w:p w14:paraId="09164C58" w14:textId="77777777" w:rsidR="00F71A7F" w:rsidRDefault="00BB0784" w:rsidP="0065097F">
      <w:pPr>
        <w:pStyle w:val="Corpsdetexte"/>
      </w:pPr>
      <w:r>
        <w:t>In the present study, significant changes in the reflectance of seagrasses exposed to heatwaves were observed experimentally. These changes mainly include a drop in refle</w:t>
      </w:r>
      <w:r>
        <w:t>ctance around 560 nm and another drop around 740 nm in the near-infrared part of the spectrum (</w:t>
      </w:r>
      <w:hyperlink w:anchor="fig-Exp_Spectral_indices">
        <w:r>
          <w:rPr>
            <w:rStyle w:val="Lienhypertexte"/>
          </w:rPr>
          <w:t>Figure 5</w:t>
        </w:r>
      </w:hyperlink>
      <w:r>
        <w:t>). The second derivative at 665 nm (R’’665), NDVI, and GLI (</w:t>
      </w:r>
      <w:hyperlink w:anchor="fig-Exp_Spectral_indices">
        <w:r>
          <w:rPr>
            <w:rStyle w:val="Lienhypertexte"/>
          </w:rPr>
          <w:t>Figure 5</w:t>
        </w:r>
      </w:hyperlink>
      <w:r>
        <w:t xml:space="preserve"> B, C, and D) all demonstrated a clear decline over the experimental period </w:t>
      </w:r>
      <w:r>
        <w:lastRenderedPageBreak/>
        <w:t>(days 1-3), suggesting a progressive reduction in photosynthetic activity or pigment levels in the treatment group relative to the control. In contrast, SDI shows a marked</w:t>
      </w:r>
      <w:r>
        <w:t xml:space="preserve"> increase, reaching up to 600% for some samples by day 3 (</w:t>
      </w:r>
      <w:hyperlink w:anchor="fig-Exp_Spectral_indices">
        <w:r>
          <w:rPr>
            <w:rStyle w:val="Lienhypertexte"/>
          </w:rPr>
          <w:t>Figure 5</w:t>
        </w:r>
      </w:hyperlink>
      <w:r>
        <w:t xml:space="preserve"> E). This positive trend in SDI aligns with its design as an index to indicate darkening of seagrass, likely resulting from structural or physi</w:t>
      </w:r>
      <w:r>
        <w:t>ological changes, such as degraded pigmentation or altered light absorption. While the general trends are consistent across experimental runs, there is some variability, particularly evident in the confidence intervals, which are wider for SDI than for the</w:t>
      </w:r>
      <w:r>
        <w:t xml:space="preserve"> other indices. This suggests that while darkening is a consistent response, it may vary in intensity between individual samples or experimental runs. Furthermore, the contrasting magnitudes of change—especially the pronounced increases in SDI versus the d</w:t>
      </w:r>
      <w:r>
        <w:t>eclines in other indices—highlight the sensitivity of SDI to changes associated with seagrass darkening, which could be indicative of stress or adaptation responses specific to the treatment conditions.</w:t>
      </w:r>
    </w:p>
    <w:p w14:paraId="377B94BA" w14:textId="77777777" w:rsidR="00F71A7F" w:rsidRDefault="00BB0784" w:rsidP="0065097F">
      <w:pPr>
        <w:pStyle w:val="Corpsdetexte"/>
      </w:pPr>
      <w:r>
        <w:t>The change in color can be multifactorial and has bee</w:t>
      </w:r>
      <w:r>
        <w:t xml:space="preserve">n documented in plants under various stress conditions, including thermal stress (Dascaliuc et al., 2007; Jones and Clayton-Greene, 1992). Leaf blackening in angiosperms, as observed in </w:t>
      </w:r>
      <w:r>
        <w:rPr>
          <w:i/>
          <w:iCs/>
        </w:rPr>
        <w:t>Protea neriifolia</w:t>
      </w:r>
      <w:r>
        <w:t>, is primarily driven by oxidative processes involvin</w:t>
      </w:r>
      <w:r>
        <w:t>g the enzyme polyphenol oxidase (PPO) and the oxidation of phenolic compounds. When photosynthesis is inhibited by factors such as low light, chemical interference, or thermal stress, the plant’s production of essential carbohydrates and antioxidants dimin</w:t>
      </w:r>
      <w:r>
        <w:t>ishes, increasing oxidative stress and leading to darkening. Experimental essays have proved that low-oxygen environments and the addition of antioxydants like diphenylamine (DPA), have been effective in reducing these oxidative reactions. In the absence o</w:t>
      </w:r>
      <w:r>
        <w:t xml:space="preserve">f photosynthesis, membrane integrity is also compromised, allowing PPO to interact with phenolic compounds, thereby accelerating darkening. Furthermore, high temperatures can destabilize membranes, especially in chloroplasts, disrupting photosystem II and </w:t>
      </w:r>
      <w:r>
        <w:t xml:space="preserve">impairing recovery of photosynthetic function. As chlorophyll-a degrades, the ratio of </w:t>
      </w:r>
      <w:r>
        <w:lastRenderedPageBreak/>
        <w:t>pigments shift; with pigments like carotenoids becoming more prominent, leading to a darkening of the leaves.</w:t>
      </w:r>
    </w:p>
    <w:p w14:paraId="1B05655C" w14:textId="77777777" w:rsidR="00F71A7F" w:rsidRDefault="00BB0784" w:rsidP="0065097F">
      <w:pPr>
        <w:pStyle w:val="Corpsdetexte"/>
      </w:pPr>
      <w:r>
        <w:rPr>
          <w:i/>
          <w:iCs/>
        </w:rPr>
        <w:t>Zostera noltei</w:t>
      </w:r>
      <w:r>
        <w:t xml:space="preserve">, as a species inhabiting the intertidal zone and regularly exposed to air, has developed adaptations to minimize water stress. For example, it exhibits smaller, narrower leaves compared to species residing lower in the intertidal zone, such as </w:t>
      </w:r>
      <w:r>
        <w:rPr>
          <w:i/>
          <w:iCs/>
        </w:rPr>
        <w:t>Zostera mar</w:t>
      </w:r>
      <w:r>
        <w:rPr>
          <w:i/>
          <w:iCs/>
        </w:rPr>
        <w:t>ina</w:t>
      </w:r>
      <w:r>
        <w:t>, which helps reduce water loss during air exposure periods (Cabaço et al., 2009). However, during intense warming events and under high light conditions, desiccation can occur in certain parts of the meadow, particularly where seagrass leaves are expos</w:t>
      </w:r>
      <w:r>
        <w:t>ed for prolonged periods (</w:t>
      </w:r>
      <w:hyperlink w:anchor="fig-GAM_Emersion">
        <w:r>
          <w:rPr>
            <w:rStyle w:val="Lienhypertexte"/>
          </w:rPr>
          <w:t>Figure 10</w:t>
        </w:r>
      </w:hyperlink>
      <w:r>
        <w:t>). Under such water stress, cellular turgor pressure decreases (the internal cell water pressure that maintains cell shape), and concentrations of ions like Na+ and Cl– can reach tox</w:t>
      </w:r>
      <w:r>
        <w:t>ic levels. These effects can impair cellular functions, enzymatic activity, and membrane stability.</w:t>
      </w:r>
    </w:p>
    <w:p w14:paraId="390E4055" w14:textId="77777777" w:rsidR="00F71A7F" w:rsidRDefault="00BB0784" w:rsidP="0065097F">
      <w:pPr>
        <w:pStyle w:val="Corpsdetexte"/>
      </w:pPr>
      <w:r>
        <w:t>High infrared reflectance in plant leaves is primarly due to the internal cellular structure that scatters light. Once sunlight enters the leaf, it is diffu</w:t>
      </w:r>
      <w:r>
        <w:t>sed through carious layers, particularly the spongy mesophyll, which contains air spaces and cell walls with different refractive indices. this scattering effect is intensified because there is minimal absorption in the near-infrared range (700 - 1300 nm),</w:t>
      </w:r>
      <w:r>
        <w:t xml:space="preserve"> allowing light to reflect back through the leaf surface. Once the membranes (chloroplasts, thylakoids, cell walls) are destroyed due to oxidative stress, the reflectance in the Red Edge and the near-infrared regions of the spectrum (&gt; 700 nm) decreases si</w:t>
      </w:r>
      <w:r>
        <w:t>gnificantly (Knipling, 1970).</w:t>
      </w:r>
    </w:p>
    <w:p w14:paraId="72C6C269" w14:textId="77777777" w:rsidR="00F71A7F" w:rsidRDefault="00BB0784" w:rsidP="0065097F">
      <w:pPr>
        <w:pStyle w:val="Corpsdetexte"/>
      </w:pPr>
      <w:r>
        <w:t>These unique reflectance properties of seagrasses under heat stress enable the detection of this darkening through remote sensing techniques. The SDI (</w:t>
      </w:r>
      <w:hyperlink w:anchor="eq-SDI">
        <w:r>
          <w:rPr>
            <w:rStyle w:val="Lienhypertexte"/>
          </w:rPr>
          <w:t>Equation 3</w:t>
        </w:r>
      </w:hyperlink>
      <w:r>
        <w:t>) index developed in this study leve</w:t>
      </w:r>
      <w:r>
        <w:t>rages key reflectance bands (560, 740 and 840 nm) to detect reductions in the green and the Red-Edge regions. SDI can be used to assess the extent and severity of darkening events across intertidal seagrass meadows from space. Current satellite missions, i</w:t>
      </w:r>
      <w:r>
        <w:t xml:space="preserve">ncluding Sentinel-2, Pleiades-Neo, WorldView-3, SkySat, and GeoSat-2 along with upcoming missions (Sentinel-2 Next Generation and Landsat </w:t>
      </w:r>
      <w:r>
        <w:lastRenderedPageBreak/>
        <w:t xml:space="preserve">Next), capture reflectance in the three wavelengths used as input for SDI. As climate change advances, remote sensing </w:t>
      </w:r>
      <w:r>
        <w:t>becomes a crucial tool for monitoring cumulative ecological impacts on seagrass meadows due to heatwaves. Although these physiological and structural changes occur at the cellular level over short temporal scales, they manifest synchronously across the ent</w:t>
      </w:r>
      <w:r>
        <w:t>ire meadow. Remote sensing, with its synoptic views and real-time acquisition capabilities, enables the monitoring of these rapid biological responses to natural stressors. However, cloud coverage can limit continuous observations, necessitating the integr</w:t>
      </w:r>
      <w:r>
        <w:t>ation of alternative tools, such as multi-spectral drone platforms. Combined approaches allow for precise, localized monitoring of damaged seagrass meadows immediately after extreme events, which is critical for the early detection of ecosystem degradation</w:t>
      </w:r>
      <w:r>
        <w:t xml:space="preserve">, quick actions for habitat conservation and targeted management strategies. Moreover, uninterrupted, multi-year data acquisition would strengthen predictive ecological models for future heatwave impacts, enhancing the capacity for adaptive management and </w:t>
      </w:r>
      <w:r>
        <w:t>supporting long-term resilience planning for seagrass ecosystems.</w:t>
      </w:r>
    </w:p>
    <w:p w14:paraId="4E1D2590" w14:textId="77777777" w:rsidR="00F71A7F" w:rsidRDefault="00BB0784">
      <w:pPr>
        <w:pStyle w:val="Titre2"/>
      </w:pPr>
      <w:bookmarkStart w:id="872" w:name="climate-change-and-heatwaves"/>
      <w:bookmarkEnd w:id="871"/>
      <w:r>
        <w:t>4</w:t>
      </w:r>
      <w:r>
        <w:t>.2 Climate change and heatwaves</w:t>
      </w:r>
    </w:p>
    <w:p w14:paraId="4F36E30C" w14:textId="77777777" w:rsidR="00F71A7F" w:rsidRDefault="00BB0784" w:rsidP="00D74E82">
      <w:pPr>
        <w:pStyle w:val="FirstParagraph"/>
      </w:pPr>
      <w:r>
        <w:t>The rapid global escalation of heatwave frequency, intensity and duration is a defining characteristic of the current climate crisis, heavily influenced by a</w:t>
      </w:r>
      <w:r>
        <w:t>nthropogenic activities and greenhouse gas emissions (Devi et al., 2024; Russo and Domeisen, 2023). Recent research suggests that the magnitude of these events has surged in the recent decades, with climate projections predicting a continuation of this tre</w:t>
      </w:r>
      <w:r>
        <w:t>nd. For example, heatwaves that were once considered rare are now up to ten times more likely to occur, with some regions experiencing events three times as intense as those in the early 20th century. Cumulative indices that quantify heatwave intensity are</w:t>
      </w:r>
      <w:r>
        <w:t xml:space="preserve"> based on total temperature exceedances and offer a more comprehensive understanding of event severity than average temperature alone. This is because the cumulative impact of prolonged high </w:t>
      </w:r>
      <w:r>
        <w:lastRenderedPageBreak/>
        <w:t>temperatures imposes more extensive stress on ecosystems than iso</w:t>
      </w:r>
      <w:r>
        <w:t>lated peak temperatures (Russo and Domeisen, 2023).</w:t>
      </w:r>
    </w:p>
    <w:p w14:paraId="07B1261E" w14:textId="77777777" w:rsidR="00F71A7F" w:rsidRDefault="00BB0784" w:rsidP="0065097F">
      <w:pPr>
        <w:pStyle w:val="Corpsdetexte"/>
      </w:pPr>
      <w:r>
        <w:t>From a hazard analysis perspective, the concurrent evaluation of intensity, frequency, and duration of atmospheric heatwaves allows for a partial understanding of their likely impacts. Models like the Hea</w:t>
      </w:r>
      <w:r>
        <w:t xml:space="preserve">twave Intensity Duration Frequency (HIDF) provide insights into various heatwave scenarios, indicating that both short intense and prolonged moderate events present unique risks depending on the region. For instance, in the Mediterranean, the frequency of </w:t>
      </w:r>
      <w:r>
        <w:t>high-intensity heatwaves has dramatically increased, leading to severe impacts on urban infrastructure, public health, energy consumption but also to terrestrial and intertidal ecosystems, such as seagrass meadows (Mazdiyasni et al., 2019; Smale et al., 20</w:t>
      </w:r>
      <w:r>
        <w:t>19). Sharper increase in extreme heat events are expected in regions experiencing large daily thermic amplitude, which underscores the role of atmospheric variability in local heatwave dynamics. In mid-latitudes, where daily variability is expected to decr</w:t>
      </w:r>
      <w:r>
        <w:t>ease, heat extremes may stabilize at elevated levels, reducing cold extremes while allowing for increasingly frequent hot day (Simolo and Corti, 2022).</w:t>
      </w:r>
    </w:p>
    <w:p w14:paraId="32100FD0" w14:textId="77777777" w:rsidR="00F71A7F" w:rsidRDefault="00BB0784" w:rsidP="0065097F">
      <w:pPr>
        <w:pStyle w:val="Corpsdetexte"/>
      </w:pPr>
      <w:r>
        <w:t xml:space="preserve">In the ocean, similar trends are observed with marine heatwaves (MHWs). MHWs have increased by over 50% </w:t>
      </w:r>
      <w:r>
        <w:t>in annual days since the early 20th century, and projections suggest that a near-permanent state of marine heatwaves, based on nowadays baselines, could develop by the end of the century if greenhouse gas emissions remain high (Oliver et al., 2019). Events</w:t>
      </w:r>
      <w:r>
        <w:t xml:space="preserve"> like the “Blob” in the northeast Pacific (2013–2016) have underscored the ecological ramifications of such heat anomalies, including shifts in species distributions, mass mortalities, and habitat degradation across vast oceanic regions. The physical mecha</w:t>
      </w:r>
      <w:r>
        <w:t xml:space="preserve">nisms driving MHWs, such as altered ocean circulation and air-sea heat flux, further illustrate the </w:t>
      </w:r>
      <w:r>
        <w:lastRenderedPageBreak/>
        <w:t>interconnectedness of atmospheric and marine systems in the context of climate-driven thermal extremes (Smale et al., 2019).</w:t>
      </w:r>
    </w:p>
    <w:p w14:paraId="2D3B59E8" w14:textId="77777777" w:rsidR="00F71A7F" w:rsidRDefault="00BB0784" w:rsidP="0065097F">
      <w:pPr>
        <w:pStyle w:val="Corpsdetexte"/>
      </w:pPr>
      <w:r>
        <w:t>The escalating frequency and in</w:t>
      </w:r>
      <w:r>
        <w:t>tensity of heatwaves represent not only an atmospheric anomaly but a profound disruption to ecological stability across diverse ecosystems (Devi et al., 2024; Stillman, 2019). The sustained high temperatures associated with both atmospheric and marine heat</w:t>
      </w:r>
      <w:r>
        <w:t>waves lead to physiological stress, habitat degradation, and increased mortality in many species, particularly those with limited thermal tolerance (Oliver et al., 2019; Simolo and Corti, 2022). Terrestrial and marine ecosystems experience shifts in specie</w:t>
      </w:r>
      <w:r>
        <w:t>s distributions, altered community dynamics, and reduced biodiversity as species are either forced to migrate or face local extinction under increasingly inhospitable conditions (Pansch et al., 2018). Similarly, in marine environments, prolonged heat stres</w:t>
      </w:r>
      <w:r>
        <w:t xml:space="preserve">s from marine heatwaves has cascading effects on foundational species, including corals, kelps, and seagrasses, all of which are crucial for providing habitat, food, and shelter to diverse marine life (Oliver et al., 2019; Smale et al., 2019). Seagrasses, </w:t>
      </w:r>
      <w:r>
        <w:t>in particular, play a vital role in carbon sequestration and coastal protection but are especially vulnerable to extreme heat events. Elevated temperatures can disrupt seagrass photosynthesis and metabolic processes, leading to reduced growth and heightene</w:t>
      </w:r>
      <w:r>
        <w:t>d susceptibility to disease (Deguette et al., 2022; Guerrero-Meseguer et al., 2020; Sawall et al., 2021; Winters et al., 2011). With repeated heatwave exposure and limited recovery periods, seagrass meadows may suffer severe declines, threatening their abi</w:t>
      </w:r>
      <w:r>
        <w:t>lity to deliver key ecosystem services such as carbon storage, sediment stabilization, and habitat provision (Mazdiyasni et al., 2019). The compounded impacts of atmospheric and marine heatwaves thus pose an existential threat to intertidal seagrass ecosys</w:t>
      </w:r>
      <w:r>
        <w:t>tems, highlighting the urgent need for targeted climate adaptation measures to mitigate these escalating thermal stresses and preserve the resilience of these essential marine habitats (Russo and Domeisen, 2023; Stillman, 2019).</w:t>
      </w:r>
    </w:p>
    <w:p w14:paraId="58F4EDB9" w14:textId="77777777" w:rsidR="00F71A7F" w:rsidRDefault="00BB0784">
      <w:pPr>
        <w:pStyle w:val="Titre2"/>
      </w:pPr>
      <w:bookmarkStart w:id="873" w:name="seagrass-resilience-to-heatwaves"/>
      <w:bookmarkEnd w:id="872"/>
      <w:r>
        <w:lastRenderedPageBreak/>
        <w:t>4</w:t>
      </w:r>
      <w:r>
        <w:t xml:space="preserve">.3 Seagrass resilience to </w:t>
      </w:r>
      <w:r>
        <w:t>heatwaves</w:t>
      </w:r>
    </w:p>
    <w:p w14:paraId="4750C73F" w14:textId="77777777" w:rsidR="00F71A7F" w:rsidRDefault="00BB0784" w:rsidP="00D74E82">
      <w:pPr>
        <w:pStyle w:val="FirstParagraph"/>
      </w:pPr>
      <w:r>
        <w:t>Seagrass resilience to heatwaves is a complex and multifaceted issue shaped by species-specific traits, geographical location, and concurrent environmental stressors (Berger et al., 2024; Canadell and Jackson, 2021; Hatum et al., 2024). As climate change d</w:t>
      </w:r>
      <w:r>
        <w:t xml:space="preserve">rives the frequency and intensity of marine heatwaves, understanding these dynamics becomes crucial, especially for temperate seagrass meadows composed of slow-growing, long-lived species like </w:t>
      </w:r>
      <w:r>
        <w:rPr>
          <w:i/>
          <w:iCs/>
        </w:rPr>
        <w:t>Posidonia</w:t>
      </w:r>
      <w:r>
        <w:t xml:space="preserve">, </w:t>
      </w:r>
      <w:r>
        <w:rPr>
          <w:i/>
          <w:iCs/>
        </w:rPr>
        <w:t>Amphibolis</w:t>
      </w:r>
      <w:r>
        <w:t xml:space="preserve">, and </w:t>
      </w:r>
      <w:r>
        <w:rPr>
          <w:i/>
          <w:iCs/>
        </w:rPr>
        <w:t>Zostera.</w:t>
      </w:r>
      <w:r>
        <w:t xml:space="preserve"> These species, unlike their</w:t>
      </w:r>
      <w:r>
        <w:t xml:space="preserve"> tropical counterparts, tend to be highly vulnerable to abrupt environmental changes, struggling to recover from disturbances due to their slower growth and longer lifespan. In contrast, colonizing species typical of tropical regions, such as </w:t>
      </w:r>
      <w:r>
        <w:rPr>
          <w:i/>
          <w:iCs/>
        </w:rPr>
        <w:t>Halodule</w:t>
      </w:r>
      <w:r>
        <w:t xml:space="preserve">, </w:t>
      </w:r>
      <w:r>
        <w:rPr>
          <w:i/>
          <w:iCs/>
        </w:rPr>
        <w:t>Hal</w:t>
      </w:r>
      <w:r>
        <w:rPr>
          <w:i/>
          <w:iCs/>
        </w:rPr>
        <w:t>ophila</w:t>
      </w:r>
      <w:r>
        <w:t xml:space="preserve">, and </w:t>
      </w:r>
      <w:r>
        <w:rPr>
          <w:i/>
          <w:iCs/>
        </w:rPr>
        <w:t>Syringodium</w:t>
      </w:r>
      <w:r>
        <w:t>, demonstrate greater resilience to warming events and marine heatwaves due to their rapid growth and more flexible life strategies (O’Brien et al., 2018).</w:t>
      </w:r>
    </w:p>
    <w:p w14:paraId="00F88B17" w14:textId="77777777" w:rsidR="00F71A7F" w:rsidRDefault="00BB0784" w:rsidP="0065097F">
      <w:pPr>
        <w:pStyle w:val="Corpsdetexte"/>
      </w:pPr>
      <w:r>
        <w:t>The impact of heatwaves on seagrass ecosystems is further intensified by tida</w:t>
      </w:r>
      <w:r>
        <w:t xml:space="preserve">l variations, especially in temperate regions with tidal ranges that can exceed 10 meters, such as Mont Saint Michel Bay in France. This pronounced tidal amplitude affects intertidal seagrasses like </w:t>
      </w:r>
      <w:r>
        <w:rPr>
          <w:i/>
          <w:iCs/>
        </w:rPr>
        <w:t>Zostera noltei</w:t>
      </w:r>
      <w:r>
        <w:t>, which experience varying durations of air</w:t>
      </w:r>
      <w:r>
        <w:t xml:space="preserve"> exposure based on their position within the intertidal zone. During neap tides, seagrasses situated higher in the intertidal zone may remain exposed for extended periods, heightening their vulnerability to atmospheric heatwaves. Conversely, seagrasses in </w:t>
      </w:r>
      <w:r>
        <w:t>the lower intertidal zone experience prolonged immersion throughout the tidal cycle, making them susceptible to extreme marine heat events. As a result, both marine and atmospheric heatwaves can increase stress on seagrass meadows, with effects that may be</w:t>
      </w:r>
      <w:r>
        <w:t xml:space="preserve"> intensified by tidal timing and amplitude. In our study, we observed a darkening effect in the seagrasses, despite our experimental setup simulating tides with consistent 6-hour exposure periods. In natural settings, however, bathymetry plays a significan</w:t>
      </w:r>
      <w:r>
        <w:t xml:space="preserve">t role, and depending on depth variations, seagrasses may be exposed for </w:t>
      </w:r>
      <w:r>
        <w:lastRenderedPageBreak/>
        <w:t xml:space="preserve">even longer durations during low tides. This suggests that </w:t>
      </w:r>
      <w:r>
        <w:rPr>
          <w:i/>
          <w:iCs/>
        </w:rPr>
        <w:t>in situ</w:t>
      </w:r>
      <w:r>
        <w:t xml:space="preserve"> exposure times could exacerbate the stress effects observed, as seagrasses may endure prolonged air exposure beyond </w:t>
      </w:r>
      <w:r>
        <w:t>what our controlled conditions have replicated.</w:t>
      </w:r>
    </w:p>
    <w:p w14:paraId="59FCA49B" w14:textId="77777777" w:rsidR="00F71A7F" w:rsidRDefault="00BB0784" w:rsidP="0065097F">
      <w:pPr>
        <w:pStyle w:val="Corpsdetexte"/>
      </w:pPr>
      <w:r>
        <w:t xml:space="preserve">Species like </w:t>
      </w:r>
      <w:r>
        <w:rPr>
          <w:i/>
          <w:iCs/>
        </w:rPr>
        <w:t>Zostera noltei</w:t>
      </w:r>
      <w:r>
        <w:t xml:space="preserve"> display distinct seasonal patterns that become increasingly pronounced at higher latitudes (Davies et al., 2024a, 2024b). These patterns reflect the species’ adaptation to seasonal</w:t>
      </w:r>
      <w:r>
        <w:t xml:space="preserve"> variations in temperature and light, but they also make </w:t>
      </w:r>
      <w:r>
        <w:rPr>
          <w:i/>
          <w:iCs/>
        </w:rPr>
        <w:t>Z. noltei</w:t>
      </w:r>
      <w:r>
        <w:t xml:space="preserve"> particularly sensitive to extreme events depending on their timing. For instance, if a heatwave coincides with early developmental stages or occurs after the biomass peak when leaf senescen</w:t>
      </w:r>
      <w:r>
        <w:t>ce has begun, the impact on meadow resilience can be severe.</w:t>
      </w:r>
    </w:p>
    <w:p w14:paraId="4C43B171" w14:textId="77777777" w:rsidR="00F71A7F" w:rsidRDefault="00BB0784" w:rsidP="0065097F">
      <w:pPr>
        <w:pStyle w:val="Corpsdetexte"/>
      </w:pPr>
      <w:r>
        <w:t>Environmental conditions can moderate seagrass resilience to thermal stress. Seagrass meadows located in areas benefiting from tidal cooling or positioned further from the warmer edges of their g</w:t>
      </w:r>
      <w:r>
        <w:t xml:space="preserve">eographical ranges often experience reduced heat stress, resulting in higher shoot densities and enhanced resilience (Berger et al., 2024; Canadell and Jackson, 2021). In these cooler areas, </w:t>
      </w:r>
      <w:r>
        <w:rPr>
          <w:i/>
          <w:iCs/>
        </w:rPr>
        <w:t>Zostera noltei</w:t>
      </w:r>
      <w:r>
        <w:t xml:space="preserve"> exhibits high survival and photosynthetic performa</w:t>
      </w:r>
      <w:r>
        <w:t>nce up to 37°C, though temperatures above 39°C lead to near-total mortality within days, underscoring the species’ sensitivity to temperature thresholds that may become increasingly common under climate change scenarios (Franssen et al., 2014). Moreover, t</w:t>
      </w:r>
      <w:r>
        <w:t>he frequency, duration, and intervals between heatwaves significantly affect seagrass biomass and recovery; prolonged and frequent heatwaves reduce resilience and complicate recovery processes (Hatum et al., 2024).</w:t>
      </w:r>
    </w:p>
    <w:p w14:paraId="5BFB06E7" w14:textId="77777777" w:rsidR="00F71A7F" w:rsidRDefault="00BB0784" w:rsidP="0065097F">
      <w:pPr>
        <w:pStyle w:val="Corpsdetexte"/>
      </w:pPr>
      <w:r>
        <w:t>The influence of other stressors, such as</w:t>
      </w:r>
      <w:r>
        <w:t xml:space="preserve"> eutrophication and sulfide accumulation, complicates this resilience. Increased sediment sulfide levels, which often accompany nutrient enrichment, can be toxic to seagrasses, particularly under elevated temperatures that amplify sulfide toxicity. </w:t>
      </w:r>
      <w:r>
        <w:rPr>
          <w:i/>
          <w:iCs/>
        </w:rPr>
        <w:t>Zostera</w:t>
      </w:r>
      <w:r>
        <w:rPr>
          <w:i/>
          <w:iCs/>
        </w:rPr>
        <w:t xml:space="preserve"> noltei</w:t>
      </w:r>
      <w:r>
        <w:t xml:space="preserve">, for example, has a mutualistic relationship with lucinid clams that helps detoxify sulfides. However, this interaction is </w:t>
      </w:r>
      <w:r>
        <w:lastRenderedPageBreak/>
        <w:t>compromised at high temperatures, reducing the efficacy of sulfide removal and further inhibiting nutrient uptake, growth, an</w:t>
      </w:r>
      <w:r>
        <w:t>d overall resilience (De Fouw et al., 2022).</w:t>
      </w:r>
    </w:p>
    <w:p w14:paraId="4844B75D" w14:textId="77777777" w:rsidR="00F71A7F" w:rsidRDefault="00BB0784" w:rsidP="0065097F">
      <w:pPr>
        <w:pStyle w:val="Corpsdetexte"/>
      </w:pPr>
      <w:r>
        <w:t xml:space="preserve">In a simulated heatwave experiment on </w:t>
      </w:r>
      <w:r>
        <w:rPr>
          <w:i/>
          <w:iCs/>
        </w:rPr>
        <w:t>Zostera noltei</w:t>
      </w:r>
      <w:r>
        <w:t xml:space="preserve">, resilience was evident under short-term moderate stress, with no significant changes in photosynthetic performance or survival (Franssen et al., 2014; Massa </w:t>
      </w:r>
      <w:r>
        <w:t>et al., 2009). However, prolonged or more intense heat events posed a greater challenge, highlighting the species’ limited capacity to withstand chronic thermal stress. The long-term impact of heatwaves is especially evident in changes to seagrass cover (S</w:t>
      </w:r>
      <w:r>
        <w:t>C). Before the heatwave event on 1st September 2021, impacted seagrass patches exhibited higher SC than non-impacted areas. However, during the event on 6th September, SC in the impacted patch experienced a sharp decline. By 8th October, one month post-eve</w:t>
      </w:r>
      <w:r>
        <w:t>nt, the SC of impacted seagrasses, initially higher, had fallen below that of non-impacted seagrasses (</w:t>
      </w:r>
      <w:hyperlink w:anchor="fig-NDVI_GLI_SPC">
        <w:r>
          <w:rPr>
            <w:rStyle w:val="Lienhypertexte"/>
          </w:rPr>
          <w:t>Figure 8</w:t>
        </w:r>
      </w:hyperlink>
      <w:r>
        <w:t>). The observed decrease in seagrass cover on 6th September was primarily due to leaf darkening, which inf</w:t>
      </w:r>
      <w:r>
        <w:t>luenced the NDVI measurements used to estimate SC. This darkening effect reduced the NDVI values, creating an apparent decrease in SC in the impacted patch when, in reality, the density of seagrass remained stable (</w:t>
      </w:r>
      <w:hyperlink w:anchor="fig-QuiberonImg">
        <w:r>
          <w:rPr>
            <w:rStyle w:val="Lienhypertexte"/>
          </w:rPr>
          <w:t>Fig</w:t>
        </w:r>
        <w:r>
          <w:rPr>
            <w:rStyle w:val="Lienhypertexte"/>
          </w:rPr>
          <w:t>ure 3</w:t>
        </w:r>
      </w:hyperlink>
      <w:r>
        <w:t>). The bias introduced by remote sensing in this instance reflects a limitation in accurately capturing true seagrass cover during stress events. It was only after the heatwave that leaves began to detach, leading to an actual decline in seagrass dens</w:t>
      </w:r>
      <w:r>
        <w:t>ity. This delayed physical response underscores how extreme events can compromise seagrass resilience, leaving previously robust patches in a weakened state compared to less disturbed areas (</w:t>
      </w:r>
      <w:hyperlink w:anchor="fig-NDVI_GLI_SPC">
        <w:r>
          <w:rPr>
            <w:rStyle w:val="Lienhypertexte"/>
          </w:rPr>
          <w:t>Figure 8</w:t>
        </w:r>
      </w:hyperlink>
      <w:r>
        <w:t>).</w:t>
      </w:r>
    </w:p>
    <w:p w14:paraId="0F3B56C3" w14:textId="77777777" w:rsidR="00F71A7F" w:rsidRDefault="00BB0784" w:rsidP="0065097F">
      <w:pPr>
        <w:pStyle w:val="Corpsdetexte"/>
      </w:pPr>
      <w:r>
        <w:t>On a physiologi</w:t>
      </w:r>
      <w:r>
        <w:t>cal level, seagrasses possess coping mechanisms such as photoprotective responses and heat-responsive gene expression, including the activation of heat-shock proteins (HSPs) and other stress-related genes (Hughes and Stachowicz, 2004; Reusch et al., 2005).</w:t>
      </w:r>
      <w:r>
        <w:t xml:space="preserve"> </w:t>
      </w:r>
      <w:r>
        <w:rPr>
          <w:i/>
          <w:iCs/>
        </w:rPr>
        <w:t>Zostera noltei</w:t>
      </w:r>
      <w:r>
        <w:t xml:space="preserve">, in particular, has shown differential gene expression responses to heat stress, with a variety of genes involved in protein </w:t>
      </w:r>
      <w:r>
        <w:lastRenderedPageBreak/>
        <w:t>folding, membrane stability, and reactive oxygen species scavenging playing critical roles. However, the rapid pace</w:t>
      </w:r>
      <w:r>
        <w:t xml:space="preserve"> of climate change raises concerns about whether these adaptations can keep up with the increasing frequency and severity of thermal events (Franssen et al., 2014).</w:t>
      </w:r>
    </w:p>
    <w:p w14:paraId="727C207F" w14:textId="77777777" w:rsidR="00F71A7F" w:rsidRDefault="00BB0784">
      <w:pPr>
        <w:pStyle w:val="Titre2"/>
      </w:pPr>
      <w:bookmarkStart w:id="874" w:name="big-picture"/>
      <w:bookmarkEnd w:id="873"/>
      <w:r>
        <w:t>4</w:t>
      </w:r>
      <w:r>
        <w:t>.4 Big picture</w:t>
      </w:r>
    </w:p>
    <w:p w14:paraId="1EF7A80B" w14:textId="77777777" w:rsidR="00F71A7F" w:rsidRDefault="00BB0784" w:rsidP="00D74E82">
      <w:pPr>
        <w:pStyle w:val="FirstParagraph"/>
      </w:pPr>
      <w:r>
        <w:t>Given the combined pressures of temperature extremes, eutrophication, and o</w:t>
      </w:r>
      <w:r>
        <w:t>ther anthropogenic impacts, targeted management strategies are essential for enhancing seagrass resilience (Loarie et al., 2009). Approaches such as reducing local stressors, cultivating heat-tolerant genotypes, and investing in restoration initiatives are</w:t>
      </w:r>
      <w:r>
        <w:t xml:space="preserve"> vital to supporting these ecosystems in a warming climate. Although challenges remain, the adaptability and potential resilience of certain seagrass species offer hope for their persistence amid accelerating ecological shifts. In particular, regions that </w:t>
      </w:r>
      <w:r>
        <w:t>can buffer seagrasses from extreme stressors or provide cooler refuges may play a critical role in maintaining these valuable ecosystems in the face of global climate change (Canadell and Jackson, 2021; De Fouw et al., 2022).</w:t>
      </w:r>
    </w:p>
    <w:p w14:paraId="1DF663DF" w14:textId="77777777" w:rsidR="00F71A7F" w:rsidRDefault="00BB0784" w:rsidP="0065097F">
      <w:pPr>
        <w:pStyle w:val="Corpsdetexte"/>
      </w:pPr>
      <w:r>
        <w:t>Seagrass meadows function as f</w:t>
      </w:r>
      <w:r>
        <w:t xml:space="preserve">oundational components of coastal ecosystems, sustaining diverse marine communities by providing essential habitats, nursery grounds, and trophic resources for fish, invertebrates, and migratory birds (Zoffoli et al., 2023). Their dense canopies stabilize </w:t>
      </w:r>
      <w:r>
        <w:t>sediment and protect shorelines from erosion, an increasingly crucial role as sea levels rise due to climate change (Folmer et al., 2012; Gacia et al., 1999). Recurrent heatwave events, which induce physiological stress like leaf darkening, can severely di</w:t>
      </w:r>
      <w:r>
        <w:t>minish seagrass density, thereby reducing their effectiveness in sediment stabilization and wave attenuation, ultimately increasing the risk of coastal erosion (Calleja et al., 2007). From a biodiversity perspective, degradation of these meadows disrupts i</w:t>
      </w:r>
      <w:r>
        <w:t xml:space="preserve">ntricate food webs, impacting commercially significant fish and shellfish populations that rely on seagrass for sustenance and refuge. This loss can </w:t>
      </w:r>
      <w:r>
        <w:lastRenderedPageBreak/>
        <w:t>reduce local fisheries’ productivity and threaten the livelihoods of coastal communities (Unsworth and Cull</w:t>
      </w:r>
      <w:r>
        <w:t>en-Unsworth, 2014). Furthermore, as seagrasses decline, their capacity to act as a blue carbon sink—critical for climate mitigation—also diminishes, inadvertently contributing to increased atmospheric carbon levels (Armitage and Fourqurean, 2016; Samper-Vi</w:t>
      </w:r>
      <w:r>
        <w:t>llarreal et al., 2020)</w:t>
      </w:r>
    </w:p>
    <w:p w14:paraId="10622C7E" w14:textId="77777777" w:rsidR="00F71A7F" w:rsidRDefault="00BB0784">
      <w:pPr>
        <w:pStyle w:val="Titre1"/>
      </w:pPr>
      <w:bookmarkStart w:id="875" w:name="conclusion"/>
      <w:bookmarkEnd w:id="870"/>
      <w:bookmarkEnd w:id="874"/>
      <w:r>
        <w:t>5</w:t>
      </w:r>
      <w:r>
        <w:t>. Conclusion</w:t>
      </w:r>
    </w:p>
    <w:p w14:paraId="2151A662" w14:textId="77777777" w:rsidR="00F71A7F" w:rsidRDefault="00BB0784" w:rsidP="00D74E82">
      <w:pPr>
        <w:pStyle w:val="FirstParagraph"/>
      </w:pPr>
      <w:r>
        <w:t xml:space="preserve">This research has investigated the effects of both marine and atmospheric heatwaves on the intertidal seagrass </w:t>
      </w:r>
      <w:r>
        <w:rPr>
          <w:i/>
          <w:iCs/>
        </w:rPr>
        <w:t>Zostera noltei</w:t>
      </w:r>
      <w:r>
        <w:t>, a critical component of coastal ecosystems facing increased thermal stress due to climate change. By examining reflectance and pi</w:t>
      </w:r>
      <w:r>
        <w:t>gment composition under controlled experimental conditions and validating these findings with satellite data, we aimed to understand how extreme heat events impact seagrass health and assess the potential of remote sensing to monitor these effects effectiv</w:t>
      </w:r>
      <w:r>
        <w:t>ely. Our findings reveal that heatwaves lead to substantial declines in seagrass reflectance, particularly in the green and near-infrared regions, likely driven by pigment degradation and structural damage. This change is reflected in significant reduction</w:t>
      </w:r>
      <w:r>
        <w:t>s in key vegetation indices such as NDVI and GLI. The Seagrass Darkening Index (SDI), developed in this study, successfully detected seagrass darkening, a visible symptom of heatwave stress, demonstrating the viability of spectral monitoring to capture ear</w:t>
      </w:r>
      <w:r>
        <w:t xml:space="preserve">ly-stage impacts of heat events on intertidal ecosystems. By connecting our findings with satellite data, we have also confirmed the broader spatial impact of heatwaves on seagrass meadows in Quiberon, France. The correlation between heatwave exposure and </w:t>
      </w:r>
      <w:r>
        <w:t>darkening of seagrass suggests that remote sensing, combined with targeted field observations, can enhance our understanding of ecosystem responses to climate-driven thermal events. These results advocate for integrating continuous spectral monitoring into</w:t>
      </w:r>
      <w:r>
        <w:t xml:space="preserve"> conservation strategies, as it can help predict the resilience of these ecosystems and guide adaptive management practices. As climate change accelerates, with an </w:t>
      </w:r>
      <w:r>
        <w:lastRenderedPageBreak/>
        <w:t>anticipated increase in the frequency and intensity of heatwaves, the vulnerability of inter</w:t>
      </w:r>
      <w:r>
        <w:t>tidal zones to such events will likely intensify. This study not only underscores the importance of seagrass meadows in coastal ecosystems but also highlights the urgency of protecting these critical habitats. Future work should focus on refining remote se</w:t>
      </w:r>
      <w:r>
        <w:t>nsing tools and examining the cumulative effects of repeated heatwave events to support the resilience and conservation of intertidal seagrass meadows in a warming world.</w:t>
      </w:r>
    </w:p>
    <w:p w14:paraId="5468B173" w14:textId="77777777" w:rsidR="00F71A7F" w:rsidRDefault="00BB0784">
      <w:pPr>
        <w:pStyle w:val="Titre1"/>
      </w:pPr>
      <w:bookmarkStart w:id="876" w:name="annexes"/>
      <w:bookmarkEnd w:id="875"/>
      <w:r>
        <w:lastRenderedPageBreak/>
        <w:t>6</w:t>
      </w:r>
      <w:r>
        <w:t>. Annexes</w:t>
      </w:r>
    </w:p>
    <w:p w14:paraId="4F6C7D4A" w14:textId="77777777" w:rsidR="00F71A7F" w:rsidRDefault="00BB0784">
      <w:pPr>
        <w:pStyle w:val="Titre2"/>
      </w:pPr>
      <w:bookmarkStart w:id="877" w:name="sec-AnnexeA"/>
      <w:r>
        <w:t>6.1 Annexes A - Temperatures of the experiment</w:t>
      </w:r>
    </w:p>
    <w:p w14:paraId="100F6B09" w14:textId="77777777" w:rsidR="00F71A7F" w:rsidRDefault="00BB0784">
      <w:pPr>
        <w:pStyle w:val="CaptionedFigure"/>
      </w:pPr>
      <w:r>
        <w:rPr>
          <w:noProof/>
        </w:rPr>
        <w:drawing>
          <wp:inline distT="0" distB="0" distL="0" distR="0" wp14:anchorId="50282500" wp14:editId="2F205016">
            <wp:extent cx="5943600" cy="5943600"/>
            <wp:effectExtent l="0" t="0" r="0" b="0"/>
            <wp:docPr id="110" name="Picture" descr="Annexe A1: Comparison of daily maximum temperatures in August measured using an in-situ sensor (blue) and retrieved from Meteo France (orange). The solid line in the middle of the boxplot represents the median, the two ends of the box represent the 25th and 75th percentiles, and the whiskers represent values that are no more than 1.5 times the interquartile range."/>
            <wp:cNvGraphicFramePr/>
            <a:graphic xmlns:a="http://schemas.openxmlformats.org/drawingml/2006/main">
              <a:graphicData uri="http://schemas.openxmlformats.org/drawingml/2006/picture">
                <pic:pic xmlns:pic="http://schemas.openxmlformats.org/drawingml/2006/picture">
                  <pic:nvPicPr>
                    <pic:cNvPr id="111" name="Picture" descr="Figs/High_res/Temperature_compare.png"/>
                    <pic:cNvPicPr>
                      <a:picLocks noChangeAspect="1" noChangeArrowheads="1"/>
                    </pic:cNvPicPr>
                  </pic:nvPicPr>
                  <pic:blipFill>
                    <a:blip r:embed="rId22"/>
                    <a:stretch>
                      <a:fillRect/>
                    </a:stretch>
                  </pic:blipFill>
                  <pic:spPr bwMode="auto">
                    <a:xfrm>
                      <a:off x="0" y="0"/>
                      <a:ext cx="5943600" cy="5943600"/>
                    </a:xfrm>
                    <a:prstGeom prst="rect">
                      <a:avLst/>
                    </a:prstGeom>
                    <a:noFill/>
                    <a:ln w="9525">
                      <a:noFill/>
                      <a:headEnd/>
                      <a:tailEnd/>
                    </a:ln>
                  </pic:spPr>
                </pic:pic>
              </a:graphicData>
            </a:graphic>
          </wp:inline>
        </w:drawing>
      </w:r>
    </w:p>
    <w:p w14:paraId="3A89E201" w14:textId="77777777" w:rsidR="00F71A7F" w:rsidRDefault="00BB0784">
      <w:pPr>
        <w:pStyle w:val="ImageCaption"/>
      </w:pPr>
      <w:r>
        <w:t xml:space="preserve">Annexe A1: Comparison of </w:t>
      </w:r>
      <w:r>
        <w:t>daily maximum temperatures in August measured using an in-situ sensor (blue) and retrieved from Meteo France (orange). The solid line in the middle of the boxplot represents the median, the two ends of the box represent the 25th and 75th percentiles, and t</w:t>
      </w:r>
      <w:r>
        <w:t>he whiskers represent values that are no more than 1.5 times the interquartile range.</w:t>
      </w:r>
    </w:p>
    <w:p w14:paraId="56B020DF" w14:textId="77777777" w:rsidR="00F71A7F" w:rsidRDefault="00BB0784" w:rsidP="0065097F">
      <w:pPr>
        <w:pStyle w:val="Corpsdetexte"/>
      </w:pPr>
      <w:r>
        <w:t xml:space="preserve">On average, </w:t>
      </w:r>
      <w:r>
        <w:rPr>
          <w:i/>
          <w:iCs/>
        </w:rPr>
        <w:t>in situ</w:t>
      </w:r>
      <w:r>
        <w:t xml:space="preserve"> temperatures were 3 ± 3.2°C higher than those recorded by Meteo France. Additionally, temperatures recorded by Meteo France were more stable </w:t>
      </w:r>
      <w:r>
        <w:lastRenderedPageBreak/>
        <w:t>than thos</w:t>
      </w:r>
      <w:r>
        <w:t xml:space="preserve">e from the </w:t>
      </w:r>
      <w:r>
        <w:rPr>
          <w:i/>
          <w:iCs/>
        </w:rPr>
        <w:t>in situ</w:t>
      </w:r>
      <w:r>
        <w:t xml:space="preserve"> sensors, likely due to the sheltered and shaded location of the Meteo France equipment. This difference was used to adjust heatwave temperatures measured by Meteo France to better reflect the conditions experienced by the seagrasses.</w:t>
      </w:r>
    </w:p>
    <w:p w14:paraId="3DE9E30E" w14:textId="77777777" w:rsidR="00F71A7F" w:rsidRDefault="00BB0784">
      <w:pPr>
        <w:pStyle w:val="CaptionedFigure"/>
      </w:pPr>
      <w:r>
        <w:rPr>
          <w:noProof/>
        </w:rPr>
        <w:drawing>
          <wp:inline distT="0" distB="0" distL="0" distR="0" wp14:anchorId="05AD22BA" wp14:editId="5E19FF07">
            <wp:extent cx="5943600" cy="2718555"/>
            <wp:effectExtent l="0" t="0" r="0" b="0"/>
            <wp:docPr id="113" name="Picture" descr="Annexe A2: Temperature profiles of both the control (left) and the treatment (right) followed during the heatwave experiment. The red line indicates air temperature, whereas the blue line indicates water temperature. Due to the tidal cycle followed during the experiment, the seagrasses only experience temperatures representade by solid lines."/>
            <wp:cNvGraphicFramePr/>
            <a:graphic xmlns:a="http://schemas.openxmlformats.org/drawingml/2006/main">
              <a:graphicData uri="http://schemas.openxmlformats.org/drawingml/2006/picture">
                <pic:pic xmlns:pic="http://schemas.openxmlformats.org/drawingml/2006/picture">
                  <pic:nvPicPr>
                    <pic:cNvPr id="114" name="Picture" descr="Figs/Low_res/Chamber_Profils.png"/>
                    <pic:cNvPicPr>
                      <a:picLocks noChangeAspect="1" noChangeArrowheads="1"/>
                    </pic:cNvPicPr>
                  </pic:nvPicPr>
                  <pic:blipFill>
                    <a:blip r:embed="rId23"/>
                    <a:stretch>
                      <a:fillRect/>
                    </a:stretch>
                  </pic:blipFill>
                  <pic:spPr bwMode="auto">
                    <a:xfrm>
                      <a:off x="0" y="0"/>
                      <a:ext cx="5943600" cy="2718555"/>
                    </a:xfrm>
                    <a:prstGeom prst="rect">
                      <a:avLst/>
                    </a:prstGeom>
                    <a:noFill/>
                    <a:ln w="9525">
                      <a:noFill/>
                      <a:headEnd/>
                      <a:tailEnd/>
                    </a:ln>
                  </pic:spPr>
                </pic:pic>
              </a:graphicData>
            </a:graphic>
          </wp:inline>
        </w:drawing>
      </w:r>
    </w:p>
    <w:p w14:paraId="50B853F8" w14:textId="28BE85AB" w:rsidR="00F71A7F" w:rsidRDefault="00BB0784">
      <w:pPr>
        <w:pStyle w:val="ImageCaption"/>
      </w:pPr>
      <w:commentRangeStart w:id="878"/>
      <w:proofErr w:type="spellStart"/>
      <w:r>
        <w:t>A</w:t>
      </w:r>
      <w:r>
        <w:t>nnexe</w:t>
      </w:r>
      <w:proofErr w:type="spellEnd"/>
      <w:r>
        <w:t xml:space="preserve"> A2: </w:t>
      </w:r>
      <w:commentRangeEnd w:id="878"/>
      <w:r w:rsidR="005644A3">
        <w:rPr>
          <w:rStyle w:val="Marquedecommentaire"/>
          <w:i w:val="0"/>
        </w:rPr>
        <w:commentReference w:id="878"/>
      </w:r>
      <w:r>
        <w:t xml:space="preserve">Temperature profiles of both the control (left) and the treatment (right) followed during the heatwave experiment. The red line indicates air temperature, whereas the blue line indicates water temperature. </w:t>
      </w:r>
      <w:del w:id="879" w:author="Laurent Barillé" w:date="2024-11-27T17:59:00Z">
        <w:r w:rsidDel="004A3E8F">
          <w:delText>Due to</w:delText>
        </w:r>
      </w:del>
      <w:ins w:id="880" w:author="Laurent Barillé" w:date="2024-11-27T17:59:00Z">
        <w:r w:rsidR="004A3E8F">
          <w:t>With</w:t>
        </w:r>
      </w:ins>
      <w:r>
        <w:t xml:space="preserve"> the tidal cycle </w:t>
      </w:r>
      <w:del w:id="881" w:author="Laurent Barillé" w:date="2024-11-27T17:59:00Z">
        <w:r w:rsidDel="004A3E8F">
          <w:delText>followed during t</w:delText>
        </w:r>
        <w:r w:rsidDel="004A3E8F">
          <w:delText>he experiment</w:delText>
        </w:r>
      </w:del>
      <w:ins w:id="882" w:author="Laurent Barillé" w:date="2024-11-27T17:59:00Z">
        <w:r w:rsidR="004A3E8F">
          <w:t>simulated in the experimental chambers</w:t>
        </w:r>
      </w:ins>
      <w:r>
        <w:t>, the seagrasses only experience</w:t>
      </w:r>
      <w:ins w:id="883" w:author="Laurent Barillé" w:date="2024-11-27T17:58:00Z">
        <w:r w:rsidR="004A3E8F">
          <w:t>d</w:t>
        </w:r>
      </w:ins>
      <w:r>
        <w:t xml:space="preserve"> temperatures </w:t>
      </w:r>
      <w:del w:id="884" w:author="Laurent Barillé" w:date="2024-11-27T17:58:00Z">
        <w:r w:rsidDel="004A3E8F">
          <w:delText xml:space="preserve">representade </w:delText>
        </w:r>
      </w:del>
      <w:ins w:id="885" w:author="Laurent Barillé" w:date="2024-11-27T17:58:00Z">
        <w:r w:rsidR="004A3E8F">
          <w:t>represented</w:t>
        </w:r>
        <w:r w:rsidR="004A3E8F">
          <w:t xml:space="preserve"> </w:t>
        </w:r>
      </w:ins>
      <w:r>
        <w:t>by solid lines.</w:t>
      </w:r>
    </w:p>
    <w:p w14:paraId="4A7A40A9" w14:textId="77777777" w:rsidR="00F71A7F" w:rsidRDefault="00BB0784">
      <w:pPr>
        <w:pStyle w:val="Titre1"/>
      </w:pPr>
      <w:bookmarkStart w:id="886" w:name="references"/>
      <w:bookmarkEnd w:id="876"/>
      <w:bookmarkEnd w:id="877"/>
      <w:r>
        <w:t>7. References</w:t>
      </w:r>
    </w:p>
    <w:p w14:paraId="4F0F7EFE" w14:textId="77777777" w:rsidR="00F71A7F" w:rsidRDefault="00BB0784">
      <w:pPr>
        <w:pStyle w:val="Bibliographie"/>
      </w:pPr>
      <w:bookmarkStart w:id="887" w:name="ref-akbar2020mangrove"/>
      <w:bookmarkStart w:id="888" w:name="refs"/>
      <w:r>
        <w:t>Akbar, M., Arisanto, P., Sukirno, B., Merdeka, P., Priadhi, M., Zallesa, S., 2020. Mangrove vegetation health index analysis by implementing NDVI (normali</w:t>
      </w:r>
      <w:r>
        <w:t>zed difference vegetation index) classification method on sentinel-2 image data case study: Segara anakan, kabupaten cilacap, in: IOP Conference Series: Earth and Environmental Science. IOP Publishing, p. 012069.</w:t>
      </w:r>
    </w:p>
    <w:p w14:paraId="2087A9D2" w14:textId="77777777" w:rsidR="00F71A7F" w:rsidRDefault="00BB0784">
      <w:pPr>
        <w:pStyle w:val="Bibliographie"/>
      </w:pPr>
      <w:bookmarkStart w:id="889" w:name="ref-armitage2016carbon"/>
      <w:bookmarkEnd w:id="887"/>
      <w:r>
        <w:t>Armitage, A., Fourqurean, J.W., 2016. Carbo</w:t>
      </w:r>
      <w:r>
        <w:t>n storage in seagrass soils: Long-term nutrient history exceeds the effects of near-term nutrient enrichment. Biogeosciences 13, 313–321.</w:t>
      </w:r>
    </w:p>
    <w:p w14:paraId="0F8AA513" w14:textId="77777777" w:rsidR="00F71A7F" w:rsidRDefault="00BB0784">
      <w:pPr>
        <w:pStyle w:val="Bibliographie"/>
      </w:pPr>
      <w:bookmarkStart w:id="890" w:name="ref-bastos2023high"/>
      <w:bookmarkEnd w:id="889"/>
      <w:r>
        <w:t>Bastos, M., Roebeling, P., Alves, F.L., Villasante, S., Magalhães Filho, L., 2023. High risk water pollution hazards a</w:t>
      </w:r>
      <w:r>
        <w:t>ffecting aveiro coastal lagoon (portugal)–a habitat risk assessment using InVEST. Ecological Informatics 76, 102144.</w:t>
      </w:r>
    </w:p>
    <w:p w14:paraId="54EB7DD4" w14:textId="77777777" w:rsidR="00F71A7F" w:rsidRDefault="00BB0784">
      <w:pPr>
        <w:pStyle w:val="Bibliographie"/>
      </w:pPr>
      <w:bookmarkStart w:id="891" w:name="ref-berger2024eelgrass"/>
      <w:bookmarkEnd w:id="890"/>
      <w:r>
        <w:lastRenderedPageBreak/>
        <w:t>Berger, A.C., Berg, P., McGlathery, K.J., Aoki, L.R., Kerns, K., 2024. Eelgrass meadow response to heat stress. II. Impacts of ocean warmin</w:t>
      </w:r>
      <w:r>
        <w:t xml:space="preserve">g and marine heatwaves measured by novel metrics. Marine Ecology Progress Series 736, 47–62. </w:t>
      </w:r>
      <w:hyperlink r:id="rId24">
        <w:r>
          <w:rPr>
            <w:rStyle w:val="Lienhypertexte"/>
          </w:rPr>
          <w:t>https://doi.org/10.3354/meps14588</w:t>
        </w:r>
      </w:hyperlink>
    </w:p>
    <w:p w14:paraId="69470322" w14:textId="77777777" w:rsidR="00F71A7F" w:rsidRDefault="00BB0784">
      <w:pPr>
        <w:pStyle w:val="Bibliographie"/>
      </w:pPr>
      <w:bookmarkStart w:id="892" w:name="ref-JSSv100i05"/>
      <w:bookmarkEnd w:id="891"/>
      <w:r>
        <w:t>Bürkner, P.-C., 2021. Bayesian item response modeling in r with brms and sta</w:t>
      </w:r>
      <w:r>
        <w:t xml:space="preserve">n. Journal of Statistical Software 100, 1–54. </w:t>
      </w:r>
      <w:hyperlink r:id="rId25">
        <w:r>
          <w:rPr>
            <w:rStyle w:val="Lienhypertexte"/>
          </w:rPr>
          <w:t>https://doi.org/10.18637/jss.v100.i05</w:t>
        </w:r>
      </w:hyperlink>
    </w:p>
    <w:p w14:paraId="64501660" w14:textId="77777777" w:rsidR="00F71A7F" w:rsidRDefault="00BB0784">
      <w:pPr>
        <w:pStyle w:val="Bibliographie"/>
      </w:pPr>
      <w:bookmarkStart w:id="893" w:name="ref-cabaco2009individual"/>
      <w:bookmarkEnd w:id="892"/>
      <w:r>
        <w:t>Cabaço, S., Machás, R., Santos, R., 2009. Individual and population plasticity of the seagrass zostera noltii alon</w:t>
      </w:r>
      <w:r>
        <w:t>g a vertical intertidal gradient. Estuarine, Coastal and Shelf Science 82, 301–308.</w:t>
      </w:r>
    </w:p>
    <w:p w14:paraId="6F7757B5" w14:textId="77777777" w:rsidR="00F71A7F" w:rsidRDefault="00BB0784">
      <w:pPr>
        <w:pStyle w:val="Bibliographie"/>
      </w:pPr>
      <w:bookmarkStart w:id="894" w:name="ref-calleja2007relationship"/>
      <w:bookmarkEnd w:id="893"/>
      <w:r>
        <w:t>Calleja, M.L., Marbà, N., Duarte, C.M., 2007. The relationship between seagrass (posidonia oceanica) decline and sulfide porewater concentration in carbonate sediments. Est</w:t>
      </w:r>
      <w:r>
        <w:t>uarine, Coastal and Shelf Science 73, 583–588.</w:t>
      </w:r>
    </w:p>
    <w:p w14:paraId="506CBE1A" w14:textId="77777777" w:rsidR="00F71A7F" w:rsidRDefault="00BB0784">
      <w:pPr>
        <w:pStyle w:val="Bibliographie"/>
      </w:pPr>
      <w:bookmarkStart w:id="895" w:name="ref-canadell2021ecosystem"/>
      <w:bookmarkEnd w:id="894"/>
      <w:r>
        <w:t>Canadell, J.G., Jackson, R.B., 2021. Ecosystem collapse and climate change. Springer.</w:t>
      </w:r>
    </w:p>
    <w:p w14:paraId="76C5D551" w14:textId="77777777" w:rsidR="00F71A7F" w:rsidRDefault="00BB0784">
      <w:pPr>
        <w:pStyle w:val="Bibliographie"/>
      </w:pPr>
      <w:bookmarkStart w:id="896" w:name="ref-carlan2020identifying"/>
      <w:bookmarkEnd w:id="895"/>
      <w:r>
        <w:t>Cârlan, I., Mihai, B.-A., Nistor, C., Große-Stoltenberg, A., 2020. Identifying urban vegetation stress factors based on open access remote sensing imagery and field observations. Ecological Informatics 55, 101032.</w:t>
      </w:r>
    </w:p>
    <w:p w14:paraId="1E957785" w14:textId="77777777" w:rsidR="00F71A7F" w:rsidRDefault="00BB0784">
      <w:pPr>
        <w:pStyle w:val="Bibliographie"/>
      </w:pPr>
      <w:bookmarkStart w:id="897" w:name="ref-JSSv076i01"/>
      <w:bookmarkEnd w:id="896"/>
      <w:r>
        <w:t xml:space="preserve">Carpenter, B., Gelman, A., Hoffman, M.D., </w:t>
      </w:r>
      <w:r>
        <w:t xml:space="preserve">Lee, D., Goodrich, B., Betancourt, M., Brubaker, M., Guo, J., Li, P., Riddell, A., 2017. Stan: A probabilistic programming language. Journal of Statistical Software 76, 1–32. </w:t>
      </w:r>
      <w:hyperlink r:id="rId26">
        <w:r>
          <w:rPr>
            <w:rStyle w:val="Lienhypertexte"/>
          </w:rPr>
          <w:t>https://doi.org/10.18637</w:t>
        </w:r>
        <w:r>
          <w:rPr>
            <w:rStyle w:val="Lienhypertexte"/>
          </w:rPr>
          <w:t>/jss.v076.i01</w:t>
        </w:r>
      </w:hyperlink>
    </w:p>
    <w:p w14:paraId="6716DCCA" w14:textId="77777777" w:rsidR="00F71A7F" w:rsidRDefault="00BB0784">
      <w:pPr>
        <w:pStyle w:val="Bibliographie"/>
      </w:pPr>
      <w:bookmarkStart w:id="898" w:name="ref-CMEMS_1"/>
      <w:bookmarkEnd w:id="897"/>
      <w:r>
        <w:t>CMEMS, 2024. European north west shelf/iberia biscay irish seas – high resolution ODYSSEA sea surface temperature multi-sensor L3 observations reprocessed, e.u. Copernicus marine service information (CMEMS). Marine data store (MDS). (Accessed</w:t>
      </w:r>
      <w:r>
        <w:t xml:space="preserve"> on 17-10-2024). </w:t>
      </w:r>
      <w:hyperlink r:id="rId27">
        <w:r>
          <w:rPr>
            <w:rStyle w:val="Lienhypertexte"/>
          </w:rPr>
          <w:t>https://doi.org/10.48670/moi-00311</w:t>
        </w:r>
      </w:hyperlink>
    </w:p>
    <w:p w14:paraId="7321296A" w14:textId="77777777" w:rsidR="00F71A7F" w:rsidRDefault="00BB0784">
      <w:pPr>
        <w:pStyle w:val="Bibliographie"/>
      </w:pPr>
      <w:bookmarkStart w:id="899" w:name="ref-dascaliuc2007heat"/>
      <w:bookmarkEnd w:id="898"/>
      <w:r>
        <w:t>Dascaliuc, A., Ralea, T., Cuza, P., 2007. Influence of heat shock on chlorophyll fluorescence of white oak (quercus pubescens willd.) leaves. Photosyn</w:t>
      </w:r>
      <w:r>
        <w:t xml:space="preserve">thetica 45, 469–471. </w:t>
      </w:r>
      <w:hyperlink r:id="rId28">
        <w:r>
          <w:rPr>
            <w:rStyle w:val="Lienhypertexte"/>
          </w:rPr>
          <w:t>https://doi.org/10.1007/s11099-007-0084-3</w:t>
        </w:r>
      </w:hyperlink>
    </w:p>
    <w:p w14:paraId="5A3EC742" w14:textId="77777777" w:rsidR="00F71A7F" w:rsidRDefault="00BB0784">
      <w:pPr>
        <w:pStyle w:val="Bibliographie"/>
      </w:pPr>
      <w:bookmarkStart w:id="900" w:name="ref-davies2024sentinel"/>
      <w:bookmarkEnd w:id="899"/>
      <w:r>
        <w:t>Davies, B.F.R., Oiry, S., Rosa, P., Zoffoli, M.L., Sousa, A.I., Thomas, O.R., Smale, D.A., Austen, M.C., Biermann, L., Attrill, M.J.</w:t>
      </w:r>
      <w:r>
        <w:t xml:space="preserve">, others, 2024a. A sentinel watching over inter-tidal seagrass phenology across western europe and north africa. Communications Earth &amp; Environment 5, 382. </w:t>
      </w:r>
      <w:hyperlink r:id="rId29">
        <w:r>
          <w:rPr>
            <w:rStyle w:val="Lienhypertexte"/>
          </w:rPr>
          <w:t>https://doi.org/10.1038/s43247-024-015</w:t>
        </w:r>
        <w:r>
          <w:rPr>
            <w:rStyle w:val="Lienhypertexte"/>
          </w:rPr>
          <w:t>43-z</w:t>
        </w:r>
      </w:hyperlink>
    </w:p>
    <w:p w14:paraId="356F23A4" w14:textId="77777777" w:rsidR="00F71A7F" w:rsidRDefault="00BB0784">
      <w:pPr>
        <w:pStyle w:val="Bibliographie"/>
      </w:pPr>
      <w:bookmarkStart w:id="901" w:name="ref-davies2024intertidal"/>
      <w:bookmarkEnd w:id="900"/>
      <w:r>
        <w:t xml:space="preserve">Davies, B.F.R., Oiry, S., Rosa, P., Zoffoli, M.L., Sousa, A.I., Thomas, O.R., Smale, D.A., Austen, M.C., Biermann, L., Attrill, M.J., others, 2024b. Intertidal seagrass extent from </w:t>
      </w:r>
      <w:r>
        <w:lastRenderedPageBreak/>
        <w:t>sentinel-2 time-series show distinct trajectories in western europe. R</w:t>
      </w:r>
      <w:r>
        <w:t xml:space="preserve">emote Sensing of Environment 312, 114340. </w:t>
      </w:r>
      <w:hyperlink r:id="rId30">
        <w:r>
          <w:rPr>
            <w:rStyle w:val="Lienhypertexte"/>
          </w:rPr>
          <w:t>https://doi.org/10.1016/j.rse.2024.114340</w:t>
        </w:r>
      </w:hyperlink>
    </w:p>
    <w:p w14:paraId="03B71D4E" w14:textId="77777777" w:rsidR="00F71A7F" w:rsidRDefault="00BB0784">
      <w:pPr>
        <w:pStyle w:val="Bibliographie"/>
      </w:pPr>
      <w:bookmarkStart w:id="902" w:name="ref-de2022increased"/>
      <w:bookmarkEnd w:id="901"/>
      <w:r>
        <w:t>De Fouw, J., Rehlmeyer, K., Geest, M. van der, Smolders, A.J., Van Der Heide, T., 2022. Increased temperature r</w:t>
      </w:r>
      <w:r>
        <w:t>educes the positive effect of sulfide-detoxification mutualism on zostera noltii nutrient uptake and growth. Marine Ecology Progress Series 692, 43–52.</w:t>
      </w:r>
    </w:p>
    <w:p w14:paraId="22EBDAD5" w14:textId="77777777" w:rsidR="00F71A7F" w:rsidRDefault="00BB0784">
      <w:pPr>
        <w:pStyle w:val="Bibliographie"/>
      </w:pPr>
      <w:bookmarkStart w:id="903" w:name="ref-deguette2022physiological"/>
      <w:bookmarkEnd w:id="902"/>
      <w:r>
        <w:t>Deguette, A., Barrote, I., Silva, J., 2022. Physiological and morphological effects of a marine heatwave</w:t>
      </w:r>
      <w:r>
        <w:t xml:space="preserve"> on the seagrass cymodocea nodosa. Scientific Reports 12, 7950.</w:t>
      </w:r>
    </w:p>
    <w:p w14:paraId="4D36D846" w14:textId="77777777" w:rsidR="00F71A7F" w:rsidRDefault="00BB0784">
      <w:pPr>
        <w:pStyle w:val="Bibliographie"/>
      </w:pPr>
      <w:bookmarkStart w:id="904" w:name="ref-devi2024intensity"/>
      <w:bookmarkEnd w:id="903"/>
      <w:r>
        <w:t>Devi, R., Gouda, K., Lenka, S., 2024. Intensity duration and frequency of heat wave in different phases of MJO over india. Atmospheric Research 300, 107250.</w:t>
      </w:r>
    </w:p>
    <w:p w14:paraId="4C13C66D" w14:textId="77777777" w:rsidR="00F71A7F" w:rsidRDefault="00BB0784">
      <w:pPr>
        <w:pStyle w:val="Bibliographie"/>
      </w:pPr>
      <w:bookmarkStart w:id="905" w:name="ref-sen2cor"/>
      <w:bookmarkEnd w:id="904"/>
      <w:r>
        <w:t>European Space Agency, 2024b. Sen2C</w:t>
      </w:r>
      <w:r>
        <w:t>or: Sentinel-2 atmospheric correction processor.</w:t>
      </w:r>
    </w:p>
    <w:p w14:paraId="2DB02B00" w14:textId="77777777" w:rsidR="00F71A7F" w:rsidRDefault="00BB0784">
      <w:pPr>
        <w:pStyle w:val="Bibliographie"/>
      </w:pPr>
      <w:bookmarkStart w:id="906" w:name="ref-copernicus_sentinel2"/>
      <w:bookmarkEnd w:id="905"/>
      <w:r>
        <w:t>European Space Agency, 2024a. Copernicus open access hub.</w:t>
      </w:r>
    </w:p>
    <w:p w14:paraId="5A6E6BF3" w14:textId="77777777" w:rsidR="00F71A7F" w:rsidRDefault="00BB0784">
      <w:pPr>
        <w:pStyle w:val="Bibliographie"/>
      </w:pPr>
      <w:bookmarkStart w:id="907" w:name="ref-folmer2012seagrass"/>
      <w:bookmarkEnd w:id="906"/>
      <w:r>
        <w:t>Folmer, E.O., Geest, M. van der, Jansen, E., Olff, H., Michael Anderson, T., Piersma, T., Gils, J.A. van, 2012. Seagrass–sediment feedback: An exploration using a non-recursive structural equation model. Ecosystems 15, 1380–1393.</w:t>
      </w:r>
    </w:p>
    <w:p w14:paraId="59303805" w14:textId="77777777" w:rsidR="00F71A7F" w:rsidRDefault="00BB0784">
      <w:pPr>
        <w:pStyle w:val="Bibliographie"/>
      </w:pPr>
      <w:bookmarkStart w:id="908" w:name="ref-franssen2014genome"/>
      <w:bookmarkEnd w:id="907"/>
      <w:r>
        <w:t>Franssen, S.U., Gu, J., Wi</w:t>
      </w:r>
      <w:r>
        <w:t>nters, G., Huylmans, A.-K., Wienpahl, I., Sparwel, M., Coyer, J.A., Olsen, J.L., Reusch, T.B., Bornberg-Bauer, E., 2014. Genome-wide transcriptomic responses of the seagrasses zostera marina and nanozostera noltii under a simulated heatwave confirm functio</w:t>
      </w:r>
      <w:r>
        <w:t>nal types. Marine Genomics 15, 65–73.</w:t>
      </w:r>
    </w:p>
    <w:p w14:paraId="29E2037D" w14:textId="77777777" w:rsidR="00F71A7F" w:rsidRDefault="00BB0784">
      <w:pPr>
        <w:pStyle w:val="Bibliographie"/>
      </w:pPr>
      <w:bookmarkStart w:id="909" w:name="ref-gacia1999approach"/>
      <w:bookmarkEnd w:id="908"/>
      <w:r>
        <w:t>Gacia, E., Granata, T., Duarte, C., 1999. An approach to measurement of particle flux and sediment retention within seagrass (posidonia oceanica) meadows. Aquatic Botany 65, 255–268.</w:t>
      </w:r>
    </w:p>
    <w:p w14:paraId="5EACACEC" w14:textId="77777777" w:rsidR="00F71A7F" w:rsidRDefault="00BB0784">
      <w:pPr>
        <w:pStyle w:val="Bibliographie"/>
      </w:pPr>
      <w:bookmarkStart w:id="910" w:name="ref-gardner2018global"/>
      <w:bookmarkEnd w:id="909"/>
      <w:r>
        <w:t>Gardner, R.C., Finlayson, C., 2018.</w:t>
      </w:r>
      <w:r>
        <w:t xml:space="preserve"> Global wetland outlook: State of the world’s wetlands and their services to people, in: Ramsar Convention Secretariat. pp. 2020–5.</w:t>
      </w:r>
    </w:p>
    <w:p w14:paraId="2172C3C3" w14:textId="77777777" w:rsidR="00F71A7F" w:rsidRDefault="00BB0784">
      <w:pPr>
        <w:pStyle w:val="Bibliographie"/>
      </w:pPr>
      <w:bookmarkStart w:id="911" w:name="ref-guerrero2020heat"/>
      <w:bookmarkEnd w:id="910"/>
      <w:r>
        <w:t>Guerrero-Meseguer, L., Marı́n, A., Sanz-Lázaro, C., 2020. Heat wave intensity can vary the cumulative effects of multiple en</w:t>
      </w:r>
      <w:r>
        <w:t>vironmental stressors on posidonia oceanica seedlings. Marine Environmental Research 159, 105001.</w:t>
      </w:r>
    </w:p>
    <w:p w14:paraId="4ACCC424" w14:textId="77777777" w:rsidR="00F71A7F" w:rsidRDefault="00BB0784">
      <w:pPr>
        <w:pStyle w:val="Bibliographie"/>
      </w:pPr>
      <w:bookmarkStart w:id="912" w:name="ref-hatum2024predicting"/>
      <w:bookmarkEnd w:id="911"/>
      <w:r>
        <w:t>Hatum, P.S., McMahon, K., Mengersen, K., Kilminster, K., Wu, P.P.-Y., 2024. Predicting seagrass ecosystem resilience to marine heatwave events of variable dur</w:t>
      </w:r>
      <w:r>
        <w:t xml:space="preserve">ation, frequency and re-occurrence patterns with gaps. Aquatic Conservation: Marine and Freshwater Ecosystems 34, e4210. </w:t>
      </w:r>
      <w:hyperlink r:id="rId31">
        <w:r>
          <w:rPr>
            <w:rStyle w:val="Lienhypertexte"/>
          </w:rPr>
          <w:t>https://doi.org/10.1002/aqc.4210</w:t>
        </w:r>
      </w:hyperlink>
    </w:p>
    <w:p w14:paraId="2C8D6AAD" w14:textId="77777777" w:rsidR="00F71A7F" w:rsidRDefault="00BB0784">
      <w:pPr>
        <w:pStyle w:val="Bibliographie"/>
      </w:pPr>
      <w:bookmarkStart w:id="913" w:name="ref-hobday2016hierarchical"/>
      <w:bookmarkEnd w:id="912"/>
      <w:r>
        <w:lastRenderedPageBreak/>
        <w:t>Hobday, A.J., Alexander, L.V., Perkins, S.E., Smal</w:t>
      </w:r>
      <w:r>
        <w:t>e, D.A., Straub, S.C., Oliver, E.C., Benthuysen, J.A., Burrows, M.T., Donat, M.G., Feng, M., others, 2016. A hierarchical approach to defining marine heatwaves. Progress in oceanography 141, 227–238.</w:t>
      </w:r>
    </w:p>
    <w:p w14:paraId="48424145" w14:textId="77777777" w:rsidR="00F71A7F" w:rsidRDefault="00BB0784">
      <w:pPr>
        <w:pStyle w:val="Bibliographie"/>
      </w:pPr>
      <w:bookmarkStart w:id="914" w:name="ref-hobday2018categorizing"/>
      <w:bookmarkEnd w:id="913"/>
      <w:r>
        <w:t>Hobday, A.J., Oliver, E.C., Gupta, A.S., Benthuysen, J.A</w:t>
      </w:r>
      <w:r>
        <w:t>., Burrows, M.T., Donat, M.G., Holbrook, N.J., Moore, P.J., Thomsen, M.S., Wernberg, T., others, 2018. Categorizing and naming marine heatwaves. Oceanography 31, 162–173.</w:t>
      </w:r>
    </w:p>
    <w:p w14:paraId="30CEC66A" w14:textId="77777777" w:rsidR="00F71A7F" w:rsidRDefault="00BB0784">
      <w:pPr>
        <w:pStyle w:val="Bibliographie"/>
      </w:pPr>
      <w:bookmarkStart w:id="915" w:name="ref-huete2012vegetation"/>
      <w:bookmarkEnd w:id="914"/>
      <w:r>
        <w:t>Huete, A.R., 2012. Vegetation indices, remote sensing and forest monitoring. Geograph</w:t>
      </w:r>
      <w:r>
        <w:t>y Compass 6, 513–532.</w:t>
      </w:r>
    </w:p>
    <w:p w14:paraId="079E9BE4" w14:textId="77777777" w:rsidR="00F71A7F" w:rsidRDefault="00BB0784">
      <w:pPr>
        <w:pStyle w:val="Bibliographie"/>
      </w:pPr>
      <w:bookmarkStart w:id="916" w:name="ref-hughes2004genetic"/>
      <w:bookmarkEnd w:id="915"/>
      <w:r>
        <w:t xml:space="preserve">Hughes, A.R., Stachowicz, J.J., 2004. Genetic diversity enhances the resistance of a seagrass ecosystem to disturbance. Proceedings of the National Academy of Sciences 101, 8998–9002. </w:t>
      </w:r>
      <w:hyperlink r:id="rId32">
        <w:r>
          <w:rPr>
            <w:rStyle w:val="Lienhypertexte"/>
          </w:rPr>
          <w:t>https://doi.org/10.1073/pnas.0402642101</w:t>
        </w:r>
      </w:hyperlink>
    </w:p>
    <w:p w14:paraId="6ACF22F6" w14:textId="77777777" w:rsidR="00F71A7F" w:rsidRDefault="00BB0784">
      <w:pPr>
        <w:pStyle w:val="Bibliographie"/>
      </w:pPr>
      <w:bookmarkStart w:id="917" w:name="ref-ioc_sea_level_lecy"/>
      <w:bookmarkEnd w:id="916"/>
      <w:r>
        <w:t xml:space="preserve">IOC, 2024. </w:t>
      </w:r>
      <w:hyperlink r:id="rId33">
        <w:r>
          <w:rPr>
            <w:rStyle w:val="Lienhypertexte"/>
          </w:rPr>
          <w:t>Intergovernmental oceanographic commission ; sea level monitoring station - le conquet, france (LECY)</w:t>
        </w:r>
      </w:hyperlink>
      <w:r>
        <w:t>.</w:t>
      </w:r>
    </w:p>
    <w:p w14:paraId="277D2CDB" w14:textId="77777777" w:rsidR="00F71A7F" w:rsidRDefault="00BB0784">
      <w:pPr>
        <w:pStyle w:val="Bibliographie"/>
      </w:pPr>
      <w:bookmarkStart w:id="918" w:name="ref-jankowska2019stabilizing"/>
      <w:bookmarkEnd w:id="917"/>
      <w:r>
        <w:t>Jankowska, E.</w:t>
      </w:r>
      <w:r>
        <w:t>, Michel, L.N., Lepoint, G., Włodarska-Kowalczuk, M., 2019. Stabilizing effects of seagrass meadows on coastal water benthic food webs. Journal of Experimental Marine Biology and Ecology 510, 54–63.</w:t>
      </w:r>
    </w:p>
    <w:p w14:paraId="082EA035" w14:textId="77777777" w:rsidR="00F71A7F" w:rsidRDefault="00BB0784">
      <w:pPr>
        <w:pStyle w:val="Bibliographie"/>
      </w:pPr>
      <w:bookmarkStart w:id="919" w:name="ref-jones1992leaf"/>
      <w:bookmarkEnd w:id="918"/>
      <w:r>
        <w:t>Jones, R.B., Clayton-Greene, K.A., 1992. The role of phot</w:t>
      </w:r>
      <w:r>
        <w:t xml:space="preserve">osynthesis and oxidative reactions in leaf blackening of protea neriifolia r. Br. leaves. Scientia Horticulturae 50, 137–145. </w:t>
      </w:r>
      <w:hyperlink r:id="rId34">
        <w:r>
          <w:rPr>
            <w:rStyle w:val="Lienhypertexte"/>
          </w:rPr>
          <w:t>https://doi.org/10.1016/S0304-4238(05)80016-0</w:t>
        </w:r>
      </w:hyperlink>
    </w:p>
    <w:p w14:paraId="7FC4D223" w14:textId="77777777" w:rsidR="00F71A7F" w:rsidRDefault="00BB0784">
      <w:pPr>
        <w:pStyle w:val="Bibliographie"/>
      </w:pPr>
      <w:bookmarkStart w:id="920" w:name="ref-kloos2021agricultural"/>
      <w:bookmarkEnd w:id="919"/>
      <w:r>
        <w:t>Kloos, S., Yuan, Y.</w:t>
      </w:r>
      <w:r>
        <w:t>, Castelli, M., Menzel, A., 2021. Agricultural drought detection with MODIS based vegetation health indices in southeast germany. Remote Sensing 13, 3907.</w:t>
      </w:r>
    </w:p>
    <w:p w14:paraId="3CBE9475" w14:textId="77777777" w:rsidR="00F71A7F" w:rsidRDefault="00BB0784">
      <w:pPr>
        <w:pStyle w:val="Bibliographie"/>
      </w:pPr>
      <w:bookmarkStart w:id="921" w:name="ref-knipling1970reflectance"/>
      <w:bookmarkEnd w:id="920"/>
      <w:r>
        <w:t>Knipling, E.B., 1970. Physical and physiological basis for the reflectance of visible and near-infrar</w:t>
      </w:r>
      <w:r>
        <w:t xml:space="preserve">ed radiation from vegetation. Remote Sensing of Environment 1, 155–159. </w:t>
      </w:r>
      <w:hyperlink r:id="rId35">
        <w:r>
          <w:rPr>
            <w:rStyle w:val="Lienhypertexte"/>
          </w:rPr>
          <w:t>https://doi.org/10.1016/S0034-4257(70)80021-9</w:t>
        </w:r>
      </w:hyperlink>
    </w:p>
    <w:p w14:paraId="76521D33" w14:textId="77777777" w:rsidR="00F71A7F" w:rsidRDefault="00BB0784">
      <w:pPr>
        <w:pStyle w:val="Bibliographie"/>
      </w:pPr>
      <w:bookmarkStart w:id="922" w:name="ref-hsdar"/>
      <w:bookmarkEnd w:id="921"/>
      <w:r>
        <w:t>Lehnert, L.W., Meyer, H., Bendix, J., 2017. Hsdar: Manage, analyse and si</w:t>
      </w:r>
      <w:r>
        <w:t>mulate hyperspectral data in r.</w:t>
      </w:r>
    </w:p>
    <w:p w14:paraId="47371F6B" w14:textId="77777777" w:rsidR="00F71A7F" w:rsidRDefault="00BB0784">
      <w:pPr>
        <w:pStyle w:val="Bibliographie"/>
      </w:pPr>
      <w:bookmarkStart w:id="923" w:name="ref-loarie2009velocity"/>
      <w:bookmarkEnd w:id="922"/>
      <w:r>
        <w:t>Loarie, S.R., Duffy, P.B., Hamilton, H., Asner, G.P., Field, C.B., Ackerly, D.D., 2009. The velocity of climate change. Nature 462, 1052–1055.</w:t>
      </w:r>
    </w:p>
    <w:p w14:paraId="28BD294F" w14:textId="77777777" w:rsidR="00F71A7F" w:rsidRDefault="00BB0784">
      <w:pPr>
        <w:pStyle w:val="Bibliographie"/>
      </w:pPr>
      <w:bookmarkStart w:id="924" w:name="ref-louhaichi2001spatially"/>
      <w:bookmarkEnd w:id="923"/>
      <w:r>
        <w:t xml:space="preserve">Louhaichi, M., Borman, M.M., Johnson, D.E., 2001. Spatially located platform and </w:t>
      </w:r>
      <w:r>
        <w:t>aerial photography for documentation of grazing impacts on wheat. Geocarto International 16, 65–70.</w:t>
      </w:r>
    </w:p>
    <w:p w14:paraId="7BE68294" w14:textId="77777777" w:rsidR="00F71A7F" w:rsidRDefault="00BB0784">
      <w:pPr>
        <w:pStyle w:val="Bibliographie"/>
      </w:pPr>
      <w:bookmarkStart w:id="925" w:name="ref-malvern_panalytical_rs3"/>
      <w:bookmarkEnd w:id="924"/>
      <w:r>
        <w:t xml:space="preserve">Malvern Panalytical, 2023. </w:t>
      </w:r>
      <w:hyperlink r:id="rId36">
        <w:r>
          <w:rPr>
            <w:rStyle w:val="Lienhypertexte"/>
          </w:rPr>
          <w:t>RS3 software</w:t>
        </w:r>
      </w:hyperlink>
      <w:r>
        <w:t>.</w:t>
      </w:r>
    </w:p>
    <w:p w14:paraId="552C6186" w14:textId="77777777" w:rsidR="00F71A7F" w:rsidRDefault="00BB0784">
      <w:pPr>
        <w:pStyle w:val="Bibliographie"/>
      </w:pPr>
      <w:bookmarkStart w:id="926" w:name="ref-massa2009temperature"/>
      <w:bookmarkEnd w:id="925"/>
      <w:r>
        <w:lastRenderedPageBreak/>
        <w:t>Massa, S., Arnaud-Haond, S., Pearson, G., Serrão, E., 2009. Temperature tolerance and survival of intertidal populations of the seagrass zostera nolti</w:t>
      </w:r>
      <w:r>
        <w:t>i (hornemann) in southern europe (ria formosa, portugal). Hydrobiologia 619, 195–201.</w:t>
      </w:r>
    </w:p>
    <w:p w14:paraId="22A631F7" w14:textId="77777777" w:rsidR="00F71A7F" w:rsidRDefault="00BB0784">
      <w:pPr>
        <w:pStyle w:val="Bibliographie"/>
      </w:pPr>
      <w:bookmarkStart w:id="927" w:name="ref-mazdiyasni2019hidf"/>
      <w:bookmarkEnd w:id="926"/>
      <w:r>
        <w:t xml:space="preserve">Mazdiyasni, O., Sadegh, M., Chiang, F., AghaKouchak, A., 2019. Heat wave intensity duration frequency curve: A multivariate approach for hazard and attribution analysis. </w:t>
      </w:r>
      <w:r>
        <w:t xml:space="preserve">Scientific Reports 9, 14117. </w:t>
      </w:r>
      <w:hyperlink r:id="rId37">
        <w:r>
          <w:rPr>
            <w:rStyle w:val="Lienhypertexte"/>
          </w:rPr>
          <w:t>https://doi.org/10.1038/s41598-019-50643-w</w:t>
        </w:r>
      </w:hyperlink>
    </w:p>
    <w:p w14:paraId="5CD793DD" w14:textId="77777777" w:rsidR="00F71A7F" w:rsidRDefault="00BB0784">
      <w:pPr>
        <w:pStyle w:val="Bibliographie"/>
      </w:pPr>
      <w:bookmarkStart w:id="928" w:name="ref-o2018seagrass"/>
      <w:bookmarkEnd w:id="927"/>
      <w:r>
        <w:t xml:space="preserve">O’Brien, K.R., Waycott, M., Maxwell, P., Kendrick, G.A., Udy, J.W., Ferguson, A.J., Kilminster, K., Scanes, P., McKenzie, </w:t>
      </w:r>
      <w:r>
        <w:t>L.J., McMahon, K., others, 2018. Seagrass ecosystem trajectory depends on the relative timescales of resistance, recovery and disturbance. Marine Pollution Bulletin 134, 166–176.</w:t>
      </w:r>
    </w:p>
    <w:p w14:paraId="55507BE5" w14:textId="77777777" w:rsidR="00F71A7F" w:rsidRDefault="00BB0784">
      <w:pPr>
        <w:pStyle w:val="Bibliographie"/>
      </w:pPr>
      <w:bookmarkStart w:id="929" w:name="ref-oliver2019projected"/>
      <w:bookmarkEnd w:id="928"/>
      <w:r>
        <w:t>Oliver, E.C.J., Burrows, M.T., Donat, M.G., others, 2019. Projected marine he</w:t>
      </w:r>
      <w:r>
        <w:t xml:space="preserve">atwaves in the 21st century and the potential for ecological impact. Frontiers in Marine Science 6, 734. </w:t>
      </w:r>
      <w:hyperlink r:id="rId38">
        <w:r>
          <w:rPr>
            <w:rStyle w:val="Lienhypertexte"/>
          </w:rPr>
          <w:t>https://doi.org/10.3389/fmars.2019.00734</w:t>
        </w:r>
      </w:hyperlink>
    </w:p>
    <w:p w14:paraId="0BADEEA4" w14:textId="77777777" w:rsidR="00F71A7F" w:rsidRDefault="00BB0784">
      <w:pPr>
        <w:pStyle w:val="Bibliographie"/>
      </w:pPr>
      <w:bookmarkStart w:id="930" w:name="ref-pansch2018heat"/>
      <w:bookmarkEnd w:id="929"/>
      <w:r>
        <w:t>Pansch, C., Scotti, M., Barboza, F.R., others, 201</w:t>
      </w:r>
      <w:r>
        <w:t xml:space="preserve">8. Heat waves and their significance for a temperate benthic community: A near-natural experimental approach. Global Change Biology 24, 4357–4367. </w:t>
      </w:r>
      <w:hyperlink r:id="rId39">
        <w:r>
          <w:rPr>
            <w:rStyle w:val="Lienhypertexte"/>
          </w:rPr>
          <w:t>https://doi.org/10.1111/gcb.14282</w:t>
        </w:r>
      </w:hyperlink>
    </w:p>
    <w:p w14:paraId="2AA8B304" w14:textId="77777777" w:rsidR="00F71A7F" w:rsidRDefault="00BB0784">
      <w:pPr>
        <w:pStyle w:val="Bibliographie"/>
      </w:pPr>
      <w:bookmarkStart w:id="931" w:name="ref-papathanasopoulou2019satellite"/>
      <w:bookmarkEnd w:id="930"/>
      <w:r>
        <w:t>Papathanasopoulou, E.,</w:t>
      </w:r>
      <w:r>
        <w:t xml:space="preserve"> Simis, S., Alikas, K., Ansper, A., Anttila, J., Barillé, A., Barillé, L., Brando, V., Bresciani, M., Bučas, M., others, 2019. Satellite-assisted monitoring of water quality to support the implementation of the water framework directive. EOMORES white pape</w:t>
      </w:r>
      <w:r>
        <w:t>r.</w:t>
      </w:r>
    </w:p>
    <w:p w14:paraId="24E86517" w14:textId="77777777" w:rsidR="00F71A7F" w:rsidRDefault="00BB0784">
      <w:pPr>
        <w:pStyle w:val="Bibliographie"/>
      </w:pPr>
      <w:bookmarkStart w:id="932" w:name="ref-perkins2013measurement"/>
      <w:bookmarkEnd w:id="931"/>
      <w:r>
        <w:t>Perkins, S.E., Alexander, L.V., 2013. On the measurement of heat waves. Journal of climate 26, 4500–4517.</w:t>
      </w:r>
    </w:p>
    <w:p w14:paraId="027AE585" w14:textId="77777777" w:rsidR="00F71A7F" w:rsidRDefault="00BB0784">
      <w:pPr>
        <w:pStyle w:val="Bibliographie"/>
      </w:pPr>
      <w:bookmarkStart w:id="933" w:name="ref-Rbase"/>
      <w:bookmarkEnd w:id="932"/>
      <w:r>
        <w:t xml:space="preserve">R Core Team, 2023. </w:t>
      </w:r>
      <w:hyperlink r:id="rId40">
        <w:r>
          <w:rPr>
            <w:rStyle w:val="Lienhypertexte"/>
          </w:rPr>
          <w:t>R: A language and environment for statistical computing</w:t>
        </w:r>
      </w:hyperlink>
      <w:r>
        <w:t>. R Foundation for Statistical Computing, Vienna, Austria.</w:t>
      </w:r>
    </w:p>
    <w:p w14:paraId="3FC3E1B4" w14:textId="77777777" w:rsidR="00F71A7F" w:rsidRDefault="00BB0784">
      <w:pPr>
        <w:pStyle w:val="Bibliographie"/>
      </w:pPr>
      <w:bookmarkStart w:id="934" w:name="ref-ramesh2020seagrass"/>
      <w:bookmarkEnd w:id="933"/>
      <w:r>
        <w:t>Ramesh, C., Mohanraju, R., 2020. Seagrass ecosystems of andaman and nicobar islands: Status and future perspective. Environmental &amp; Earth Sciences Research Journal 7.</w:t>
      </w:r>
    </w:p>
    <w:p w14:paraId="58B68DAF" w14:textId="77777777" w:rsidR="00F71A7F" w:rsidRDefault="00BB0784">
      <w:pPr>
        <w:pStyle w:val="Bibliographie"/>
      </w:pPr>
      <w:bookmarkStart w:id="935" w:name="ref-reusch2005ecosystem"/>
      <w:bookmarkEnd w:id="934"/>
      <w:r>
        <w:t>Reusch, T.B., Ehlers, A., Hämm</w:t>
      </w:r>
      <w:r>
        <w:t xml:space="preserve">erli, A., Worm, B., 2005. Ecosystem recovery after climatic extremes enhanced by genotypic diversity. Proceedings of the National Academy of Sciences 102, 2826–2831. </w:t>
      </w:r>
      <w:hyperlink r:id="rId41">
        <w:r>
          <w:rPr>
            <w:rStyle w:val="Lienhypertexte"/>
          </w:rPr>
          <w:t>https://doi.org/10.1073/pnas.05</w:t>
        </w:r>
        <w:r>
          <w:rPr>
            <w:rStyle w:val="Lienhypertexte"/>
          </w:rPr>
          <w:t>00008102</w:t>
        </w:r>
      </w:hyperlink>
    </w:p>
    <w:p w14:paraId="6E665481" w14:textId="77777777" w:rsidR="00F71A7F" w:rsidRDefault="00BB0784">
      <w:pPr>
        <w:pStyle w:val="Bibliographie"/>
      </w:pPr>
      <w:bookmarkStart w:id="936" w:name="ref-rouse1974monitoring"/>
      <w:bookmarkEnd w:id="935"/>
      <w:r>
        <w:t>Rouse, J.W., Haas, R.H., Schell, J.A., Deering, D.W., others, 1974. Monitoring vegetation systems in the great plains with ERTS. NASA Spec. Publ 351, 309.</w:t>
      </w:r>
    </w:p>
    <w:p w14:paraId="66C4C236" w14:textId="77777777" w:rsidR="00F71A7F" w:rsidRDefault="00BB0784">
      <w:pPr>
        <w:pStyle w:val="Bibliographie"/>
      </w:pPr>
      <w:bookmarkStart w:id="937" w:name="ref-russo2023intensity"/>
      <w:bookmarkEnd w:id="936"/>
      <w:r>
        <w:lastRenderedPageBreak/>
        <w:t>Russo, E., Domeisen, D.I.V., 2023. Increasing intensity of extreme heatwaves: The crucial ro</w:t>
      </w:r>
      <w:r>
        <w:t xml:space="preserve">le of metrics. Geophysical Research Letters 50, e2023GL103540. </w:t>
      </w:r>
      <w:hyperlink r:id="rId42">
        <w:r>
          <w:rPr>
            <w:rStyle w:val="Lienhypertexte"/>
          </w:rPr>
          <w:t>https://doi.org/10.1029/2023GL103540</w:t>
        </w:r>
      </w:hyperlink>
    </w:p>
    <w:p w14:paraId="255B7A72" w14:textId="77777777" w:rsidR="00F71A7F" w:rsidRDefault="00BB0784">
      <w:pPr>
        <w:pStyle w:val="Bibliographie"/>
      </w:pPr>
      <w:bookmarkStart w:id="938" w:name="ref-samper2020characterization"/>
      <w:bookmarkEnd w:id="937"/>
      <w:r>
        <w:t>Samper-Villarreal, J., Bolaños, R.C., Heidemeyer, M., Vargas, M.M., Vargas, R.M., 2020. Characteriza</w:t>
      </w:r>
      <w:r>
        <w:t>tion of seagrasses at two new locations in the eastern tropical pacific (el jobo and matapalito, costa rica). Aquatic botany 165, 103237.</w:t>
      </w:r>
    </w:p>
    <w:p w14:paraId="41751F50" w14:textId="77777777" w:rsidR="00F71A7F" w:rsidRDefault="00BB0784">
      <w:pPr>
        <w:pStyle w:val="Bibliographie"/>
      </w:pPr>
      <w:bookmarkStart w:id="939" w:name="ref-sawall2021chronically"/>
      <w:bookmarkEnd w:id="938"/>
      <w:r>
        <w:t>Sawall, Y., Ito, M., Pansch, C., 2021. Chronically elevated sea surface temperatures revealed high susceptibility of t</w:t>
      </w:r>
      <w:r>
        <w:t>he eelgrass zostera marina to winter and spring warming. Limnology and Oceanography 66, 4112–4124.</w:t>
      </w:r>
    </w:p>
    <w:p w14:paraId="453F06DF" w14:textId="77777777" w:rsidR="00F71A7F" w:rsidRDefault="00BB0784">
      <w:pPr>
        <w:pStyle w:val="Bibliographie"/>
      </w:pPr>
      <w:bookmarkStart w:id="940" w:name="ref-heatwaveR"/>
      <w:bookmarkEnd w:id="939"/>
      <w:r>
        <w:t xml:space="preserve">Schlegel, R.W., Smit, A.J., 2018. heatwaveR: A central algorithm for the detection of heatwaves and cold-spells. Journal of Open Source Software 3, 821. </w:t>
      </w:r>
      <w:hyperlink r:id="rId43">
        <w:r>
          <w:rPr>
            <w:rStyle w:val="Lienhypertexte"/>
          </w:rPr>
          <w:t>https://doi.org/10.21105/joss.00821</w:t>
        </w:r>
      </w:hyperlink>
    </w:p>
    <w:p w14:paraId="1DF76571" w14:textId="77777777" w:rsidR="00F71A7F" w:rsidRDefault="00BB0784">
      <w:pPr>
        <w:pStyle w:val="Bibliographie"/>
      </w:pPr>
      <w:bookmarkStart w:id="941" w:name="ref-scott2018role"/>
      <w:bookmarkEnd w:id="940"/>
      <w:r>
        <w:t>Scott, A.L., York, P.H., Duncan, C., Macreadie, P.I., Connolly, R.M., Ellis, M.T., Jarvis, J.C., Jinks, K.I., Marsh, H., Rasheed, M.A., 2018. The role of herbivory in st</w:t>
      </w:r>
      <w:r>
        <w:t>ructuring tropical seagrass ecosystem service delivery. Frontiers in Plant Science 9, 127.</w:t>
      </w:r>
    </w:p>
    <w:p w14:paraId="36FB5E04" w14:textId="77777777" w:rsidR="00F71A7F" w:rsidRDefault="00BB0784">
      <w:pPr>
        <w:pStyle w:val="Bibliographie"/>
      </w:pPr>
      <w:bookmarkStart w:id="942" w:name="ref-sevgi2022bitkilerde"/>
      <w:bookmarkEnd w:id="941"/>
      <w:r>
        <w:t>Sevgi, K., Leblebici, S., 2022. Bitkilerde ağır metal stresine verilen fizyolojik ve moleküler yanıtlar. Journal of Anatolian Environmental and Animal Sciences 7, 52</w:t>
      </w:r>
      <w:r>
        <w:t>8–536.</w:t>
      </w:r>
    </w:p>
    <w:p w14:paraId="6452A19B" w14:textId="77777777" w:rsidR="00F71A7F" w:rsidRDefault="00BB0784">
      <w:pPr>
        <w:pStyle w:val="Bibliographie"/>
      </w:pPr>
      <w:bookmarkStart w:id="943" w:name="ref-shom_ram_2022"/>
      <w:bookmarkEnd w:id="942"/>
      <w:r>
        <w:t xml:space="preserve">Shom, 2022. </w:t>
      </w:r>
      <w:hyperlink r:id="rId44">
        <w:r>
          <w:rPr>
            <w:rStyle w:val="Lienhypertexte"/>
          </w:rPr>
          <w:t>Service hydrographique et océanographique de la marine ; références altimétriques maritimes: Ports de france métropolitaine et d’outre-mer, cotes du</w:t>
        </w:r>
        <w:r>
          <w:rPr>
            <w:rStyle w:val="Lienhypertexte"/>
          </w:rPr>
          <w:t xml:space="preserve"> zéro hydrographique et niveaux caractéristiques de la marée</w:t>
        </w:r>
      </w:hyperlink>
      <w:r>
        <w:t>. Shom, Brest, France.</w:t>
      </w:r>
    </w:p>
    <w:p w14:paraId="510EB590" w14:textId="77777777" w:rsidR="00F71A7F" w:rsidRDefault="00BB0784">
      <w:pPr>
        <w:pStyle w:val="Bibliographie"/>
      </w:pPr>
      <w:bookmarkStart w:id="944" w:name="Xbef41143b4d4042e58f11cfc27e216202646012"/>
      <w:bookmarkEnd w:id="943"/>
      <w:r>
        <w:t xml:space="preserve">SHOM, 2021. </w:t>
      </w:r>
      <w:hyperlink r:id="rId45" w:anchor="/metadata/BATHYMETRIE_LITTO3D_BZH_2018_2021.xml">
        <w:r>
          <w:rPr>
            <w:rStyle w:val="Lienhypertexte"/>
          </w:rPr>
          <w:t>Service hydrographique et</w:t>
        </w:r>
        <w:r>
          <w:rPr>
            <w:rStyle w:val="Lienhypertexte"/>
          </w:rPr>
          <w:t xml:space="preserve"> océanographique de la marine ; bathymétrie Litto3D® bretagne 2018-2021</w:t>
        </w:r>
      </w:hyperlink>
      <w:r>
        <w:t>.</w:t>
      </w:r>
    </w:p>
    <w:p w14:paraId="3C5831A0" w14:textId="77777777" w:rsidR="00F71A7F" w:rsidRDefault="00BB0784">
      <w:pPr>
        <w:pStyle w:val="Bibliographie"/>
      </w:pPr>
      <w:bookmarkStart w:id="945" w:name="ref-simolo2022quantifying"/>
      <w:bookmarkEnd w:id="944"/>
      <w:r>
        <w:t xml:space="preserve">Simolo, C., Corti, S., 2022. Quantifying the role of variability in future intensification of heat extremes. Nature Communications 13. </w:t>
      </w:r>
      <w:hyperlink r:id="rId46">
        <w:r>
          <w:rPr>
            <w:rStyle w:val="Lienhypertexte"/>
          </w:rPr>
          <w:t>https://doi.org/10.1038/s41467-022-35571-0</w:t>
        </w:r>
      </w:hyperlink>
    </w:p>
    <w:p w14:paraId="1E749893" w14:textId="77777777" w:rsidR="00F71A7F" w:rsidRDefault="00BB0784">
      <w:pPr>
        <w:pStyle w:val="Bibliographie"/>
      </w:pPr>
      <w:bookmarkStart w:id="946" w:name="ref-smale2019marine"/>
      <w:bookmarkEnd w:id="945"/>
      <w:r>
        <w:t xml:space="preserve">Smale, D.A., Wernberg, T., Oliver, E.C.J., others, 2019. Marine heatwaves threaten global biodiversity and the provision of ecosystem services. Nature Climate Change 9, 306–312. </w:t>
      </w:r>
      <w:hyperlink r:id="rId47">
        <w:r>
          <w:rPr>
            <w:rStyle w:val="Lienhypertexte"/>
          </w:rPr>
          <w:t>https://doi.org/10.1038/s41558-019-0412-1</w:t>
        </w:r>
      </w:hyperlink>
    </w:p>
    <w:p w14:paraId="7A0E03E2" w14:textId="77777777" w:rsidR="00F71A7F" w:rsidRDefault="00BB0784">
      <w:pPr>
        <w:pStyle w:val="Bibliographie"/>
      </w:pPr>
      <w:bookmarkStart w:id="947" w:name="ref-sousa2019blue"/>
      <w:bookmarkEnd w:id="946"/>
      <w:r>
        <w:t>Sousa, A.I., Silva, J.F. da, Azevedo, A., Lillebø, A.I., 2019. Blue carbon stock in zostera noltei meadows at ria de aveiro coastal lagoon (portugal) over a decade. Scientifi</w:t>
      </w:r>
      <w:r>
        <w:t>c reports 9, 14387.</w:t>
      </w:r>
    </w:p>
    <w:p w14:paraId="06B7F60F" w14:textId="77777777" w:rsidR="00F71A7F" w:rsidRDefault="00BB0784">
      <w:pPr>
        <w:pStyle w:val="Bibliographie"/>
      </w:pPr>
      <w:bookmarkStart w:id="948" w:name="ref-stan2020rstan"/>
      <w:bookmarkEnd w:id="947"/>
      <w:r>
        <w:t>Stan Development Team, C., others, 2020. RStan: The r interface to stan. R package version 2.21. 2.</w:t>
      </w:r>
    </w:p>
    <w:p w14:paraId="5A6741CA" w14:textId="77777777" w:rsidR="00F71A7F" w:rsidRDefault="00BB0784">
      <w:pPr>
        <w:pStyle w:val="Bibliographie"/>
      </w:pPr>
      <w:bookmarkStart w:id="949" w:name="ref-stillman2019heat"/>
      <w:bookmarkEnd w:id="948"/>
      <w:r>
        <w:lastRenderedPageBreak/>
        <w:t>Stillman, J.H., 2019. Heat waves, the new normal: Summertime temperature extremes will impact animals, ecosystems, and human communities</w:t>
      </w:r>
      <w:r>
        <w:t xml:space="preserve">. Physiology 34, 86–100. </w:t>
      </w:r>
      <w:hyperlink r:id="rId48">
        <w:r>
          <w:rPr>
            <w:rStyle w:val="Lienhypertexte"/>
          </w:rPr>
          <w:t>https://doi.org/10.1152/physiol.00040.2018</w:t>
        </w:r>
      </w:hyperlink>
    </w:p>
    <w:p w14:paraId="4653BFE5" w14:textId="77777777" w:rsidR="00F71A7F" w:rsidRDefault="00BB0784">
      <w:pPr>
        <w:pStyle w:val="Bibliographie"/>
      </w:pPr>
      <w:bookmarkStart w:id="950" w:name="ref-thomsen2023meadow"/>
      <w:bookmarkEnd w:id="949"/>
      <w:r>
        <w:t xml:space="preserve">Thomsen, E., Herbeck, L.S., Viana, I.G., Jennerjahn, T.C., 2023. Meadow trophic status regulates the nitrogen filter function </w:t>
      </w:r>
      <w:r>
        <w:t>of tropical seagrasses in seasonally eutrophic coastal waters. Limnology and Oceanography 68, 1906–1919.</w:t>
      </w:r>
    </w:p>
    <w:p w14:paraId="15F5820B" w14:textId="77777777" w:rsidR="00F71A7F" w:rsidRDefault="00BB0784">
      <w:pPr>
        <w:pStyle w:val="Bibliographie"/>
      </w:pPr>
      <w:bookmarkStart w:id="951" w:name="ref-unsworth2014biodiversity"/>
      <w:bookmarkEnd w:id="950"/>
      <w:r>
        <w:t>Unsworth, R., Cullen-Unsworth, L.C., 2014. Biodiversity, ecosystem services, and the conservation of seagrass meadows. Coast. Conserv 19, 95.</w:t>
      </w:r>
    </w:p>
    <w:p w14:paraId="068AAF46" w14:textId="77777777" w:rsidR="00F71A7F" w:rsidRDefault="00BB0784">
      <w:pPr>
        <w:pStyle w:val="Bibliographie"/>
      </w:pPr>
      <w:bookmarkStart w:id="952" w:name="ref-unsworth2022planetary"/>
      <w:bookmarkEnd w:id="951"/>
      <w:r>
        <w:t>Unsworth,</w:t>
      </w:r>
      <w:r>
        <w:t xml:space="preserve"> R.K., Cullen-Unsworth, L.C., Jones, B.L., Lilley, R.J., 2022. The planetary role of seagrass conservation. Science 377, 609–613.</w:t>
      </w:r>
    </w:p>
    <w:p w14:paraId="1172CAA7" w14:textId="77777777" w:rsidR="00F71A7F" w:rsidRDefault="00BB0784">
      <w:pPr>
        <w:pStyle w:val="Bibliographie"/>
      </w:pPr>
      <w:bookmarkStart w:id="953" w:name="ref-waycott2009accelerating"/>
      <w:bookmarkEnd w:id="952"/>
      <w:r>
        <w:t>Waycott, M., Duarte, C.M., Carruthers, T.J., Orth, R.J., Dennison, W.C., Olyarnik, S., Calladine, A., Fourqurean, J.W., Heck J</w:t>
      </w:r>
      <w:r>
        <w:t>r, K.L., Hughes, A.R., others, 2009. Accelerating loss of seagrasses across the globe threatens coastal ecosystems. Proceedings of the national academy of sciences 106, 12377–12381.</w:t>
      </w:r>
    </w:p>
    <w:p w14:paraId="7BD5214F" w14:textId="77777777" w:rsidR="00F71A7F" w:rsidRDefault="00BB0784">
      <w:pPr>
        <w:pStyle w:val="Bibliographie"/>
      </w:pPr>
      <w:bookmarkStart w:id="954" w:name="ref-winters2011effects"/>
      <w:bookmarkEnd w:id="953"/>
      <w:r>
        <w:t>Winters, G., Nelle, P., Fricke, B., Rauch, G., Reusch, T.B., 2011. Effects of a simulated heat wave on photophysiology and gene expression of high-and low-latitude populations of zostera marina. Marine Ecology Progress Series 435, 83–95.</w:t>
      </w:r>
    </w:p>
    <w:p w14:paraId="3A6BE031" w14:textId="77777777" w:rsidR="00F71A7F" w:rsidRDefault="00BB0784">
      <w:pPr>
        <w:pStyle w:val="Bibliographie"/>
      </w:pPr>
      <w:bookmarkStart w:id="955" w:name="ref-zahoor2023water"/>
      <w:bookmarkEnd w:id="954"/>
      <w:r>
        <w:t>Zahoor, I., Mushta</w:t>
      </w:r>
      <w:r>
        <w:t>q, A., 2023. Water pollution from agricultural activities: A critical global review. Int. J. Chem. Biochem. Sci 23, 164–176.</w:t>
      </w:r>
    </w:p>
    <w:p w14:paraId="57848174" w14:textId="77777777" w:rsidR="00F71A7F" w:rsidRDefault="00BB0784">
      <w:pPr>
        <w:pStyle w:val="Bibliographie"/>
      </w:pPr>
      <w:bookmarkStart w:id="956" w:name="ref-zoffoli2021decadal"/>
      <w:bookmarkEnd w:id="955"/>
      <w:r>
        <w:t>Zoffoli, M.L., Gernez, P., Godet, L., Peters, S., Oiry, S., Barillé, L., 2021. Decadal increase in the ecological status of a north</w:t>
      </w:r>
      <w:r>
        <w:t>-atlantic intertidal seagrass meadow observed with multi-mission satellite time-series. Ecological Indicators 130, 108033.</w:t>
      </w:r>
    </w:p>
    <w:p w14:paraId="11672E30" w14:textId="77777777" w:rsidR="00F71A7F" w:rsidRDefault="00BB0784">
      <w:pPr>
        <w:pStyle w:val="Bibliographie"/>
      </w:pPr>
      <w:bookmarkStart w:id="957" w:name="ref-zoffoli2023remote"/>
      <w:bookmarkEnd w:id="956"/>
      <w:r>
        <w:t xml:space="preserve">Zoffoli, M.L., Gernez, P., Oiry, S., Godet, L., Dalloyau, S., Davies, B.F.R., Barillé, L., 2023. Remote sensing in seagrass ecology: </w:t>
      </w:r>
      <w:r>
        <w:t xml:space="preserve">Coupled dynamics between migratory herbivorous birds and intertidal meadows observed by satellite during four decades. Remote Sensing in Ecology and Conservation 9, 420–433. </w:t>
      </w:r>
      <w:hyperlink r:id="rId49">
        <w:r>
          <w:rPr>
            <w:rStyle w:val="Lienhypertexte"/>
          </w:rPr>
          <w:t>https://doi.org/10.1002/rse2.3</w:t>
        </w:r>
        <w:r>
          <w:rPr>
            <w:rStyle w:val="Lienhypertexte"/>
          </w:rPr>
          <w:t>19</w:t>
        </w:r>
      </w:hyperlink>
    </w:p>
    <w:p w14:paraId="3E63A242" w14:textId="77777777" w:rsidR="00F71A7F" w:rsidRDefault="00BB0784">
      <w:pPr>
        <w:pStyle w:val="Bibliographie"/>
      </w:pPr>
      <w:bookmarkStart w:id="958" w:name="ref-zoffoli2020sentinel"/>
      <w:bookmarkEnd w:id="957"/>
      <w:r>
        <w:t xml:space="preserve">Zoffoli, M.L., Gernez, P., Rosa, P., Le Bris, A., Brando, V.E., Barillé, A.-L., Harin, N., Peters, S., Poser, K., Spaias, L., others, 2020. Sentinel-2 remote sensing of zostera noltei-dominated intertidal seagrass meadows. Remote Sensing of Environment </w:t>
      </w:r>
      <w:r>
        <w:t>251, 112020.</w:t>
      </w:r>
      <w:bookmarkEnd w:id="886"/>
      <w:bookmarkEnd w:id="888"/>
      <w:bookmarkEnd w:id="958"/>
    </w:p>
    <w:sectPr w:rsidR="00F71A7F">
      <w:footerReference w:type="default" r:id="rId50"/>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Laurent Barillé" w:date="2024-11-27T16:42:00Z" w:initials="LB">
    <w:p w14:paraId="6D96A014" w14:textId="7D8492DD" w:rsidR="007C4338" w:rsidRDefault="007C4338">
      <w:pPr>
        <w:pStyle w:val="Commentaire"/>
      </w:pPr>
      <w:r>
        <w:rPr>
          <w:rStyle w:val="Marquedecommentaire"/>
        </w:rPr>
        <w:annotationRef/>
      </w:r>
      <w:proofErr w:type="spellStart"/>
      <w:r>
        <w:t>Garder</w:t>
      </w:r>
      <w:proofErr w:type="spellEnd"/>
      <w:r>
        <w:t xml:space="preserve"> </w:t>
      </w:r>
      <w:proofErr w:type="spellStart"/>
      <w:r>
        <w:t>ça</w:t>
      </w:r>
      <w:proofErr w:type="spellEnd"/>
      <w:r>
        <w:t>?</w:t>
      </w:r>
    </w:p>
  </w:comment>
  <w:comment w:id="53" w:author="Laurent Barillé" w:date="2024-11-27T15:59:00Z" w:initials="LB">
    <w:p w14:paraId="40965B80" w14:textId="72F63B17" w:rsidR="00541031" w:rsidRDefault="00541031">
      <w:pPr>
        <w:pStyle w:val="Commentaire"/>
      </w:pPr>
      <w:r>
        <w:rPr>
          <w:rStyle w:val="Marquedecommentaire"/>
        </w:rPr>
        <w:annotationRef/>
      </w:r>
      <w:r>
        <w:t xml:space="preserve">Il faut que </w:t>
      </w:r>
      <w:proofErr w:type="spellStart"/>
      <w:r>
        <w:t>tu</w:t>
      </w:r>
      <w:proofErr w:type="spellEnd"/>
      <w:r>
        <w:t xml:space="preserve"> </w:t>
      </w:r>
      <w:proofErr w:type="spellStart"/>
      <w:r>
        <w:t>rajoutes</w:t>
      </w:r>
      <w:proofErr w:type="spellEnd"/>
      <w:r>
        <w:t xml:space="preserve"> de s values de temperatures dans </w:t>
      </w:r>
      <w:proofErr w:type="spellStart"/>
      <w:r>
        <w:t>ce</w:t>
      </w:r>
      <w:proofErr w:type="spellEnd"/>
      <w:r>
        <w:t xml:space="preserve"> résumé</w:t>
      </w:r>
    </w:p>
  </w:comment>
  <w:comment w:id="134" w:author="Laurent Barillé" w:date="2024-11-27T17:04:00Z" w:initials="LB">
    <w:p w14:paraId="5704068A" w14:textId="188CFE09" w:rsidR="00A101F6" w:rsidRDefault="00A101F6">
      <w:pPr>
        <w:pStyle w:val="Commentaire"/>
      </w:pPr>
      <w:r>
        <w:rPr>
          <w:rStyle w:val="Marquedecommentaire"/>
        </w:rPr>
        <w:annotationRef/>
      </w:r>
      <w:proofErr w:type="spellStart"/>
      <w:r>
        <w:t>Supprime</w:t>
      </w:r>
      <w:proofErr w:type="spellEnd"/>
      <w:r>
        <w:t xml:space="preserve"> </w:t>
      </w:r>
      <w:proofErr w:type="spellStart"/>
      <w:r>
        <w:t>cette</w:t>
      </w:r>
      <w:proofErr w:type="spellEnd"/>
      <w:r>
        <w:t xml:space="preserve"> </w:t>
      </w:r>
      <w:proofErr w:type="spellStart"/>
      <w:r>
        <w:t>partie</w:t>
      </w:r>
      <w:proofErr w:type="spellEnd"/>
      <w:r>
        <w:t xml:space="preserve">: </w:t>
      </w:r>
      <w:proofErr w:type="spellStart"/>
      <w:r>
        <w:t>peut</w:t>
      </w:r>
      <w:proofErr w:type="spellEnd"/>
      <w:r>
        <w:t xml:space="preserve"> </w:t>
      </w:r>
      <w:proofErr w:type="spellStart"/>
      <w:r>
        <w:t>être</w:t>
      </w:r>
      <w:proofErr w:type="spellEnd"/>
      <w:r>
        <w:t xml:space="preserve"> </w:t>
      </w:r>
      <w:proofErr w:type="spellStart"/>
      <w:r>
        <w:t>en</w:t>
      </w:r>
      <w:proofErr w:type="spellEnd"/>
      <w:r>
        <w:t xml:space="preserve"> discussion </w:t>
      </w:r>
      <w:proofErr w:type="spellStart"/>
      <w:r>
        <w:t>mais</w:t>
      </w:r>
      <w:proofErr w:type="spellEnd"/>
      <w:r>
        <w:t xml:space="preserve"> pas </w:t>
      </w:r>
      <w:proofErr w:type="spellStart"/>
      <w:r>
        <w:t>ici</w:t>
      </w:r>
      <w:proofErr w:type="spellEnd"/>
      <w:r>
        <w:t>.</w:t>
      </w:r>
    </w:p>
  </w:comment>
  <w:comment w:id="132" w:author="Laurent Barillé" w:date="2024-11-27T17:05:00Z" w:initials="LB">
    <w:p w14:paraId="2B8AE0F7" w14:textId="77777777" w:rsidR="00A101F6" w:rsidRDefault="00A101F6">
      <w:pPr>
        <w:pStyle w:val="Commentaire"/>
      </w:pPr>
      <w:r>
        <w:rPr>
          <w:rStyle w:val="Marquedecommentaire"/>
        </w:rPr>
        <w:annotationRef/>
      </w:r>
      <w:r>
        <w:t xml:space="preserve">Ce </w:t>
      </w:r>
      <w:proofErr w:type="spellStart"/>
      <w:r>
        <w:t>paragraphe</w:t>
      </w:r>
      <w:proofErr w:type="spellEnd"/>
      <w:r>
        <w:t xml:space="preserve"> doit </w:t>
      </w:r>
      <w:proofErr w:type="spellStart"/>
      <w:r>
        <w:t>être</w:t>
      </w:r>
      <w:proofErr w:type="spellEnd"/>
      <w:r>
        <w:t xml:space="preserve"> bien </w:t>
      </w:r>
      <w:proofErr w:type="spellStart"/>
      <w:r>
        <w:t>renforcé</w:t>
      </w:r>
      <w:proofErr w:type="spellEnd"/>
    </w:p>
    <w:p w14:paraId="0B5DC975" w14:textId="77777777" w:rsidR="00A101F6" w:rsidRDefault="00A101F6">
      <w:pPr>
        <w:pStyle w:val="Commentaire"/>
      </w:pPr>
      <w:r>
        <w:t xml:space="preserve">Evoque les signatures </w:t>
      </w:r>
      <w:proofErr w:type="spellStart"/>
      <w:r>
        <w:t>spectrales</w:t>
      </w:r>
      <w:proofErr w:type="spellEnd"/>
      <w:r>
        <w:t xml:space="preserve"> </w:t>
      </w:r>
      <w:proofErr w:type="spellStart"/>
      <w:r>
        <w:t>d’une</w:t>
      </w:r>
      <w:proofErr w:type="spellEnd"/>
      <w:r>
        <w:t xml:space="preserve"> </w:t>
      </w:r>
      <w:proofErr w:type="spellStart"/>
      <w:r>
        <w:t>angiosperme</w:t>
      </w:r>
      <w:proofErr w:type="spellEnd"/>
      <w:r>
        <w:t xml:space="preserve"> marine </w:t>
      </w:r>
      <w:proofErr w:type="spellStart"/>
      <w:r>
        <w:t>ici</w:t>
      </w:r>
      <w:proofErr w:type="spellEnd"/>
      <w:r>
        <w:t xml:space="preserve"> (papier de Bede), le lien avec la couleur.</w:t>
      </w:r>
    </w:p>
    <w:p w14:paraId="73FA6254" w14:textId="6344D9C8" w:rsidR="00A101F6" w:rsidRDefault="00A101F6">
      <w:pPr>
        <w:pStyle w:val="Commentaire"/>
      </w:pPr>
      <w:r>
        <w:t xml:space="preserve">Le </w:t>
      </w:r>
      <w:proofErr w:type="spellStart"/>
      <w:r>
        <w:t>changement</w:t>
      </w:r>
      <w:proofErr w:type="spellEnd"/>
      <w:r>
        <w:t xml:space="preserve"> de couleur des </w:t>
      </w:r>
      <w:proofErr w:type="spellStart"/>
      <w:r>
        <w:t>feuilles</w:t>
      </w:r>
      <w:proofErr w:type="spellEnd"/>
      <w:r>
        <w:t xml:space="preserve"> </w:t>
      </w:r>
      <w:proofErr w:type="spellStart"/>
      <w:r>
        <w:t>d’angiospermes</w:t>
      </w:r>
      <w:proofErr w:type="spellEnd"/>
      <w:r>
        <w:t xml:space="preserve"> </w:t>
      </w:r>
      <w:proofErr w:type="spellStart"/>
      <w:r>
        <w:t>terrestres</w:t>
      </w:r>
      <w:proofErr w:type="spellEnd"/>
      <w:r>
        <w:t xml:space="preserve"> </w:t>
      </w:r>
      <w:proofErr w:type="spellStart"/>
      <w:r>
        <w:t>en</w:t>
      </w:r>
      <w:proofErr w:type="spellEnd"/>
      <w:r>
        <w:t xml:space="preserve"> </w:t>
      </w:r>
      <w:proofErr w:type="spellStart"/>
      <w:r>
        <w:t>automne</w:t>
      </w:r>
      <w:proofErr w:type="spellEnd"/>
      <w:r>
        <w:t xml:space="preserve"> qui </w:t>
      </w:r>
      <w:proofErr w:type="spellStart"/>
      <w:r>
        <w:t>passent</w:t>
      </w:r>
      <w:proofErr w:type="spellEnd"/>
      <w:r>
        <w:t xml:space="preserve"> de </w:t>
      </w:r>
      <w:proofErr w:type="spellStart"/>
      <w:r>
        <w:t>vertes</w:t>
      </w:r>
      <w:proofErr w:type="spellEnd"/>
      <w:r>
        <w:t xml:space="preserve"> à marron à cause de la senescence avec </w:t>
      </w:r>
      <w:proofErr w:type="spellStart"/>
      <w:r>
        <w:t>toute</w:t>
      </w:r>
      <w:proofErr w:type="spellEnd"/>
      <w:r>
        <w:t xml:space="preserve"> la </w:t>
      </w:r>
      <w:proofErr w:type="spellStart"/>
      <w:r>
        <w:t>littérature</w:t>
      </w:r>
      <w:proofErr w:type="spellEnd"/>
      <w:r>
        <w:t xml:space="preserve"> </w:t>
      </w:r>
      <w:proofErr w:type="spellStart"/>
      <w:r>
        <w:t>associée</w:t>
      </w:r>
      <w:proofErr w:type="spellEnd"/>
      <w:r>
        <w:t xml:space="preserve">. </w:t>
      </w:r>
    </w:p>
  </w:comment>
  <w:comment w:id="141" w:author="Laurent Barillé" w:date="2024-11-27T17:10:00Z" w:initials="LB">
    <w:p w14:paraId="51F405AD" w14:textId="66296751" w:rsidR="00A101F6" w:rsidRDefault="00A101F6">
      <w:pPr>
        <w:pStyle w:val="Commentaire"/>
      </w:pPr>
      <w:r>
        <w:rPr>
          <w:rStyle w:val="Marquedecommentaire"/>
        </w:rPr>
        <w:annotationRef/>
      </w:r>
      <w:r>
        <w:t xml:space="preserve">Evoque les </w:t>
      </w:r>
      <w:proofErr w:type="spellStart"/>
      <w:r>
        <w:t>chambres</w:t>
      </w:r>
      <w:proofErr w:type="spellEnd"/>
      <w:r>
        <w:t xml:space="preserve"> </w:t>
      </w:r>
      <w:proofErr w:type="spellStart"/>
      <w:r>
        <w:t>intertidales</w:t>
      </w:r>
      <w:proofErr w:type="spellEnd"/>
    </w:p>
  </w:comment>
  <w:comment w:id="142" w:author="Laurent Barillé" w:date="2024-11-27T17:10:00Z" w:initials="LB">
    <w:p w14:paraId="5D6D84D0" w14:textId="561FA680" w:rsidR="00A101F6" w:rsidRDefault="00A101F6">
      <w:pPr>
        <w:pStyle w:val="Commentaire"/>
      </w:pPr>
      <w:r>
        <w:rPr>
          <w:rStyle w:val="Marquedecommentaire"/>
        </w:rPr>
        <w:annotationRef/>
      </w:r>
      <w:proofErr w:type="spellStart"/>
      <w:r>
        <w:t>Mentionne</w:t>
      </w:r>
      <w:proofErr w:type="spellEnd"/>
      <w:r>
        <w:t xml:space="preserve"> plus </w:t>
      </w:r>
      <w:proofErr w:type="spellStart"/>
      <w:r>
        <w:t>clairement</w:t>
      </w:r>
      <w:proofErr w:type="spellEnd"/>
      <w:r>
        <w:t xml:space="preserve"> la </w:t>
      </w:r>
      <w:proofErr w:type="spellStart"/>
      <w:r>
        <w:t>partie</w:t>
      </w:r>
      <w:proofErr w:type="spellEnd"/>
      <w:r>
        <w:t xml:space="preserve"> in situ et satellite</w:t>
      </w:r>
    </w:p>
  </w:comment>
  <w:comment w:id="171" w:author="Laurent Barillé" w:date="2024-11-27T17:38:00Z" w:initials="LB">
    <w:p w14:paraId="71836D5D" w14:textId="14CC6AA7" w:rsidR="00BF2D3F" w:rsidRDefault="00BF2D3F">
      <w:pPr>
        <w:pStyle w:val="Commentaire"/>
      </w:pPr>
      <w:r>
        <w:rPr>
          <w:rStyle w:val="Marquedecommentaire"/>
        </w:rPr>
        <w:annotationRef/>
      </w:r>
      <w:r>
        <w:t>Add a scale bar whenever possible</w:t>
      </w:r>
    </w:p>
  </w:comment>
  <w:comment w:id="199" w:author="Laurent Barillé" w:date="2024-11-27T17:54:00Z" w:initials="LB">
    <w:p w14:paraId="7A0247FC" w14:textId="51D2EA2B" w:rsidR="00AA53A1" w:rsidRDefault="00AA53A1">
      <w:pPr>
        <w:pStyle w:val="Commentaire"/>
      </w:pPr>
      <w:r>
        <w:rPr>
          <w:rStyle w:val="Marquedecommentaire"/>
        </w:rPr>
        <w:annotationRef/>
      </w:r>
      <w:r>
        <w:t xml:space="preserve">Figure </w:t>
      </w:r>
      <w:proofErr w:type="spellStart"/>
      <w:r>
        <w:t>très</w:t>
      </w:r>
      <w:proofErr w:type="spellEnd"/>
      <w:r>
        <w:t xml:space="preserve"> </w:t>
      </w:r>
      <w:proofErr w:type="spellStart"/>
      <w:r>
        <w:t>importante</w:t>
      </w:r>
      <w:proofErr w:type="spellEnd"/>
      <w:r>
        <w:t xml:space="preserve"> pour la comprehension: à </w:t>
      </w:r>
      <w:proofErr w:type="spellStart"/>
      <w:r>
        <w:t>mettre</w:t>
      </w:r>
      <w:proofErr w:type="spellEnd"/>
      <w:r>
        <w:t xml:space="preserve"> </w:t>
      </w:r>
      <w:proofErr w:type="spellStart"/>
      <w:r>
        <w:t>ici</w:t>
      </w:r>
      <w:proofErr w:type="spellEnd"/>
      <w:r>
        <w:t xml:space="preserve"> pas </w:t>
      </w:r>
      <w:proofErr w:type="spellStart"/>
      <w:r>
        <w:t>en</w:t>
      </w:r>
      <w:proofErr w:type="spellEnd"/>
      <w:r>
        <w:t xml:space="preserve"> </w:t>
      </w:r>
      <w:proofErr w:type="spellStart"/>
      <w:r>
        <w:t>annexe</w:t>
      </w:r>
      <w:proofErr w:type="spellEnd"/>
    </w:p>
  </w:comment>
  <w:comment w:id="216" w:author="Laurent Barillé" w:date="2024-11-27T18:07:00Z" w:initials="LB">
    <w:p w14:paraId="436975B5" w14:textId="42F87BD6" w:rsidR="00290236" w:rsidRDefault="00290236">
      <w:pPr>
        <w:pStyle w:val="Commentaire"/>
      </w:pPr>
      <w:r>
        <w:rPr>
          <w:rStyle w:val="Marquedecommentaire"/>
        </w:rPr>
        <w:annotationRef/>
      </w:r>
      <w:r>
        <w:t>Add indication of the light in the chambers: intensity and wavelength</w:t>
      </w:r>
    </w:p>
  </w:comment>
  <w:comment w:id="287" w:author="Laurent Barillé" w:date="2024-11-28T11:14:00Z" w:initials="LB">
    <w:p w14:paraId="68CEA0F3" w14:textId="24D21B27" w:rsidR="00CE05BD" w:rsidRDefault="00CE05BD">
      <w:pPr>
        <w:pStyle w:val="Commentaire"/>
      </w:pPr>
      <w:r>
        <w:rPr>
          <w:rStyle w:val="Marquedecommentaire"/>
        </w:rPr>
        <w:annotationRef/>
      </w:r>
      <w:r>
        <w:t>SBI Browning Index?</w:t>
      </w:r>
    </w:p>
  </w:comment>
  <w:comment w:id="291" w:author="Laurent Barillé" w:date="2024-11-27T18:29:00Z" w:initials="LB">
    <w:p w14:paraId="630C0142" w14:textId="17305E3E" w:rsidR="00647DD3" w:rsidRDefault="00647DD3">
      <w:pPr>
        <w:pStyle w:val="Commentaire"/>
      </w:pPr>
      <w:r>
        <w:rPr>
          <w:rStyle w:val="Marquedecommentaire"/>
        </w:rPr>
        <w:annotationRef/>
      </w:r>
      <w:proofErr w:type="spellStart"/>
      <w:r>
        <w:t>Rajoute</w:t>
      </w:r>
      <w:proofErr w:type="spellEnd"/>
      <w:r>
        <w:t xml:space="preserve"> </w:t>
      </w:r>
      <w:proofErr w:type="spellStart"/>
      <w:r>
        <w:t>cette</w:t>
      </w:r>
      <w:proofErr w:type="spellEnd"/>
      <w:r>
        <w:t xml:space="preserve"> figure </w:t>
      </w:r>
      <w:proofErr w:type="spellStart"/>
      <w:r>
        <w:t>ici</w:t>
      </w:r>
      <w:proofErr w:type="spellEnd"/>
      <w:r>
        <w:t xml:space="preserve"> (</w:t>
      </w:r>
      <w:proofErr w:type="spellStart"/>
      <w:r>
        <w:t>Carrère</w:t>
      </w:r>
      <w:proofErr w:type="spellEnd"/>
      <w:r>
        <w:t xml:space="preserve"> et al. 2004)</w:t>
      </w:r>
    </w:p>
  </w:comment>
  <w:comment w:id="313" w:author="Laurent Barillé" w:date="2024-11-28T09:11:00Z" w:initials="LB">
    <w:p w14:paraId="78BC5920" w14:textId="77777777" w:rsidR="00DF487F" w:rsidRDefault="00DF487F">
      <w:pPr>
        <w:pStyle w:val="Commentaire"/>
      </w:pPr>
      <w:r>
        <w:rPr>
          <w:rStyle w:val="Marquedecommentaire"/>
        </w:rPr>
        <w:annotationRef/>
      </w:r>
      <w:r>
        <w:t xml:space="preserve">Mets la </w:t>
      </w:r>
      <w:proofErr w:type="spellStart"/>
      <w:r>
        <w:t>partie</w:t>
      </w:r>
      <w:proofErr w:type="spellEnd"/>
      <w:r>
        <w:t xml:space="preserve"> </w:t>
      </w:r>
      <w:proofErr w:type="spellStart"/>
      <w:r>
        <w:t>terrestre</w:t>
      </w:r>
      <w:proofErr w:type="spellEnd"/>
      <w:r>
        <w:t xml:space="preserve"> </w:t>
      </w:r>
      <w:proofErr w:type="spellStart"/>
      <w:r>
        <w:t>en</w:t>
      </w:r>
      <w:proofErr w:type="spellEnd"/>
      <w:r>
        <w:t xml:space="preserve"> </w:t>
      </w:r>
      <w:proofErr w:type="spellStart"/>
      <w:r>
        <w:t>gris</w:t>
      </w:r>
      <w:proofErr w:type="spellEnd"/>
      <w:r>
        <w:t xml:space="preserve"> pour que le </w:t>
      </w:r>
      <w:proofErr w:type="spellStart"/>
      <w:r>
        <w:t>lecteur</w:t>
      </w:r>
      <w:proofErr w:type="spellEnd"/>
      <w:r>
        <w:t xml:space="preserve"> se </w:t>
      </w:r>
      <w:proofErr w:type="spellStart"/>
      <w:r>
        <w:t>concentre</w:t>
      </w:r>
      <w:proofErr w:type="spellEnd"/>
      <w:r>
        <w:t xml:space="preserve"> sur la zone </w:t>
      </w:r>
      <w:proofErr w:type="spellStart"/>
      <w:r>
        <w:t>intertidale</w:t>
      </w:r>
      <w:proofErr w:type="spellEnd"/>
      <w:r>
        <w:t>.</w:t>
      </w:r>
    </w:p>
    <w:p w14:paraId="42A2FA40" w14:textId="77777777" w:rsidR="00DF487F" w:rsidRDefault="00DF487F">
      <w:pPr>
        <w:pStyle w:val="Commentaire"/>
      </w:pPr>
      <w:proofErr w:type="spellStart"/>
      <w:r>
        <w:t>Elève</w:t>
      </w:r>
      <w:proofErr w:type="spellEnd"/>
      <w:r>
        <w:t xml:space="preserve"> la </w:t>
      </w:r>
      <w:proofErr w:type="spellStart"/>
      <w:r>
        <w:t>partie</w:t>
      </w:r>
      <w:proofErr w:type="spellEnd"/>
      <w:r>
        <w:t xml:space="preserve"> espagnole de la carte </w:t>
      </w:r>
      <w:proofErr w:type="spellStart"/>
      <w:r>
        <w:t>générale</w:t>
      </w:r>
      <w:proofErr w:type="spellEnd"/>
    </w:p>
    <w:p w14:paraId="2654CBBD" w14:textId="60833940" w:rsidR="00DF487F" w:rsidRDefault="00DF487F">
      <w:pPr>
        <w:pStyle w:val="Commentaire"/>
      </w:pPr>
      <w:proofErr w:type="spellStart"/>
      <w:r>
        <w:t>Agrandi</w:t>
      </w:r>
      <w:r w:rsidR="006B2DA4">
        <w:t>s</w:t>
      </w:r>
      <w:proofErr w:type="spellEnd"/>
      <w:r>
        <w:t xml:space="preserve"> la taille des cercles oranges et verts</w:t>
      </w:r>
    </w:p>
    <w:p w14:paraId="4FE177FC" w14:textId="77777777" w:rsidR="006B2DA4" w:rsidRDefault="006B2DA4">
      <w:pPr>
        <w:pStyle w:val="Commentaire"/>
      </w:pPr>
      <w:proofErr w:type="spellStart"/>
      <w:r>
        <w:t>Epaissis</w:t>
      </w:r>
      <w:proofErr w:type="spellEnd"/>
      <w:r>
        <w:t xml:space="preserve"> le trait vert</w:t>
      </w:r>
    </w:p>
    <w:p w14:paraId="7765EBD9" w14:textId="77777777" w:rsidR="006B2DA4" w:rsidRDefault="006B2DA4">
      <w:pPr>
        <w:pStyle w:val="Commentaire"/>
      </w:pPr>
    </w:p>
    <w:p w14:paraId="43A19ED6" w14:textId="251708CD" w:rsidR="006B2DA4" w:rsidRDefault="006B2DA4">
      <w:pPr>
        <w:pStyle w:val="Commentaire"/>
      </w:pPr>
      <w:proofErr w:type="spellStart"/>
      <w:r>
        <w:t>Cette</w:t>
      </w:r>
      <w:proofErr w:type="spellEnd"/>
      <w:r>
        <w:t xml:space="preserve"> image ne correspond pas à un herbier </w:t>
      </w:r>
      <w:proofErr w:type="spellStart"/>
      <w:r>
        <w:t>impacté</w:t>
      </w:r>
      <w:proofErr w:type="spellEnd"/>
      <w:r>
        <w:t xml:space="preserve">, </w:t>
      </w:r>
      <w:proofErr w:type="spellStart"/>
      <w:r>
        <w:t>devenu</w:t>
      </w:r>
      <w:proofErr w:type="spellEnd"/>
      <w:r>
        <w:t xml:space="preserve"> marron?</w:t>
      </w:r>
    </w:p>
  </w:comment>
  <w:comment w:id="340" w:author="Laurent Barillé" w:date="2024-11-28T09:31:00Z" w:initials="LB">
    <w:p w14:paraId="7C0F65F4" w14:textId="4F6E914C" w:rsidR="0065097F" w:rsidRDefault="0065097F">
      <w:pPr>
        <w:pStyle w:val="Commentaire"/>
      </w:pPr>
      <w:r>
        <w:rPr>
          <w:rStyle w:val="Marquedecommentaire"/>
        </w:rPr>
        <w:annotationRef/>
      </w:r>
      <w:proofErr w:type="spellStart"/>
      <w:r>
        <w:rPr>
          <w:rStyle w:val="Marquedecommentaire"/>
        </w:rPr>
        <w:t>Enlever</w:t>
      </w:r>
      <w:proofErr w:type="spellEnd"/>
      <w:r>
        <w:rPr>
          <w:rStyle w:val="Marquedecommentaire"/>
        </w:rPr>
        <w:t xml:space="preserve"> </w:t>
      </w:r>
      <w:proofErr w:type="spellStart"/>
      <w:r>
        <w:rPr>
          <w:rStyle w:val="Marquedecommentaire"/>
        </w:rPr>
        <w:t>cette</w:t>
      </w:r>
      <w:proofErr w:type="spellEnd"/>
      <w:r>
        <w:rPr>
          <w:rStyle w:val="Marquedecommentaire"/>
        </w:rPr>
        <w:t xml:space="preserve"> figure</w:t>
      </w:r>
    </w:p>
  </w:comment>
  <w:comment w:id="359" w:author="Laurent Barillé" w:date="2024-11-28T09:37:00Z" w:initials="LB">
    <w:p w14:paraId="611C9C88" w14:textId="57A5FFBC" w:rsidR="0065097F" w:rsidRDefault="0065097F">
      <w:pPr>
        <w:pStyle w:val="Commentaire"/>
      </w:pPr>
      <w:r>
        <w:rPr>
          <w:rStyle w:val="Marquedecommentaire"/>
        </w:rPr>
        <w:annotationRef/>
      </w:r>
      <w:r>
        <w:t>Make the B greener</w:t>
      </w:r>
    </w:p>
  </w:comment>
  <w:comment w:id="410" w:author="Laurent Barillé" w:date="2024-11-28T09:59:00Z" w:initials="LB">
    <w:p w14:paraId="7692039E" w14:textId="296B43A4" w:rsidR="004E4EC0" w:rsidRDefault="004E4EC0">
      <w:pPr>
        <w:pStyle w:val="Commentaire"/>
      </w:pPr>
      <w:r>
        <w:rPr>
          <w:rStyle w:val="Marquedecommentaire"/>
        </w:rPr>
        <w:annotationRef/>
      </w:r>
      <w:r>
        <w:t>What about the AHW?</w:t>
      </w:r>
    </w:p>
  </w:comment>
  <w:comment w:id="455" w:author="Laurent Barillé" w:date="2024-11-28T10:09:00Z" w:initials="LB">
    <w:p w14:paraId="7DEAEACC" w14:textId="4FBCAD54" w:rsidR="009148F0" w:rsidRDefault="009148F0">
      <w:pPr>
        <w:pStyle w:val="Commentaire"/>
      </w:pPr>
      <w:r>
        <w:rPr>
          <w:rStyle w:val="Marquedecommentaire"/>
        </w:rPr>
        <w:annotationRef/>
      </w:r>
      <w:r>
        <w:t>Add pixel size of the Litto3D product and accuracies</w:t>
      </w:r>
    </w:p>
  </w:comment>
  <w:comment w:id="472" w:author="Laurent Barillé" w:date="2024-11-28T10:11:00Z" w:initials="LB">
    <w:p w14:paraId="09F6B640" w14:textId="36171B3F" w:rsidR="00A63A62" w:rsidRDefault="00A63A62">
      <w:pPr>
        <w:pStyle w:val="Commentaire"/>
      </w:pPr>
      <w:r>
        <w:rPr>
          <w:rStyle w:val="Marquedecommentaire"/>
        </w:rPr>
        <w:annotationRef/>
      </w:r>
      <w:r>
        <w:t>Unclear for the reader</w:t>
      </w:r>
    </w:p>
  </w:comment>
  <w:comment w:id="511" w:author="Laurent Barillé" w:date="2024-11-28T10:24:00Z" w:initials="LB">
    <w:p w14:paraId="56BFED14" w14:textId="77777777" w:rsidR="00A97A57" w:rsidRDefault="00A97A57">
      <w:pPr>
        <w:pStyle w:val="Commentaire"/>
      </w:pPr>
      <w:r>
        <w:rPr>
          <w:rStyle w:val="Marquedecommentaire"/>
        </w:rPr>
        <w:annotationRef/>
      </w:r>
      <w:r>
        <w:t xml:space="preserve">Revoir la redaction de </w:t>
      </w:r>
      <w:proofErr w:type="spellStart"/>
      <w:r>
        <w:t>ce</w:t>
      </w:r>
      <w:proofErr w:type="spellEnd"/>
      <w:r>
        <w:t xml:space="preserve"> </w:t>
      </w:r>
      <w:proofErr w:type="spellStart"/>
      <w:r>
        <w:t>paragraphe</w:t>
      </w:r>
      <w:proofErr w:type="spellEnd"/>
      <w:r>
        <w:t xml:space="preserve">: ne pas </w:t>
      </w:r>
      <w:r>
        <w:pgNum/>
      </w:r>
      <w:proofErr w:type="spellStart"/>
      <w:r>
        <w:t>tilizer</w:t>
      </w:r>
      <w:proofErr w:type="spellEnd"/>
      <w:r>
        <w:t xml:space="preserve"> les % </w:t>
      </w:r>
      <w:proofErr w:type="spellStart"/>
      <w:r>
        <w:t>comme</w:t>
      </w:r>
      <w:proofErr w:type="spellEnd"/>
      <w:r>
        <w:t xml:space="preserve"> </w:t>
      </w:r>
      <w:proofErr w:type="spellStart"/>
      <w:r>
        <w:t>comparaison</w:t>
      </w:r>
      <w:proofErr w:type="spellEnd"/>
      <w:r>
        <w:t xml:space="preserve">: </w:t>
      </w:r>
      <w:proofErr w:type="spellStart"/>
      <w:r>
        <w:t>rajouter</w:t>
      </w:r>
      <w:proofErr w:type="spellEnd"/>
      <w:r>
        <w:t xml:space="preserve"> des </w:t>
      </w:r>
      <w:proofErr w:type="spellStart"/>
      <w:r>
        <w:t>métriques</w:t>
      </w:r>
      <w:proofErr w:type="spellEnd"/>
      <w:r>
        <w:t xml:space="preserve"> sur les </w:t>
      </w:r>
      <w:proofErr w:type="spellStart"/>
      <w:r>
        <w:t>modèles</w:t>
      </w:r>
      <w:proofErr w:type="spellEnd"/>
      <w:r>
        <w:t xml:space="preserve"> RMSE, </w:t>
      </w:r>
      <w:proofErr w:type="gramStart"/>
      <w:r>
        <w:t>MAD,R</w:t>
      </w:r>
      <w:proofErr w:type="gramEnd"/>
      <w:r>
        <w:t xml:space="preserve">2 et </w:t>
      </w:r>
      <w:proofErr w:type="spellStart"/>
      <w:r>
        <w:t>ou</w:t>
      </w:r>
      <w:proofErr w:type="spellEnd"/>
      <w:r>
        <w:t xml:space="preserve"> les </w:t>
      </w:r>
      <w:proofErr w:type="spellStart"/>
      <w:r>
        <w:t>résulats</w:t>
      </w:r>
      <w:proofErr w:type="spellEnd"/>
      <w:r>
        <w:t xml:space="preserve"> du </w:t>
      </w:r>
      <w:proofErr w:type="spellStart"/>
      <w:r>
        <w:t>modèle</w:t>
      </w:r>
      <w:proofErr w:type="spellEnd"/>
      <w:r>
        <w:t xml:space="preserve"> GLM que </w:t>
      </w:r>
      <w:proofErr w:type="spellStart"/>
      <w:r>
        <w:t>l’on</w:t>
      </w:r>
      <w:proofErr w:type="spellEnd"/>
      <w:r>
        <w:t xml:space="preserve"> </w:t>
      </w:r>
      <w:proofErr w:type="spellStart"/>
      <w:r>
        <w:t>peut</w:t>
      </w:r>
      <w:proofErr w:type="spellEnd"/>
      <w:r>
        <w:t xml:space="preserve"> </w:t>
      </w:r>
      <w:proofErr w:type="spellStart"/>
      <w:r>
        <w:t>expoiter</w:t>
      </w:r>
      <w:proofErr w:type="spellEnd"/>
      <w:r>
        <w:t xml:space="preserve"> pour dire la </w:t>
      </w:r>
      <w:proofErr w:type="spellStart"/>
      <w:r>
        <w:t>même</w:t>
      </w:r>
      <w:proofErr w:type="spellEnd"/>
      <w:r>
        <w:t xml:space="preserve"> chose; </w:t>
      </w:r>
      <w:proofErr w:type="spellStart"/>
      <w:r>
        <w:t>rajouter</w:t>
      </w:r>
      <w:proofErr w:type="spellEnd"/>
      <w:r>
        <w:t xml:space="preserve"> le tableau de </w:t>
      </w:r>
      <w:proofErr w:type="spellStart"/>
      <w:r>
        <w:t>résultats</w:t>
      </w:r>
      <w:proofErr w:type="spellEnd"/>
      <w:r>
        <w:t xml:space="preserve"> du GLM: les </w:t>
      </w:r>
      <w:proofErr w:type="spellStart"/>
      <w:r>
        <w:t>modèles</w:t>
      </w:r>
      <w:proofErr w:type="spellEnd"/>
      <w:r>
        <w:t xml:space="preserve"> </w:t>
      </w:r>
      <w:proofErr w:type="spellStart"/>
      <w:r>
        <w:t>sont-ils</w:t>
      </w:r>
      <w:proofErr w:type="spellEnd"/>
      <w:r>
        <w:t xml:space="preserve"> </w:t>
      </w:r>
      <w:proofErr w:type="spellStart"/>
      <w:r>
        <w:t>tous</w:t>
      </w:r>
      <w:proofErr w:type="spellEnd"/>
      <w:r>
        <w:t xml:space="preserve"> </w:t>
      </w:r>
      <w:proofErr w:type="spellStart"/>
      <w:r>
        <w:t>significatifs</w:t>
      </w:r>
      <w:proofErr w:type="spellEnd"/>
      <w:r>
        <w:t>?</w:t>
      </w:r>
    </w:p>
    <w:p w14:paraId="211763F9" w14:textId="1FAFCD3E" w:rsidR="00CE05BD" w:rsidRDefault="00CE05BD">
      <w:pPr>
        <w:pStyle w:val="Commentaire"/>
      </w:pPr>
      <w:proofErr w:type="spellStart"/>
      <w:r>
        <w:t>Mentionner</w:t>
      </w:r>
      <w:proofErr w:type="spellEnd"/>
      <w:r>
        <w:t xml:space="preserve"> que </w:t>
      </w:r>
      <w:proofErr w:type="spellStart"/>
      <w:r>
        <w:t>tu</w:t>
      </w:r>
      <w:proofErr w:type="spellEnd"/>
      <w:r>
        <w:t xml:space="preserve"> vas </w:t>
      </w:r>
      <w:proofErr w:type="spellStart"/>
      <w:r>
        <w:t>choisir</w:t>
      </w:r>
      <w:proofErr w:type="spellEnd"/>
      <w:r>
        <w:t xml:space="preserve"> le SDI par la suite </w:t>
      </w:r>
      <w:proofErr w:type="spellStart"/>
      <w:r>
        <w:t>en</w:t>
      </w:r>
      <w:proofErr w:type="spellEnd"/>
      <w:r>
        <w:t xml:space="preserve"> le </w:t>
      </w:r>
      <w:proofErr w:type="spellStart"/>
      <w:r>
        <w:t>justifiant</w:t>
      </w:r>
      <w:proofErr w:type="spellEnd"/>
    </w:p>
  </w:comment>
  <w:comment w:id="550" w:author="Laurent Barillé" w:date="2024-11-28T11:12:00Z" w:initials="LB">
    <w:p w14:paraId="14CA13F0" w14:textId="0B7878E5" w:rsidR="00CE05BD" w:rsidRDefault="00CE05BD">
      <w:pPr>
        <w:pStyle w:val="Commentaire"/>
      </w:pPr>
      <w:r>
        <w:rPr>
          <w:rStyle w:val="Marquedecommentaire"/>
        </w:rPr>
        <w:annotationRef/>
      </w:r>
      <w:r>
        <w:t xml:space="preserve">Mets des stats </w:t>
      </w:r>
      <w:proofErr w:type="spellStart"/>
      <w:r>
        <w:t>classiques</w:t>
      </w:r>
      <w:proofErr w:type="spellEnd"/>
      <w:r>
        <w:t xml:space="preserve"> </w:t>
      </w:r>
      <w:proofErr w:type="spellStart"/>
      <w:r>
        <w:t>ici</w:t>
      </w:r>
      <w:proofErr w:type="spellEnd"/>
      <w:r>
        <w:t xml:space="preserve"> pour comparer les </w:t>
      </w:r>
      <w:proofErr w:type="spellStart"/>
      <w:r>
        <w:t>valeurs</w:t>
      </w:r>
      <w:proofErr w:type="spellEnd"/>
    </w:p>
  </w:comment>
  <w:comment w:id="566" w:author="Laurent Barillé" w:date="2024-11-28T14:09:00Z" w:initials="LB">
    <w:p w14:paraId="6FAA5901" w14:textId="1A008B63" w:rsidR="00886D23" w:rsidRDefault="00886D23">
      <w:pPr>
        <w:pStyle w:val="Commentaire"/>
      </w:pPr>
      <w:r>
        <w:rPr>
          <w:rStyle w:val="Marquedecommentaire"/>
        </w:rPr>
        <w:annotationRef/>
      </w:r>
      <w:proofErr w:type="spellStart"/>
      <w:r>
        <w:t>Décrits</w:t>
      </w:r>
      <w:proofErr w:type="spellEnd"/>
      <w:r>
        <w:t xml:space="preserve"> </w:t>
      </w:r>
      <w:proofErr w:type="spellStart"/>
      <w:r>
        <w:t>mieux</w:t>
      </w:r>
      <w:proofErr w:type="spellEnd"/>
      <w:r>
        <w:t xml:space="preserve"> les </w:t>
      </w:r>
      <w:proofErr w:type="spellStart"/>
      <w:r>
        <w:t>changements</w:t>
      </w:r>
      <w:proofErr w:type="spellEnd"/>
      <w:r>
        <w:t xml:space="preserve"> de </w:t>
      </w:r>
      <w:proofErr w:type="spellStart"/>
      <w:r>
        <w:t>température</w:t>
      </w:r>
      <w:proofErr w:type="spellEnd"/>
    </w:p>
  </w:comment>
  <w:comment w:id="579" w:author="Laurent Barillé" w:date="2024-11-28T14:10:00Z" w:initials="LB">
    <w:p w14:paraId="043F7A5A" w14:textId="0A343193" w:rsidR="00886D23" w:rsidRDefault="00886D23">
      <w:pPr>
        <w:pStyle w:val="Commentaire"/>
      </w:pPr>
      <w:r>
        <w:rPr>
          <w:rStyle w:val="Marquedecommentaire"/>
        </w:rPr>
        <w:annotationRef/>
      </w:r>
      <w:r>
        <w:t>Why?</w:t>
      </w:r>
    </w:p>
  </w:comment>
  <w:comment w:id="623" w:author="Laurent Barillé" w:date="2024-11-28T14:24:00Z" w:initials="LB">
    <w:p w14:paraId="1D2BD870" w14:textId="559DC5CE" w:rsidR="006860E2" w:rsidRDefault="006860E2">
      <w:pPr>
        <w:pStyle w:val="Commentaire"/>
      </w:pPr>
      <w:r>
        <w:rPr>
          <w:rStyle w:val="Marquedecommentaire"/>
        </w:rPr>
        <w:annotationRef/>
      </w:r>
      <w:r>
        <w:t>Increase the font size of figure 7 B</w:t>
      </w:r>
    </w:p>
  </w:comment>
  <w:comment w:id="622" w:author="Laurent Barillé" w:date="2024-11-28T14:18:00Z" w:initials="LB">
    <w:p w14:paraId="20AFAF8D" w14:textId="1088CB3E" w:rsidR="00D36482" w:rsidRDefault="00D36482">
      <w:pPr>
        <w:pStyle w:val="Commentaire"/>
      </w:pPr>
      <w:r>
        <w:rPr>
          <w:rStyle w:val="Marquedecommentaire"/>
        </w:rPr>
        <w:annotationRef/>
      </w:r>
      <w:r>
        <w:t xml:space="preserve">Mets </w:t>
      </w:r>
      <w:proofErr w:type="spellStart"/>
      <w:r>
        <w:t>une</w:t>
      </w:r>
      <w:proofErr w:type="spellEnd"/>
      <w:r>
        <w:t xml:space="preserve"> figure E à la place de D right</w:t>
      </w:r>
    </w:p>
  </w:comment>
  <w:comment w:id="841" w:author="Laurent Barillé" w:date="2024-11-28T15:36:00Z" w:initials="LB">
    <w:p w14:paraId="550ACDB1" w14:textId="77777777" w:rsidR="00F45A0A" w:rsidRDefault="00F45A0A">
      <w:pPr>
        <w:pStyle w:val="Commentaire"/>
      </w:pPr>
      <w:r>
        <w:rPr>
          <w:rStyle w:val="Marquedecommentaire"/>
        </w:rPr>
        <w:annotationRef/>
      </w:r>
      <w:r>
        <w:t>Mets les close-up au-dessus des figures.</w:t>
      </w:r>
    </w:p>
    <w:p w14:paraId="5CBA9310" w14:textId="77777777" w:rsidR="00437C8E" w:rsidRDefault="00437C8E">
      <w:pPr>
        <w:pStyle w:val="Commentaire"/>
      </w:pPr>
    </w:p>
    <w:p w14:paraId="66959A21" w14:textId="58A033FD" w:rsidR="00437C8E" w:rsidRDefault="00437C8E">
      <w:pPr>
        <w:pStyle w:val="Commentaire"/>
      </w:pPr>
      <w:proofErr w:type="spellStart"/>
      <w:r>
        <w:t>Rajoute</w:t>
      </w:r>
      <w:proofErr w:type="spellEnd"/>
      <w:r>
        <w:t xml:space="preserve"> des </w:t>
      </w:r>
      <w:proofErr w:type="spellStart"/>
      <w:r>
        <w:t>cartes</w:t>
      </w:r>
      <w:proofErr w:type="spellEnd"/>
      <w:r>
        <w:t xml:space="preserve"> de SDI</w:t>
      </w:r>
    </w:p>
  </w:comment>
  <w:comment w:id="878" w:author="Laurent Barillé" w:date="2024-11-27T18:02:00Z" w:initials="LB">
    <w:p w14:paraId="1145F0AF" w14:textId="77777777" w:rsidR="005644A3" w:rsidRDefault="005644A3">
      <w:pPr>
        <w:pStyle w:val="Commentaire"/>
      </w:pPr>
      <w:r>
        <w:rPr>
          <w:rStyle w:val="Marquedecommentaire"/>
        </w:rPr>
        <w:annotationRef/>
      </w:r>
      <w:r>
        <w:t>Increase Font size for all especially Control and Treatment</w:t>
      </w:r>
    </w:p>
    <w:p w14:paraId="6D946DB0" w14:textId="41D243CC" w:rsidR="005644A3" w:rsidRDefault="005644A3">
      <w:pPr>
        <w:pStyle w:val="Commentaire"/>
      </w:pPr>
      <w:r>
        <w:t>Increase the contrast of grey levels between high and low tide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96A014" w15:done="0"/>
  <w15:commentEx w15:paraId="40965B80" w15:done="0"/>
  <w15:commentEx w15:paraId="5704068A" w15:done="0"/>
  <w15:commentEx w15:paraId="73FA6254" w15:done="0"/>
  <w15:commentEx w15:paraId="51F405AD" w15:done="0"/>
  <w15:commentEx w15:paraId="5D6D84D0" w15:done="0"/>
  <w15:commentEx w15:paraId="71836D5D" w15:done="0"/>
  <w15:commentEx w15:paraId="7A0247FC" w15:done="0"/>
  <w15:commentEx w15:paraId="436975B5" w15:done="0"/>
  <w15:commentEx w15:paraId="68CEA0F3" w15:done="0"/>
  <w15:commentEx w15:paraId="630C0142" w15:done="0"/>
  <w15:commentEx w15:paraId="43A19ED6" w15:done="0"/>
  <w15:commentEx w15:paraId="7C0F65F4" w15:done="0"/>
  <w15:commentEx w15:paraId="611C9C88" w15:done="0"/>
  <w15:commentEx w15:paraId="7692039E" w15:done="0"/>
  <w15:commentEx w15:paraId="7DEAEACC" w15:done="0"/>
  <w15:commentEx w15:paraId="09F6B640" w15:done="0"/>
  <w15:commentEx w15:paraId="211763F9" w15:done="0"/>
  <w15:commentEx w15:paraId="14CA13F0" w15:done="0"/>
  <w15:commentEx w15:paraId="6FAA5901" w15:done="0"/>
  <w15:commentEx w15:paraId="043F7A5A" w15:done="0"/>
  <w15:commentEx w15:paraId="1D2BD870" w15:done="0"/>
  <w15:commentEx w15:paraId="20AFAF8D" w15:done="0"/>
  <w15:commentEx w15:paraId="66959A21" w15:done="0"/>
  <w15:commentEx w15:paraId="6D946D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F1CA87" w16cex:dateUtc="2024-11-27T15:42:00Z"/>
  <w16cex:commentExtensible w16cex:durableId="2AF1C044" w16cex:dateUtc="2024-11-27T14:59:00Z"/>
  <w16cex:commentExtensible w16cex:durableId="2AF1CFB3" w16cex:dateUtc="2024-11-27T16:04:00Z"/>
  <w16cex:commentExtensible w16cex:durableId="2AF1CFE9" w16cex:dateUtc="2024-11-27T16:05:00Z"/>
  <w16cex:commentExtensible w16cex:durableId="2AF1D0EA" w16cex:dateUtc="2024-11-27T16:10:00Z"/>
  <w16cex:commentExtensible w16cex:durableId="2AF1D0FF" w16cex:dateUtc="2024-11-27T16:10:00Z"/>
  <w16cex:commentExtensible w16cex:durableId="2AF1D7A8" w16cex:dateUtc="2024-11-27T16:38:00Z"/>
  <w16cex:commentExtensible w16cex:durableId="2AF1DB71" w16cex:dateUtc="2024-11-27T16:54:00Z"/>
  <w16cex:commentExtensible w16cex:durableId="2AF1DE55" w16cex:dateUtc="2024-11-27T17:07:00Z"/>
  <w16cex:commentExtensible w16cex:durableId="2AF2CF19" w16cex:dateUtc="2024-11-28T10:14:00Z"/>
  <w16cex:commentExtensible w16cex:durableId="2AF1E383" w16cex:dateUtc="2024-11-27T17:29:00Z"/>
  <w16cex:commentExtensible w16cex:durableId="2AF2B232" w16cex:dateUtc="2024-11-28T08:11:00Z"/>
  <w16cex:commentExtensible w16cex:durableId="2AF2B6E9" w16cex:dateUtc="2024-11-28T08:31:00Z"/>
  <w16cex:commentExtensible w16cex:durableId="2AF2B874" w16cex:dateUtc="2024-11-28T08:37:00Z"/>
  <w16cex:commentExtensible w16cex:durableId="2AF2BD7A" w16cex:dateUtc="2024-11-28T08:59:00Z"/>
  <w16cex:commentExtensible w16cex:durableId="2AF2BFE5" w16cex:dateUtc="2024-11-28T09:09:00Z"/>
  <w16cex:commentExtensible w16cex:durableId="2AF2C037" w16cex:dateUtc="2024-11-28T09:11:00Z"/>
  <w16cex:commentExtensible w16cex:durableId="2AF2C355" w16cex:dateUtc="2024-11-28T09:24:00Z"/>
  <w16cex:commentExtensible w16cex:durableId="2AF2CEA4" w16cex:dateUtc="2024-11-28T10:12:00Z"/>
  <w16cex:commentExtensible w16cex:durableId="2AF2F803" w16cex:dateUtc="2024-11-28T13:09:00Z"/>
  <w16cex:commentExtensible w16cex:durableId="2AF2F853" w16cex:dateUtc="2024-11-28T13:10:00Z"/>
  <w16cex:commentExtensible w16cex:durableId="2AF2FBA8" w16cex:dateUtc="2024-11-28T13:24:00Z"/>
  <w16cex:commentExtensible w16cex:durableId="2AF2FA22" w16cex:dateUtc="2024-11-28T13:18:00Z"/>
  <w16cex:commentExtensible w16cex:durableId="2AF30C88" w16cex:dateUtc="2024-11-28T14:36:00Z"/>
  <w16cex:commentExtensible w16cex:durableId="2AF1DD33" w16cex:dateUtc="2024-11-27T17: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96A014" w16cid:durableId="2AF1CA87"/>
  <w16cid:commentId w16cid:paraId="40965B80" w16cid:durableId="2AF1C044"/>
  <w16cid:commentId w16cid:paraId="5704068A" w16cid:durableId="2AF1CFB3"/>
  <w16cid:commentId w16cid:paraId="73FA6254" w16cid:durableId="2AF1CFE9"/>
  <w16cid:commentId w16cid:paraId="51F405AD" w16cid:durableId="2AF1D0EA"/>
  <w16cid:commentId w16cid:paraId="5D6D84D0" w16cid:durableId="2AF1D0FF"/>
  <w16cid:commentId w16cid:paraId="71836D5D" w16cid:durableId="2AF1D7A8"/>
  <w16cid:commentId w16cid:paraId="7A0247FC" w16cid:durableId="2AF1DB71"/>
  <w16cid:commentId w16cid:paraId="436975B5" w16cid:durableId="2AF1DE55"/>
  <w16cid:commentId w16cid:paraId="68CEA0F3" w16cid:durableId="2AF2CF19"/>
  <w16cid:commentId w16cid:paraId="630C0142" w16cid:durableId="2AF1E383"/>
  <w16cid:commentId w16cid:paraId="43A19ED6" w16cid:durableId="2AF2B232"/>
  <w16cid:commentId w16cid:paraId="7C0F65F4" w16cid:durableId="2AF2B6E9"/>
  <w16cid:commentId w16cid:paraId="611C9C88" w16cid:durableId="2AF2B874"/>
  <w16cid:commentId w16cid:paraId="7692039E" w16cid:durableId="2AF2BD7A"/>
  <w16cid:commentId w16cid:paraId="7DEAEACC" w16cid:durableId="2AF2BFE5"/>
  <w16cid:commentId w16cid:paraId="09F6B640" w16cid:durableId="2AF2C037"/>
  <w16cid:commentId w16cid:paraId="211763F9" w16cid:durableId="2AF2C355"/>
  <w16cid:commentId w16cid:paraId="14CA13F0" w16cid:durableId="2AF2CEA4"/>
  <w16cid:commentId w16cid:paraId="6FAA5901" w16cid:durableId="2AF2F803"/>
  <w16cid:commentId w16cid:paraId="043F7A5A" w16cid:durableId="2AF2F853"/>
  <w16cid:commentId w16cid:paraId="1D2BD870" w16cid:durableId="2AF2FBA8"/>
  <w16cid:commentId w16cid:paraId="20AFAF8D" w16cid:durableId="2AF2FA22"/>
  <w16cid:commentId w16cid:paraId="66959A21" w16cid:durableId="2AF30C88"/>
  <w16cid:commentId w16cid:paraId="6D946DB0" w16cid:durableId="2AF1DD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43E8B" w14:textId="77777777" w:rsidR="00BB0784" w:rsidRDefault="00BB0784">
      <w:pPr>
        <w:spacing w:after="0"/>
      </w:pPr>
      <w:r>
        <w:separator/>
      </w:r>
    </w:p>
  </w:endnote>
  <w:endnote w:type="continuationSeparator" w:id="0">
    <w:p w14:paraId="4142A326" w14:textId="77777777" w:rsidR="00BB0784" w:rsidRDefault="00BB07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3285314"/>
      <w:docPartObj>
        <w:docPartGallery w:val="Page Numbers (Bottom of Page)"/>
        <w:docPartUnique/>
      </w:docPartObj>
    </w:sdtPr>
    <w:sdtEndPr>
      <w:rPr>
        <w:noProof/>
      </w:rPr>
    </w:sdtEndPr>
    <w:sdtContent>
      <w:p w14:paraId="4EBABD01" w14:textId="77777777" w:rsidR="00F21051" w:rsidRDefault="00BB0784">
        <w:pPr>
          <w:pStyle w:val="Pieddepage"/>
          <w:jc w:val="center"/>
        </w:pPr>
        <w:r>
          <w:fldChar w:fldCharType="begin"/>
        </w:r>
        <w:r>
          <w:instrText xml:space="preserve"> PAGE   \* MERGEFORMAT </w:instrText>
        </w:r>
        <w:r>
          <w:fldChar w:fldCharType="separate"/>
        </w:r>
        <w:r>
          <w:rPr>
            <w:noProof/>
          </w:rPr>
          <w:t>1</w:t>
        </w:r>
        <w:r>
          <w:rPr>
            <w:noProof/>
          </w:rPr>
          <w:fldChar w:fldCharType="end"/>
        </w:r>
      </w:p>
    </w:sdtContent>
  </w:sdt>
  <w:p w14:paraId="6CF19D23" w14:textId="77777777" w:rsidR="00F21051" w:rsidRDefault="00BB078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33B29" w14:textId="77777777" w:rsidR="00BB0784" w:rsidRDefault="00BB0784">
      <w:pPr>
        <w:spacing w:after="0"/>
      </w:pPr>
      <w:r>
        <w:separator/>
      </w:r>
    </w:p>
  </w:footnote>
  <w:footnote w:type="continuationSeparator" w:id="0">
    <w:p w14:paraId="4532154E" w14:textId="77777777" w:rsidR="00BB0784" w:rsidRDefault="00BB0784">
      <w:pPr>
        <w:spacing w:after="0"/>
      </w:pPr>
      <w:r>
        <w:continuationSeparator/>
      </w:r>
    </w:p>
  </w:footnote>
  <w:footnote w:id="1">
    <w:p w14:paraId="15F698D8" w14:textId="77777777" w:rsidR="00F71A7F" w:rsidRDefault="00BB0784">
      <w:pPr>
        <w:pStyle w:val="Notedebasdepage"/>
      </w:pPr>
      <w:r>
        <w:rPr>
          <w:rStyle w:val="Appelnotedebasdep"/>
        </w:rPr>
        <w:footnoteRef/>
      </w:r>
      <w:r>
        <w:t xml:space="preserve"> </w:t>
      </w:r>
      <w:proofErr w:type="spellStart"/>
      <w:r>
        <w:t>Institut</w:t>
      </w:r>
      <w:proofErr w:type="spellEnd"/>
      <w:r>
        <w:t xml:space="preserve"> des Substances et Organismes de la Mer, ISOMer, Nantes Université, UR 2160, F-44000 Nantes, France</w:t>
      </w:r>
    </w:p>
  </w:footnote>
  <w:footnote w:id="2">
    <w:p w14:paraId="305255A2" w14:textId="77777777" w:rsidR="00F71A7F" w:rsidRDefault="00BB0784">
      <w:pPr>
        <w:pStyle w:val="Notedebasdepage"/>
      </w:pPr>
      <w:r>
        <w:rPr>
          <w:rStyle w:val="Appelnotedebasdep"/>
        </w:rPr>
        <w:footnoteRef/>
      </w:r>
      <w:r>
        <w:t xml:space="preserve"> Consiglio Nazionale delle Ricerche, Istituto di Scienze Marine (CNR-ISMAR), 00133 Rome, Italy</w:t>
      </w:r>
    </w:p>
  </w:footnote>
  <w:footnote w:id="3">
    <w:p w14:paraId="61AC0669" w14:textId="77777777" w:rsidR="00F71A7F" w:rsidRDefault="00BB0784">
      <w:pPr>
        <w:pStyle w:val="Notedebasdepage"/>
      </w:pPr>
      <w:r>
        <w:rPr>
          <w:rStyle w:val="Appelnotedebasdep"/>
        </w:rPr>
        <w:footnoteRef/>
      </w:r>
      <w:r>
        <w:t xml:space="preserve"> Bio-littoral, Immeuble Le Nevada, 2 Rue du Château</w:t>
      </w:r>
      <w:r>
        <w:t xml:space="preserve"> de l’Eraudière, 44300 Nantes, France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2106D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0"/>
  </w:num>
  <w:num w:numId="3">
    <w:abstractNumId w:val="1"/>
  </w:num>
  <w:num w:numId="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urent Barillé">
    <w15:presenceInfo w15:providerId="AD" w15:userId="S::laurent.barille@univ-nantes.fr::19d23061-32e2-4a97-b2dc-9729a2b8e2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A7F"/>
    <w:rsid w:val="00012F3A"/>
    <w:rsid w:val="000B5335"/>
    <w:rsid w:val="00135FC6"/>
    <w:rsid w:val="001F0A64"/>
    <w:rsid w:val="001F22AB"/>
    <w:rsid w:val="002368D4"/>
    <w:rsid w:val="00290236"/>
    <w:rsid w:val="002C0B65"/>
    <w:rsid w:val="00330165"/>
    <w:rsid w:val="00333CE4"/>
    <w:rsid w:val="00437C8E"/>
    <w:rsid w:val="00467552"/>
    <w:rsid w:val="00475442"/>
    <w:rsid w:val="004A3E8F"/>
    <w:rsid w:val="004E4EC0"/>
    <w:rsid w:val="0051193E"/>
    <w:rsid w:val="00541031"/>
    <w:rsid w:val="005644A3"/>
    <w:rsid w:val="00595542"/>
    <w:rsid w:val="0060403A"/>
    <w:rsid w:val="00647DD3"/>
    <w:rsid w:val="0065097F"/>
    <w:rsid w:val="00660152"/>
    <w:rsid w:val="006860E2"/>
    <w:rsid w:val="0069178D"/>
    <w:rsid w:val="006B2DA4"/>
    <w:rsid w:val="007C4338"/>
    <w:rsid w:val="007F35F4"/>
    <w:rsid w:val="00886D23"/>
    <w:rsid w:val="008C1625"/>
    <w:rsid w:val="009148F0"/>
    <w:rsid w:val="009447BD"/>
    <w:rsid w:val="00994C6C"/>
    <w:rsid w:val="009E6C7B"/>
    <w:rsid w:val="00A06879"/>
    <w:rsid w:val="00A101F6"/>
    <w:rsid w:val="00A35DD7"/>
    <w:rsid w:val="00A60DD0"/>
    <w:rsid w:val="00A63A62"/>
    <w:rsid w:val="00A97A57"/>
    <w:rsid w:val="00AA53A1"/>
    <w:rsid w:val="00B2751F"/>
    <w:rsid w:val="00B34D46"/>
    <w:rsid w:val="00BB0784"/>
    <w:rsid w:val="00BC414F"/>
    <w:rsid w:val="00BF1D86"/>
    <w:rsid w:val="00BF2D3F"/>
    <w:rsid w:val="00C62C98"/>
    <w:rsid w:val="00CE05BD"/>
    <w:rsid w:val="00D36482"/>
    <w:rsid w:val="00D74E82"/>
    <w:rsid w:val="00DD7446"/>
    <w:rsid w:val="00DF43A9"/>
    <w:rsid w:val="00DF487F"/>
    <w:rsid w:val="00E11715"/>
    <w:rsid w:val="00E60EE2"/>
    <w:rsid w:val="00E90884"/>
    <w:rsid w:val="00EA6671"/>
    <w:rsid w:val="00EC5420"/>
    <w:rsid w:val="00EF69A6"/>
    <w:rsid w:val="00F4252B"/>
    <w:rsid w:val="00F45A0A"/>
    <w:rsid w:val="00F6241F"/>
    <w:rsid w:val="00F71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8648D5"/>
  <w15:docId w15:val="{ED0791ED-389B-4A09-9FD6-24D4C3267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758"/>
    <w:rPr>
      <w:rFonts w:ascii="Palatino Linotype" w:hAnsi="Palatino Linotype"/>
    </w:rPr>
  </w:style>
  <w:style w:type="paragraph" w:styleId="Titre1">
    <w:name w:val="heading 1"/>
    <w:basedOn w:val="Normal"/>
    <w:next w:val="Corpsdetexte"/>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Titre2">
    <w:name w:val="heading 2"/>
    <w:basedOn w:val="Normal"/>
    <w:next w:val="Corpsdetexte"/>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Titre3">
    <w:name w:val="heading 3"/>
    <w:basedOn w:val="Normal"/>
    <w:next w:val="Corpsdetexte"/>
    <w:autoRedefine/>
    <w:uiPriority w:val="9"/>
    <w:unhideWhenUsed/>
    <w:qFormat/>
    <w:rsid w:val="004E4EC0"/>
    <w:pPr>
      <w:keepNext/>
      <w:keepLines/>
      <w:spacing w:before="200" w:after="0"/>
      <w:outlineLvl w:val="2"/>
      <w:pPrChange w:id="0" w:author="" w:date="2024-11-28T09:53:00Z">
        <w:pPr>
          <w:keepNext/>
          <w:keepLines/>
          <w:spacing w:before="200"/>
          <w:outlineLvl w:val="2"/>
        </w:pPr>
      </w:pPrChange>
    </w:pPr>
    <w:rPr>
      <w:rFonts w:eastAsiaTheme="majorEastAsia" w:cstheme="majorBidi"/>
      <w:b/>
      <w:bCs/>
      <w:color w:val="000000" w:themeColor="text1"/>
      <w:rPrChange w:id="0" w:author="" w:date="2024-11-28T09:53:00Z">
        <w:rPr>
          <w:rFonts w:ascii="Palatino Linotype" w:eastAsiaTheme="majorEastAsia" w:hAnsi="Palatino Linotype" w:cstheme="majorBidi"/>
          <w:b/>
          <w:bCs/>
          <w:color w:val="000000" w:themeColor="text1"/>
          <w:sz w:val="24"/>
          <w:szCs w:val="24"/>
          <w:lang w:val="en-US" w:eastAsia="en-US" w:bidi="ar-SA"/>
        </w:rPr>
      </w:rPrChange>
    </w:rPr>
  </w:style>
  <w:style w:type="paragraph" w:styleId="Titre4">
    <w:name w:val="heading 4"/>
    <w:basedOn w:val="Normal"/>
    <w:next w:val="Corpsdetexte"/>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autoRedefine/>
    <w:qFormat/>
    <w:rsid w:val="0065097F"/>
    <w:pPr>
      <w:spacing w:before="60" w:after="60" w:line="360" w:lineRule="auto"/>
      <w:ind w:firstLine="720"/>
      <w:contextualSpacing/>
      <w:pPrChange w:id="1" w:author="Laurent Barillé" w:date="2024-11-28T09:33:00Z">
        <w:pPr>
          <w:spacing w:before="60" w:after="60" w:line="360" w:lineRule="auto"/>
          <w:ind w:firstLine="720"/>
          <w:contextualSpacing/>
        </w:pPr>
      </w:pPrChange>
    </w:pPr>
    <w:rPr>
      <w:rPrChange w:id="1" w:author="Laurent Barillé" w:date="2024-11-28T09:33:00Z">
        <w:rPr>
          <w:rFonts w:ascii="Palatino Linotype" w:eastAsiaTheme="minorHAnsi" w:hAnsi="Palatino Linotype" w:cstheme="minorBidi"/>
          <w:sz w:val="24"/>
          <w:szCs w:val="24"/>
          <w:lang w:val="en-US" w:eastAsia="en-US" w:bidi="ar-SA"/>
        </w:rPr>
      </w:rPrChange>
    </w:rPr>
  </w:style>
  <w:style w:type="paragraph" w:customStyle="1" w:styleId="FirstParagraph">
    <w:name w:val="First Paragraph"/>
    <w:basedOn w:val="Corpsdetexte"/>
    <w:next w:val="Corpsdetexte"/>
    <w:autoRedefine/>
    <w:qFormat/>
    <w:rsid w:val="00D74E82"/>
    <w:pPr>
      <w:ind w:firstLine="0"/>
      <w:pPrChange w:id="2" w:author="Laurent Barillé" w:date="2024-11-28T15:26:00Z">
        <w:pPr>
          <w:spacing w:before="60" w:after="60" w:line="360" w:lineRule="auto"/>
          <w:contextualSpacing/>
        </w:pPr>
      </w:pPrChange>
    </w:pPr>
    <w:rPr>
      <w:rPrChange w:id="2" w:author="Laurent Barillé" w:date="2024-11-28T15:26:00Z">
        <w:rPr>
          <w:rFonts w:ascii="Palatino Linotype" w:eastAsiaTheme="minorHAnsi" w:hAnsi="Palatino Linotype" w:cstheme="minorBidi"/>
          <w:sz w:val="24"/>
          <w:szCs w:val="24"/>
          <w:lang w:val="en-US" w:eastAsia="en-US" w:bidi="ar-SA"/>
        </w:rPr>
      </w:rPrChange>
    </w:rPr>
  </w:style>
  <w:style w:type="paragraph" w:customStyle="1" w:styleId="Compact">
    <w:name w:val="Compact"/>
    <w:basedOn w:val="Corpsdetexte"/>
    <w:autoRedefine/>
    <w:qFormat/>
    <w:rsid w:val="00D74E82"/>
    <w:pPr>
      <w:spacing w:before="0" w:after="0" w:line="240" w:lineRule="auto"/>
      <w:ind w:firstLine="0"/>
      <w:pPrChange w:id="3" w:author="Laurent Barillé" w:date="2024-11-28T15:25:00Z">
        <w:pPr>
          <w:contextualSpacing/>
        </w:pPr>
      </w:pPrChange>
    </w:pPr>
    <w:rPr>
      <w:sz w:val="20"/>
      <w:rPrChange w:id="3" w:author="Laurent Barillé" w:date="2024-11-28T15:25:00Z">
        <w:rPr>
          <w:rFonts w:ascii="Palatino Linotype" w:eastAsiaTheme="minorHAnsi" w:hAnsi="Palatino Linotype" w:cstheme="minorBidi"/>
          <w:szCs w:val="24"/>
          <w:lang w:val="en-US" w:eastAsia="en-US" w:bidi="ar-SA"/>
        </w:rPr>
      </w:rPrChange>
    </w:rPr>
  </w:style>
  <w:style w:type="paragraph" w:styleId="Titre">
    <w:name w:val="Title"/>
    <w:basedOn w:val="Normal"/>
    <w:next w:val="Corpsdetexte"/>
    <w:autoRedefine/>
    <w:qFormat/>
    <w:rsid w:val="00AC6758"/>
    <w:pPr>
      <w:keepNext/>
      <w:keepLines/>
      <w:spacing w:before="480" w:after="240"/>
    </w:pPr>
    <w:rPr>
      <w:rFonts w:eastAsiaTheme="majorEastAsia" w:cstheme="majorBidi"/>
      <w:b/>
      <w:bCs/>
      <w:sz w:val="36"/>
      <w:szCs w:val="36"/>
    </w:rPr>
  </w:style>
  <w:style w:type="paragraph" w:styleId="Sous-titre">
    <w:name w:val="Subtitle"/>
    <w:basedOn w:val="Titre"/>
    <w:next w:val="Corpsdetexte"/>
    <w:autoRedefine/>
    <w:qFormat/>
    <w:rsid w:val="00AC6758"/>
    <w:pPr>
      <w:spacing w:before="240"/>
      <w:jc w:val="center"/>
    </w:pPr>
    <w:rPr>
      <w:sz w:val="30"/>
      <w:szCs w:val="30"/>
    </w:rPr>
  </w:style>
  <w:style w:type="paragraph" w:customStyle="1" w:styleId="Author">
    <w:name w:val="Author"/>
    <w:next w:val="Corpsdetexte"/>
    <w:autoRedefine/>
    <w:qFormat/>
    <w:rsid w:val="00AC6758"/>
    <w:pPr>
      <w:keepNext/>
      <w:keepLines/>
    </w:pPr>
    <w:rPr>
      <w:rFonts w:ascii="Arial Black" w:hAnsi="Arial Black"/>
    </w:rPr>
  </w:style>
  <w:style w:type="paragraph" w:styleId="Date">
    <w:name w:val="Date"/>
    <w:next w:val="Corpsdetexte"/>
    <w:autoRedefine/>
    <w:qFormat/>
    <w:rsid w:val="00AC6758"/>
    <w:pPr>
      <w:keepNext/>
      <w:keepLines/>
    </w:pPr>
  </w:style>
  <w:style w:type="paragraph" w:customStyle="1" w:styleId="Abstract">
    <w:name w:val="Abstract"/>
    <w:basedOn w:val="Normal"/>
    <w:next w:val="Corpsdetexte"/>
    <w:autoRedefine/>
    <w:qFormat/>
    <w:rsid w:val="0069178D"/>
    <w:pPr>
      <w:keepNext/>
      <w:keepLines/>
      <w:spacing w:before="300" w:after="300"/>
    </w:pPr>
  </w:style>
  <w:style w:type="paragraph" w:styleId="Bibliographie">
    <w:name w:val="Bibliography"/>
    <w:basedOn w:val="Normal"/>
    <w:autoRedefine/>
    <w:qFormat/>
    <w:rsid w:val="00AC6758"/>
  </w:style>
  <w:style w:type="paragraph" w:styleId="Normalcentr">
    <w:name w:val="Block Text"/>
    <w:basedOn w:val="Corpsdetexte"/>
    <w:next w:val="Corpsdetexte"/>
    <w:uiPriority w:val="9"/>
    <w:unhideWhenUsed/>
    <w:qFormat/>
    <w:rsid w:val="00AC6758"/>
    <w:pPr>
      <w:spacing w:before="100" w:after="100"/>
      <w:ind w:left="480" w:right="480"/>
    </w:pPr>
  </w:style>
  <w:style w:type="paragraph" w:styleId="Notedebasdepage">
    <w:name w:val="footnote text"/>
    <w:basedOn w:val="Normal"/>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En-tte">
    <w:name w:val="header"/>
    <w:basedOn w:val="Normal"/>
    <w:link w:val="En-tteCar"/>
    <w:unhideWhenUsed/>
    <w:rsid w:val="00F21051"/>
    <w:pPr>
      <w:tabs>
        <w:tab w:val="center" w:pos="4680"/>
        <w:tab w:val="right" w:pos="9360"/>
      </w:tabs>
      <w:spacing w:after="0"/>
    </w:pPr>
  </w:style>
  <w:style w:type="character" w:customStyle="1" w:styleId="En-tteCar">
    <w:name w:val="En-tête Car"/>
    <w:basedOn w:val="Policepardfaut"/>
    <w:link w:val="En-tte"/>
    <w:rsid w:val="00F21051"/>
    <w:rPr>
      <w:rFonts w:ascii="Palatino Linotype" w:hAnsi="Palatino Linotype"/>
    </w:rPr>
  </w:style>
  <w:style w:type="paragraph" w:styleId="Pieddepage">
    <w:name w:val="footer"/>
    <w:basedOn w:val="Normal"/>
    <w:link w:val="PieddepageCar"/>
    <w:uiPriority w:val="99"/>
    <w:unhideWhenUsed/>
    <w:rsid w:val="00F21051"/>
    <w:pPr>
      <w:tabs>
        <w:tab w:val="center" w:pos="4680"/>
        <w:tab w:val="right" w:pos="9360"/>
      </w:tabs>
      <w:spacing w:after="0"/>
    </w:pPr>
  </w:style>
  <w:style w:type="character" w:customStyle="1" w:styleId="PieddepageCar">
    <w:name w:val="Pied de page Car"/>
    <w:basedOn w:val="Policepardfaut"/>
    <w:link w:val="Pieddepage"/>
    <w:uiPriority w:val="99"/>
    <w:rsid w:val="00F21051"/>
    <w:rPr>
      <w:rFonts w:ascii="Palatino Linotype" w:hAnsi="Palatino Linotype"/>
    </w:rPr>
  </w:style>
  <w:style w:type="character" w:styleId="Marquedecommentaire">
    <w:name w:val="annotation reference"/>
    <w:basedOn w:val="Policepardfaut"/>
    <w:semiHidden/>
    <w:unhideWhenUsed/>
    <w:rsid w:val="00541031"/>
    <w:rPr>
      <w:sz w:val="16"/>
      <w:szCs w:val="16"/>
    </w:rPr>
  </w:style>
  <w:style w:type="paragraph" w:styleId="Commentaire">
    <w:name w:val="annotation text"/>
    <w:basedOn w:val="Normal"/>
    <w:link w:val="CommentaireCar"/>
    <w:semiHidden/>
    <w:unhideWhenUsed/>
    <w:rsid w:val="00541031"/>
    <w:rPr>
      <w:sz w:val="20"/>
      <w:szCs w:val="20"/>
    </w:rPr>
  </w:style>
  <w:style w:type="character" w:customStyle="1" w:styleId="CommentaireCar">
    <w:name w:val="Commentaire Car"/>
    <w:basedOn w:val="Policepardfaut"/>
    <w:link w:val="Commentaire"/>
    <w:semiHidden/>
    <w:rsid w:val="00541031"/>
    <w:rPr>
      <w:rFonts w:ascii="Palatino Linotype" w:hAnsi="Palatino Linotype"/>
      <w:sz w:val="20"/>
      <w:szCs w:val="20"/>
    </w:rPr>
  </w:style>
  <w:style w:type="paragraph" w:styleId="Objetducommentaire">
    <w:name w:val="annotation subject"/>
    <w:basedOn w:val="Commentaire"/>
    <w:next w:val="Commentaire"/>
    <w:link w:val="ObjetducommentaireCar"/>
    <w:semiHidden/>
    <w:unhideWhenUsed/>
    <w:rsid w:val="00541031"/>
    <w:rPr>
      <w:b/>
      <w:bCs/>
    </w:rPr>
  </w:style>
  <w:style w:type="character" w:customStyle="1" w:styleId="ObjetducommentaireCar">
    <w:name w:val="Objet du commentaire Car"/>
    <w:basedOn w:val="CommentaireCar"/>
    <w:link w:val="Objetducommentaire"/>
    <w:semiHidden/>
    <w:rsid w:val="00541031"/>
    <w:rPr>
      <w:rFonts w:ascii="Palatino Linotype" w:hAnsi="Palatino Linotype"/>
      <w:b/>
      <w:bCs/>
      <w:sz w:val="20"/>
      <w:szCs w:val="20"/>
    </w:rPr>
  </w:style>
  <w:style w:type="character" w:styleId="Mentionnonrsolue">
    <w:name w:val="Unresolved Mention"/>
    <w:basedOn w:val="Policepardfaut"/>
    <w:uiPriority w:val="99"/>
    <w:semiHidden/>
    <w:unhideWhenUsed/>
    <w:rsid w:val="00333CE4"/>
    <w:rPr>
      <w:color w:val="605E5C"/>
      <w:shd w:val="clear" w:color="auto" w:fill="E1DFDD"/>
    </w:rPr>
  </w:style>
  <w:style w:type="paragraph" w:styleId="Rvision">
    <w:name w:val="Revision"/>
    <w:hidden/>
    <w:semiHidden/>
    <w:rsid w:val="0065097F"/>
    <w:pPr>
      <w:spacing w:after="0"/>
    </w:pPr>
    <w:rPr>
      <w:rFonts w:ascii="Palatino Linotype" w:hAnsi="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doi.org/10.18637/jss.v076.i01" TargetMode="External"/><Relationship Id="rId39" Type="http://schemas.openxmlformats.org/officeDocument/2006/relationships/hyperlink" Target="https://doi.org/10.1111/gcb.14282" TargetMode="External"/><Relationship Id="rId21" Type="http://schemas.openxmlformats.org/officeDocument/2006/relationships/image" Target="media/image10.png"/><Relationship Id="rId34" Type="http://schemas.openxmlformats.org/officeDocument/2006/relationships/hyperlink" Target="https://doi.org/10.1016/S0304-4238(05)80016-0" TargetMode="External"/><Relationship Id="rId42" Type="http://schemas.openxmlformats.org/officeDocument/2006/relationships/hyperlink" Target="https://doi.org/10.1029/2023GL103540" TargetMode="External"/><Relationship Id="rId47" Type="http://schemas.openxmlformats.org/officeDocument/2006/relationships/hyperlink" Target="https://doi.org/10.1038/s41558-019-0412-1" TargetMode="External"/><Relationship Id="rId50" Type="http://schemas.openxmlformats.org/officeDocument/2006/relationships/footer" Target="footer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doi.org/10.1038/s43247-024-01543-z" TargetMode="External"/><Relationship Id="rId11" Type="http://schemas.openxmlformats.org/officeDocument/2006/relationships/image" Target="media/image1.png"/><Relationship Id="rId24" Type="http://schemas.openxmlformats.org/officeDocument/2006/relationships/hyperlink" Target="https://doi.org/10.3354/meps14588" TargetMode="External"/><Relationship Id="rId32" Type="http://schemas.openxmlformats.org/officeDocument/2006/relationships/hyperlink" Target="https://doi.org/10.1073/pnas.0402642101" TargetMode="External"/><Relationship Id="rId37" Type="http://schemas.openxmlformats.org/officeDocument/2006/relationships/hyperlink" Target="https://doi.org/10.1038/s41598-019-50643-w" TargetMode="External"/><Relationship Id="rId40" Type="http://schemas.openxmlformats.org/officeDocument/2006/relationships/hyperlink" Target="https://www.R-project.org/" TargetMode="External"/><Relationship Id="rId45" Type="http://schemas.openxmlformats.org/officeDocument/2006/relationships/hyperlink" Target="https://services.data.shom.fr/geonetwork/srv/fre/catalog.search" TargetMode="External"/><Relationship Id="rId53" Type="http://schemas.openxmlformats.org/officeDocument/2006/relationships/theme" Target="theme/theme1.xml"/><Relationship Id="rId5" Type="http://schemas.openxmlformats.org/officeDocument/2006/relationships/footnotes" Target="footnotes.xml"/><Relationship Id="rId10" Type="http://schemas.microsoft.com/office/2018/08/relationships/commentsExtensible" Target="commentsExtensible.xml"/><Relationship Id="rId19" Type="http://schemas.openxmlformats.org/officeDocument/2006/relationships/image" Target="media/image8.png"/><Relationship Id="rId31" Type="http://schemas.openxmlformats.org/officeDocument/2006/relationships/hyperlink" Target="https://doi.org/10.1002/aqc.4210" TargetMode="External"/><Relationship Id="rId44" Type="http://schemas.openxmlformats.org/officeDocument/2006/relationships/hyperlink" Target="https://diffusion.shom.fr/references-altimetriques-maritimes-ram.html" TargetMode="External"/><Relationship Id="rId52"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github.com/SigOiry/HeatWave_Seagrasses/blob/main/Scripts/MeteoFrance_Extraction.qmd" TargetMode="External"/><Relationship Id="rId22" Type="http://schemas.openxmlformats.org/officeDocument/2006/relationships/image" Target="media/image11.png"/><Relationship Id="rId27" Type="http://schemas.openxmlformats.org/officeDocument/2006/relationships/hyperlink" Target="https://doi.org/10.48670/moi-00311" TargetMode="External"/><Relationship Id="rId30" Type="http://schemas.openxmlformats.org/officeDocument/2006/relationships/hyperlink" Target="https://doi.org/10.1016/j.rse.2024.114340" TargetMode="External"/><Relationship Id="rId35" Type="http://schemas.openxmlformats.org/officeDocument/2006/relationships/hyperlink" Target="https://doi.org/10.1016/S0034-4257(70)80021-9" TargetMode="External"/><Relationship Id="rId43" Type="http://schemas.openxmlformats.org/officeDocument/2006/relationships/hyperlink" Target="https://doi.org/10.21105/joss.00821" TargetMode="External"/><Relationship Id="rId48" Type="http://schemas.openxmlformats.org/officeDocument/2006/relationships/hyperlink" Target="https://doi.org/10.1152/physiol.00040.2018" TargetMode="External"/><Relationship Id="rId8" Type="http://schemas.microsoft.com/office/2011/relationships/commentsExtended" Target="commentsExtended.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doi.org/10.18637/jss.v100.i05" TargetMode="External"/><Relationship Id="rId33" Type="http://schemas.openxmlformats.org/officeDocument/2006/relationships/hyperlink" Target="https://www.ioc-sealevelmonitoring.org/station.php?code=lecy" TargetMode="External"/><Relationship Id="rId38" Type="http://schemas.openxmlformats.org/officeDocument/2006/relationships/hyperlink" Target="https://doi.org/10.3389/fmars.2019.00734" TargetMode="External"/><Relationship Id="rId46" Type="http://schemas.openxmlformats.org/officeDocument/2006/relationships/hyperlink" Target="https://doi.org/10.1038/s41467-022-35571-0" TargetMode="External"/><Relationship Id="rId20" Type="http://schemas.openxmlformats.org/officeDocument/2006/relationships/image" Target="media/image9.png"/><Relationship Id="rId41" Type="http://schemas.openxmlformats.org/officeDocument/2006/relationships/hyperlink" Target="https://doi.org/10.1073/pnas.0500008102"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1007/s11099-007-0084-3" TargetMode="External"/><Relationship Id="rId36" Type="http://schemas.openxmlformats.org/officeDocument/2006/relationships/hyperlink" Target="https://www.malvernpanalytical.com/en/support/product-support/software/rs3" TargetMode="External"/><Relationship Id="rId49" Type="http://schemas.openxmlformats.org/officeDocument/2006/relationships/hyperlink" Target="https://doi.org/10.1002/rse2.3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1418</TotalTime>
  <Pages>42</Pages>
  <Words>11618</Words>
  <Characters>68785</Characters>
  <Application>Microsoft Office Word</Application>
  <DocSecurity>0</DocSecurity>
  <Lines>1074</Lines>
  <Paragraphs>269</Paragraphs>
  <ScaleCrop>false</ScaleCrop>
  <HeadingPairs>
    <vt:vector size="6" baseType="variant">
      <vt:variant>
        <vt:lpstr>Titre</vt:lpstr>
      </vt:variant>
      <vt:variant>
        <vt:i4>1</vt:i4>
      </vt:variant>
      <vt:variant>
        <vt:lpstr>Title</vt:lpstr>
      </vt:variant>
      <vt:variant>
        <vt:i4>1</vt:i4>
      </vt:variant>
      <vt:variant>
        <vt:lpstr>Headings</vt:lpstr>
      </vt:variant>
      <vt:variant>
        <vt:i4>2</vt:i4>
      </vt:variant>
    </vt:vector>
  </HeadingPairs>
  <TitlesOfParts>
    <vt:vector size="4" baseType="lpstr">
      <vt:lpstr>Effect of Marine and Atmospheric Heatwaves on Reflectance of Intertidal Zostera noltei</vt:lpstr>
      <vt:lpstr>Here is a document</vt:lpstr>
      <vt:lpstr>    1 Quarto</vt:lpstr>
      <vt:lpstr>    2 Running Code</vt:lpstr>
    </vt:vector>
  </TitlesOfParts>
  <Company/>
  <LinksUpToDate>false</LinksUpToDate>
  <CharactersWithSpaces>80134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 of Marine and Atmospheric Heatwaves on Reflectance of Intertidal Zostera noltei</dc:title>
  <dc:creator>Simon Oiry;Bede Ffinian Rowe Davies¹;Philippe Rosa¹;Augustin Debly¹;Maria Laura Zoffoli;Anne-Laure Barillé;Nicolas Harin³;Pierre Gernez¹;Laurent Barillé¹</dc:creator>
  <cp:keywords>Remote Sensing, Pigment Composition, Seagrass, Coastal Ecosystems, Heatwaves</cp:keywords>
  <cp:lastModifiedBy>Laurent Barillé</cp:lastModifiedBy>
  <cp:revision>35</cp:revision>
  <dcterms:created xsi:type="dcterms:W3CDTF">2024-11-27T14:59:00Z</dcterms:created>
  <dcterms:modified xsi:type="dcterms:W3CDTF">2024-11-28T14:42:00Z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Seagrasses are critical to coastal ecosystems, providing habitat, stabilizing sediments, and aiding carbon sequestration. Climate change has increased the frequency and intensity of heatwaves, potentially threatening seagrass health. This study investigates the impact of marine and atmospheric heatwaves on the reflectance of the intertidal seagrass Zostera noltei. We performed laboratory experiments, exposing Z.noltei samples to controlled heatwave conditions while measuring hyperspectral reflectance to assess impact over time. We found that heatwaves induced significant declines in seagrass reflectance, particularly in the green and near-infrared regions Furthemore, key vegetation indices, such as the Normalized Difference Vegetation Index (NDVI) and Green Leaf Index (GLI), displayed marked reductions under heatwave stress, with NDVI values decreasing by up to 34% and GLI by 57%. A novel Seagrass Darkening Index (SDI) was developed to identify seagrass darkening, showing a strong correlation with heatwave exposure. This research suggests that spectral monitoring can effectively track the early impacts of heatwaves on seagrasses, providing a valuable tool for remote sensing-based habitat assessment. Multispectral satellite observations confirmed these findings, showing widespread seagrass darkening during atmospheric and marine heatwave events in Quiberon, France. Darkened seagrasses were observed in areas within the intertidal zone that were exposed to the atmospheric heatwave for more than 13.5 hours a day. This work highlights the need for continuous monitoring of seagrass meadows under the current and future climate regimes, underscoring the potential of remote sensing to capture rapid environmental changes in intertidal zones.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2024-11-14</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plain-language-summary">
    <vt:lpwstr>To be written</vt:lpwstr>
  </property>
  <property fmtid="{D5CDD505-2E9C-101B-9397-08002B2CF9AE}" pid="24" name="quarto-internal">
    <vt:lpwstr/>
  </property>
  <property fmtid="{D5CDD505-2E9C-101B-9397-08002B2CF9AE}" pid="25" name="remove-hidden">
    <vt:lpwstr>all</vt:lpwstr>
  </property>
  <property fmtid="{D5CDD505-2E9C-101B-9397-08002B2CF9AE}" pid="26" name="resources">
    <vt:lpwstr/>
  </property>
  <property fmtid="{D5CDD505-2E9C-101B-9397-08002B2CF9AE}" pid="27" name="shorttitle">
    <vt:lpwstr>Effect of heatwaves on seagrasses</vt:lpwstr>
  </property>
  <property fmtid="{D5CDD505-2E9C-101B-9397-08002B2CF9AE}" pid="28" name="template-partials">
    <vt:lpwstr/>
  </property>
  <property fmtid="{D5CDD505-2E9C-101B-9397-08002B2CF9AE}" pid="29" name="theme">
    <vt:lpwstr>cosmo</vt:lpwstr>
  </property>
  <property fmtid="{D5CDD505-2E9C-101B-9397-08002B2CF9AE}" pid="30" name="title-block-style">
    <vt:lpwstr>manuscript</vt:lpwstr>
  </property>
  <property fmtid="{D5CDD505-2E9C-101B-9397-08002B2CF9AE}" pid="31" name="toc-title">
    <vt:lpwstr>Table of contents</vt:lpwstr>
  </property>
  <property fmtid="{D5CDD505-2E9C-101B-9397-08002B2CF9AE}" pid="32" name="unroll-markdown-cells">
    <vt:lpwstr>True</vt:lpwstr>
  </property>
  <property fmtid="{D5CDD505-2E9C-101B-9397-08002B2CF9AE}" pid="33" name="GrammarlyDocumentId">
    <vt:lpwstr>76654fe1-9949-40f2-be87-f03a31b895b6</vt:lpwstr>
  </property>
</Properties>
</file>