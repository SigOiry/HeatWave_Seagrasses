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D149D" w14:textId="77777777" w:rsidR="008B4DF2" w:rsidRDefault="00000000">
      <w:pPr>
        <w:pStyle w:val="Titre"/>
      </w:pPr>
      <w:r>
        <w:t xml:space="preserve">Impact of Marine and Atmospheric Heatwaves on Intertidal Seagrass: Experimental </w:t>
      </w:r>
      <w:proofErr w:type="spellStart"/>
      <w:r>
        <w:t>Spectroradiometry</w:t>
      </w:r>
      <w:proofErr w:type="spellEnd"/>
      <w:r>
        <w:t xml:space="preserve"> and Satellite-Based </w:t>
      </w:r>
      <w:commentRangeStart w:id="1"/>
      <w:r>
        <w:t>Insights</w:t>
      </w:r>
      <w:commentRangeEnd w:id="1"/>
      <w:r w:rsidR="006E63B5">
        <w:rPr>
          <w:rStyle w:val="Marquedecommentaire"/>
          <w:rFonts w:eastAsiaTheme="minorHAnsi" w:cstheme="minorBidi"/>
          <w:b w:val="0"/>
          <w:bCs w:val="0"/>
        </w:rPr>
        <w:commentReference w:id="1"/>
      </w:r>
    </w:p>
    <w:p w14:paraId="038C8E06" w14:textId="77777777" w:rsidR="008B4DF2" w:rsidRDefault="00000000">
      <w:pPr>
        <w:pStyle w:val="Author"/>
      </w:pPr>
      <w:r>
        <w:t>Simon Oiry</w:t>
      </w:r>
      <w:r>
        <w:rPr>
          <w:rStyle w:val="Appelnotedebasdep"/>
        </w:rPr>
        <w:footnoteReference w:id="1"/>
      </w:r>
    </w:p>
    <w:p w14:paraId="42313E7E" w14:textId="77777777" w:rsidR="008B4DF2" w:rsidRDefault="00000000">
      <w:pPr>
        <w:pStyle w:val="Author"/>
      </w:pPr>
      <w:r>
        <w:t xml:space="preserve">Bede </w:t>
      </w:r>
      <w:proofErr w:type="spellStart"/>
      <w:r>
        <w:t>Ffinian</w:t>
      </w:r>
      <w:proofErr w:type="spellEnd"/>
      <w:r>
        <w:t xml:space="preserve"> Rowe Davies¹</w:t>
      </w:r>
    </w:p>
    <w:p w14:paraId="76373818" w14:textId="77777777" w:rsidR="008B4DF2" w:rsidRPr="008B4409" w:rsidRDefault="00000000">
      <w:pPr>
        <w:pStyle w:val="Author"/>
        <w:rPr>
          <w:lang w:val="fr-FR"/>
          <w:rPrChange w:id="6" w:author="Marta Román Geada" w:date="2025-02-17T08:13:00Z" w16du:dateUtc="2025-02-17T08:13:00Z">
            <w:rPr/>
          </w:rPrChange>
        </w:rPr>
      </w:pPr>
      <w:r w:rsidRPr="008B4409">
        <w:rPr>
          <w:lang w:val="fr-FR"/>
          <w:rPrChange w:id="7" w:author="Marta Román Geada" w:date="2025-02-17T08:13:00Z" w16du:dateUtc="2025-02-17T08:13:00Z">
            <w:rPr/>
          </w:rPrChange>
        </w:rPr>
        <w:t>Philippe Rosa¹</w:t>
      </w:r>
    </w:p>
    <w:p w14:paraId="3F6FE622" w14:textId="77777777" w:rsidR="008B4DF2" w:rsidRPr="008B4409" w:rsidRDefault="00000000">
      <w:pPr>
        <w:pStyle w:val="Author"/>
        <w:rPr>
          <w:lang w:val="fr-FR"/>
          <w:rPrChange w:id="8" w:author="Marta Román Geada" w:date="2025-02-17T08:13:00Z" w16du:dateUtc="2025-02-17T08:13:00Z">
            <w:rPr/>
          </w:rPrChange>
        </w:rPr>
      </w:pPr>
      <w:r w:rsidRPr="008B4409">
        <w:rPr>
          <w:lang w:val="fr-FR"/>
          <w:rPrChange w:id="9" w:author="Marta Román Geada" w:date="2025-02-17T08:13:00Z" w16du:dateUtc="2025-02-17T08:13:00Z">
            <w:rPr/>
          </w:rPrChange>
        </w:rPr>
        <w:t>Augustin Debly¹</w:t>
      </w:r>
    </w:p>
    <w:p w14:paraId="42DC721B" w14:textId="77777777" w:rsidR="008B4DF2" w:rsidRPr="008B4409" w:rsidRDefault="00000000">
      <w:pPr>
        <w:pStyle w:val="Author"/>
        <w:rPr>
          <w:lang w:val="fr-FR"/>
          <w:rPrChange w:id="10" w:author="Marta Román Geada" w:date="2025-02-17T08:13:00Z" w16du:dateUtc="2025-02-17T08:13:00Z">
            <w:rPr/>
          </w:rPrChange>
        </w:rPr>
      </w:pPr>
      <w:r w:rsidRPr="008B4409">
        <w:rPr>
          <w:lang w:val="fr-FR"/>
          <w:rPrChange w:id="11" w:author="Marta Román Geada" w:date="2025-02-17T08:13:00Z" w16du:dateUtc="2025-02-17T08:13:00Z">
            <w:rPr/>
          </w:rPrChange>
        </w:rPr>
        <w:t xml:space="preserve">Maria Laura </w:t>
      </w:r>
      <w:proofErr w:type="spellStart"/>
      <w:r w:rsidRPr="008B4409">
        <w:rPr>
          <w:lang w:val="fr-FR"/>
          <w:rPrChange w:id="12" w:author="Marta Román Geada" w:date="2025-02-17T08:13:00Z" w16du:dateUtc="2025-02-17T08:13:00Z">
            <w:rPr/>
          </w:rPrChange>
        </w:rPr>
        <w:t>Zoffoli</w:t>
      </w:r>
      <w:proofErr w:type="spellEnd"/>
      <w:r>
        <w:rPr>
          <w:rStyle w:val="Appelnotedebasdep"/>
        </w:rPr>
        <w:footnoteReference w:id="2"/>
      </w:r>
    </w:p>
    <w:p w14:paraId="1E1241CA" w14:textId="77777777" w:rsidR="008B4DF2" w:rsidRPr="008B4409" w:rsidRDefault="00000000">
      <w:pPr>
        <w:pStyle w:val="Author"/>
        <w:rPr>
          <w:lang w:val="fr-FR"/>
          <w:rPrChange w:id="24" w:author="Marta Román Geada" w:date="2025-02-17T08:13:00Z" w16du:dateUtc="2025-02-17T08:13:00Z">
            <w:rPr/>
          </w:rPrChange>
        </w:rPr>
      </w:pPr>
      <w:r w:rsidRPr="008B4409">
        <w:rPr>
          <w:lang w:val="fr-FR"/>
          <w:rPrChange w:id="25" w:author="Marta Román Geada" w:date="2025-02-17T08:13:00Z" w16du:dateUtc="2025-02-17T08:13:00Z">
            <w:rPr/>
          </w:rPrChange>
        </w:rPr>
        <w:t>Anne-Laure Barillé</w:t>
      </w:r>
      <w:r>
        <w:rPr>
          <w:rStyle w:val="Appelnotedebasdep"/>
        </w:rPr>
        <w:footnoteReference w:id="3"/>
      </w:r>
    </w:p>
    <w:p w14:paraId="3D729CE7" w14:textId="77777777" w:rsidR="008B4DF2" w:rsidRPr="008B4409" w:rsidRDefault="00000000">
      <w:pPr>
        <w:pStyle w:val="Author"/>
        <w:rPr>
          <w:lang w:val="fr-FR"/>
          <w:rPrChange w:id="30" w:author="Marta Román Geada" w:date="2025-02-17T08:13:00Z" w16du:dateUtc="2025-02-17T08:13:00Z">
            <w:rPr/>
          </w:rPrChange>
        </w:rPr>
      </w:pPr>
      <w:r w:rsidRPr="008B4409">
        <w:rPr>
          <w:lang w:val="fr-FR"/>
          <w:rPrChange w:id="31" w:author="Marta Román Geada" w:date="2025-02-17T08:13:00Z" w16du:dateUtc="2025-02-17T08:13:00Z">
            <w:rPr/>
          </w:rPrChange>
        </w:rPr>
        <w:t>Nicolas Harin³</w:t>
      </w:r>
    </w:p>
    <w:p w14:paraId="70FA1E6F" w14:textId="77777777" w:rsidR="008B4DF2" w:rsidRPr="008B4409" w:rsidRDefault="00000000">
      <w:pPr>
        <w:pStyle w:val="Author"/>
        <w:rPr>
          <w:lang w:val="fr-FR"/>
          <w:rPrChange w:id="32" w:author="Marta Román Geada" w:date="2025-02-17T08:13:00Z" w16du:dateUtc="2025-02-17T08:13:00Z">
            <w:rPr/>
          </w:rPrChange>
        </w:rPr>
      </w:pPr>
      <w:r w:rsidRPr="008B4409">
        <w:rPr>
          <w:lang w:val="fr-FR"/>
          <w:rPrChange w:id="33" w:author="Marta Román Geada" w:date="2025-02-17T08:13:00Z" w16du:dateUtc="2025-02-17T08:13:00Z">
            <w:rPr/>
          </w:rPrChange>
        </w:rPr>
        <w:t>Pierre Gernez¹</w:t>
      </w:r>
    </w:p>
    <w:p w14:paraId="466E8455" w14:textId="77777777" w:rsidR="008B4DF2" w:rsidRDefault="00000000">
      <w:pPr>
        <w:pStyle w:val="Author"/>
      </w:pPr>
      <w:r>
        <w:t>Laurent Barillé¹</w:t>
      </w:r>
    </w:p>
    <w:p w14:paraId="18D77C09" w14:textId="77777777" w:rsidR="008B4DF2" w:rsidRDefault="00000000">
      <w:pPr>
        <w:pStyle w:val="Date"/>
      </w:pPr>
      <w:r>
        <w:t>2025-02-17</w:t>
      </w:r>
    </w:p>
    <w:p w14:paraId="1DBE1FDE" w14:textId="77777777" w:rsidR="008B4DF2" w:rsidRDefault="00000000">
      <w:pPr>
        <w:rPr>
          <w:ins w:id="34" w:author="simon oiry" w:date="2025-02-18T15:22:00Z" w16du:dateUtc="2025-02-18T14:22:00Z"/>
        </w:rPr>
      </w:pPr>
      <w:r>
        <w:t>Abstract</w:t>
      </w:r>
    </w:p>
    <w:p w14:paraId="00A78BDC" w14:textId="58EEBC98" w:rsidR="00533661" w:rsidRPr="00533661" w:rsidRDefault="00533661">
      <w:pPr>
        <w:rPr>
          <w:vertAlign w:val="superscript"/>
          <w:rPrChange w:id="35" w:author="simon oiry" w:date="2025-02-18T15:22:00Z" w16du:dateUtc="2025-02-18T14:22:00Z">
            <w:rPr/>
          </w:rPrChange>
        </w:rPr>
      </w:pPr>
      <w:ins w:id="36" w:author="simon oiry" w:date="2025-02-18T15:22:00Z" w16du:dateUtc="2025-02-18T14:22:00Z">
        <w:r w:rsidRPr="00533661">
          <w:rPr>
            <w:vertAlign w:val="superscript"/>
            <w:rPrChange w:id="37" w:author="simon oiry" w:date="2025-02-18T15:22:00Z" w16du:dateUtc="2025-02-18T14:22:00Z">
              <w:rPr/>
            </w:rPrChange>
          </w:rPr>
          <w:t>4</w:t>
        </w:r>
      </w:ins>
    </w:p>
    <w:p w14:paraId="21D93CC6" w14:textId="7C4FD04A" w:rsidR="008B4DF2" w:rsidRDefault="00000000">
      <w:pPr>
        <w:pStyle w:val="Abstract"/>
      </w:pPr>
      <w:r>
        <w:lastRenderedPageBreak/>
        <w:t xml:space="preserve">Seagrasses play a vital role in coastal ecosystems, providing habitat, stabilizing sediments, and contributing to carbon sequestration. However, climate change has increased the frequency and intensity of heatwaves, posing a significant threat to seagrass health. This study investigates the effects of marine and atmospheric heatwaves on the spectral reflectance of the intertidal seagrass Zostera </w:t>
      </w:r>
      <w:proofErr w:type="spellStart"/>
      <w:r>
        <w:t>noltei</w:t>
      </w:r>
      <w:proofErr w:type="spellEnd"/>
      <w:r>
        <w:t xml:space="preserve">. Laboratory experiments were conducted under controlled heatwave conditions, where hyperspectral reflectance measurements were taken to assess the impacts over time. Heatwaves caused a substantial decline in seagrass reflectance, particularly in the green and near-infrared regions, corresponding to the browning of green leaves. Key vegetation indices, including the Normalized Difference Vegetation Index (NDVI) and Green Leaf Index (GLI), showed pronounced reductions under heatwave stress, with NDVI values decreasing by up to 34% and GLI by 57%. A novel metric, the Seagrass Heat Shock Index (SHSI), was developed to quantify the transition of seagrass leaves from green to brown, demonstrating a strong ability to capture the effects of heatwave exposure on seagrass coloration. Multispectral satellite observations corroborated the laboratory results, revealing widespread browning of seagrass leaves during marine and atmospheric heatwave events in South Brittany, France. Notably, darkened seagrass patches were observed in intertidal areas exposed to temperatures exceeding 32°C for over 13.5 hours per day. </w:t>
      </w:r>
      <w:commentRangeStart w:id="38"/>
      <w:r>
        <w:t>These findings highlight the potential of spectral reflectance as a tool for detecting early signs of heatwave-induced stress in seagrasses, offering a valuable method for remote sensing-based habitat assessment</w:t>
      </w:r>
      <w:ins w:id="39" w:author="Marta Román Geada" w:date="2025-02-17T08:17:00Z" w16du:dateUtc="2025-02-17T08:17:00Z">
        <w:r w:rsidR="00CB007C">
          <w:t>.</w:t>
        </w:r>
      </w:ins>
      <w:del w:id="40" w:author="Marta Román Geada" w:date="2025-02-17T08:17:00Z" w16du:dateUtc="2025-02-17T08:17:00Z">
        <w:r w:rsidDel="00CB007C">
          <w:delText>,</w:delText>
        </w:r>
      </w:del>
      <w:r>
        <w:t xml:space="preserve"> </w:t>
      </w:r>
      <w:del w:id="41" w:author="Marta Román Geada" w:date="2025-02-17T09:14:00Z" w16du:dateUtc="2025-02-17T09:14:00Z">
        <w:r w:rsidDel="006721E9">
          <w:delText xml:space="preserve">and </w:delText>
        </w:r>
      </w:del>
      <w:ins w:id="42" w:author="Marta Román Geada" w:date="2025-02-17T09:15:00Z" w16du:dateUtc="2025-02-17T09:15:00Z">
        <w:r w:rsidR="006721E9">
          <w:t>The present study</w:t>
        </w:r>
      </w:ins>
      <w:ins w:id="43" w:author="Marta Román Geada" w:date="2025-02-17T09:18:00Z" w16du:dateUtc="2025-02-17T09:18:00Z">
        <w:r w:rsidR="006721E9">
          <w:t xml:space="preserve"> underscores the potential of remote sensing to capture rapid environmental changes in intertidal zones</w:t>
        </w:r>
      </w:ins>
      <w:ins w:id="44" w:author="Marta Román Geada" w:date="2025-02-17T09:19:00Z" w16du:dateUtc="2025-02-17T09:19:00Z">
        <w:r w:rsidR="006721E9">
          <w:t>, enabling</w:t>
        </w:r>
      </w:ins>
      <w:ins w:id="45" w:author="Marta Román Geada" w:date="2025-02-17T09:18:00Z" w16du:dateUtc="2025-02-17T09:18:00Z">
        <w:r w:rsidR="006721E9">
          <w:t xml:space="preserve"> </w:t>
        </w:r>
      </w:ins>
      <w:del w:id="46" w:author="Marta Román Geada" w:date="2025-02-17T09:19:00Z" w16du:dateUtc="2025-02-17T09:19:00Z">
        <w:r w:rsidDel="006721E9">
          <w:delText xml:space="preserve">the need </w:delText>
        </w:r>
      </w:del>
      <w:r>
        <w:t>for continuous monitoring of seagrass meadows under the current and future climate regimes</w:t>
      </w:r>
      <w:del w:id="47" w:author="Marta Román Geada" w:date="2025-02-17T09:20:00Z" w16du:dateUtc="2025-02-17T09:20:00Z">
        <w:r w:rsidDel="006721E9">
          <w:delText xml:space="preserve">, </w:delText>
        </w:r>
      </w:del>
      <w:ins w:id="48" w:author="Marta Román Geada" w:date="2025-02-17T09:20:00Z" w16du:dateUtc="2025-02-17T09:20:00Z">
        <w:r w:rsidR="006721E9">
          <w:t xml:space="preserve">. </w:t>
        </w:r>
      </w:ins>
      <w:del w:id="49" w:author="Marta Román Geada" w:date="2025-02-17T09:15:00Z" w16du:dateUtc="2025-02-17T09:15:00Z">
        <w:r w:rsidDel="006721E9">
          <w:delText xml:space="preserve">underscoring </w:delText>
        </w:r>
      </w:del>
      <w:del w:id="50" w:author="Marta Román Geada" w:date="2025-02-17T09:18:00Z" w16du:dateUtc="2025-02-17T09:18:00Z">
        <w:r w:rsidDel="006721E9">
          <w:delText>the potential of remote sensing to capture rapid environmental changes in intertidal zones</w:delText>
        </w:r>
      </w:del>
      <w:r>
        <w:t>.</w:t>
      </w:r>
      <w:commentRangeEnd w:id="38"/>
      <w:r w:rsidR="00CB007C">
        <w:rPr>
          <w:rStyle w:val="Marquedecommentaire"/>
        </w:rPr>
        <w:commentReference w:id="38"/>
      </w:r>
    </w:p>
    <w:p w14:paraId="25FD4974" w14:textId="77777777" w:rsidR="008B4DF2" w:rsidRDefault="00000000">
      <w:pPr>
        <w:pStyle w:val="Titre1"/>
      </w:pPr>
      <w:bookmarkStart w:id="51" w:name="abstract-long-version-for-lps-submission"/>
      <w:r>
        <w:t>1. Abstract Long version (For LPS Submission)</w:t>
      </w:r>
    </w:p>
    <w:p w14:paraId="00F7B299" w14:textId="3597FE85" w:rsidR="008B4DF2" w:rsidRDefault="00000000" w:rsidP="001500D4">
      <w:pPr>
        <w:pStyle w:val="FirstParagraph"/>
      </w:pPr>
      <w:r>
        <w:t xml:space="preserve">Seagrasses meadows are important coastal ecosystems, serving as crucial habitats for marine biodiversity, stabilizing sediments to mitigate erosion, and acting as significant carbon sinks in global climate regulation. However, these vital ecosystems face mounting threats from climate change, with the intensification and increased frequency of marine and atmospheric heatwaves posing profound risks to their health and functionality. This study investigates the impact of these extreme thermal events on the intertidal seagrass, employing a combination of laboratory-controlled experiments and satellite-based remote sensing to capture changes in spectral reflectance and </w:t>
      </w:r>
      <w:ins w:id="52" w:author="Marta Román Geada" w:date="2025-02-17T09:21:00Z" w16du:dateUtc="2025-02-17T09:21:00Z">
        <w:r w:rsidR="006721E9">
          <w:t xml:space="preserve">to </w:t>
        </w:r>
      </w:ins>
      <w:r>
        <w:t xml:space="preserve">assess </w:t>
      </w:r>
      <w:del w:id="53" w:author="Marta Román Geada" w:date="2025-02-17T09:21:00Z" w16du:dateUtc="2025-02-17T09:21:00Z">
        <w:r w:rsidDel="006721E9">
          <w:delText xml:space="preserve">the </w:delText>
        </w:r>
      </w:del>
      <w:ins w:id="54" w:author="Marta Román Geada" w:date="2025-02-17T09:21:00Z" w16du:dateUtc="2025-02-17T09:21:00Z">
        <w:r w:rsidR="006721E9">
          <w:t xml:space="preserve">its </w:t>
        </w:r>
      </w:ins>
      <w:del w:id="55" w:author="Marta Román Geada" w:date="2025-02-17T09:21:00Z" w16du:dateUtc="2025-02-17T09:21:00Z">
        <w:r w:rsidDel="006721E9">
          <w:delText xml:space="preserve">broader </w:delText>
        </w:r>
      </w:del>
      <w:r>
        <w:t>ecological implications.</w:t>
      </w:r>
    </w:p>
    <w:p w14:paraId="398B47B0" w14:textId="63A6C597" w:rsidR="008B4DF2" w:rsidRDefault="00000000" w:rsidP="001500D4">
      <w:pPr>
        <w:pStyle w:val="Corpsdetexte"/>
      </w:pPr>
      <w:r>
        <w:t xml:space="preserve">During laboratory experiments, seagrass of the species </w:t>
      </w:r>
      <w:r>
        <w:rPr>
          <w:i/>
          <w:iCs/>
        </w:rPr>
        <w:t xml:space="preserve">Zostera </w:t>
      </w:r>
      <w:proofErr w:type="spellStart"/>
      <w:r>
        <w:rPr>
          <w:i/>
          <w:iCs/>
        </w:rPr>
        <w:t>noltei</w:t>
      </w:r>
      <w:proofErr w:type="spellEnd"/>
      <w:r>
        <w:t xml:space="preserve"> were exposed to controlled simulated heatwave conditions </w:t>
      </w:r>
      <w:commentRangeStart w:id="56"/>
      <w:proofErr w:type="gramStart"/>
      <w:ins w:id="57" w:author="Marta Román Geada" w:date="2025-02-17T09:35:00Z" w16du:dateUtc="2025-02-17T09:35:00Z">
        <w:r w:rsidR="00457B14">
          <w:t>during</w:t>
        </w:r>
        <w:proofErr w:type="gramEnd"/>
        <w:r w:rsidR="00457B14">
          <w:t xml:space="preserve"> three days </w:t>
        </w:r>
        <w:commentRangeEnd w:id="56"/>
        <w:r w:rsidR="00457B14">
          <w:rPr>
            <w:rStyle w:val="Marquedecommentaire"/>
          </w:rPr>
          <w:commentReference w:id="56"/>
        </w:r>
      </w:ins>
      <w:r>
        <w:t>to assess the physiological and structural impacts of extreme thermal stress</w:t>
      </w:r>
      <w:ins w:id="58" w:author="Marta Román Geada" w:date="2025-02-17T09:30:00Z" w16du:dateUtc="2025-02-17T09:30:00Z">
        <w:r w:rsidR="007D287D">
          <w:t xml:space="preserve"> on their </w:t>
        </w:r>
      </w:ins>
      <w:ins w:id="59" w:author="Marta Román Geada" w:date="2025-02-17T09:31:00Z" w16du:dateUtc="2025-02-17T09:31:00Z">
        <w:r w:rsidR="007D287D">
          <w:t>spectral reflectance</w:t>
        </w:r>
      </w:ins>
      <w:r>
        <w:t xml:space="preserve">. The experimental design involved placing seagrass samples in intertidal chambers that </w:t>
      </w:r>
      <w:r>
        <w:lastRenderedPageBreak/>
        <w:t xml:space="preserve">simulated natural tidal cycles, allowing to </w:t>
      </w:r>
      <w:del w:id="60" w:author="Marta Román Geada" w:date="2025-02-17T09:22:00Z" w16du:dateUtc="2025-02-17T09:22:00Z">
        <w:r w:rsidDel="006721E9">
          <w:delText xml:space="preserve">closely </w:delText>
        </w:r>
      </w:del>
      <w:ins w:id="61" w:author="Marta Román Geada" w:date="2025-02-17T09:22:00Z" w16du:dateUtc="2025-02-17T09:22:00Z">
        <w:r w:rsidR="006721E9">
          <w:t xml:space="preserve">precisely </w:t>
        </w:r>
      </w:ins>
      <w:r>
        <w:t xml:space="preserve">regulate temperature conditions during both high and low tides. One chamber served as a control, maintaining typical seasonal temperatures, while the other was used to simulate heatwave conditions </w:t>
      </w:r>
      <w:del w:id="62" w:author="Marta Román Geada" w:date="2025-02-17T09:31:00Z" w16du:dateUtc="2025-02-17T09:31:00Z">
        <w:r w:rsidDel="007D287D">
          <w:delText xml:space="preserve">with </w:delText>
        </w:r>
      </w:del>
      <w:ins w:id="63" w:author="Marta Román Geada" w:date="2025-02-17T09:31:00Z" w16du:dateUtc="2025-02-17T09:31:00Z">
        <w:r w:rsidR="007D287D">
          <w:t xml:space="preserve">by </w:t>
        </w:r>
      </w:ins>
      <w:r>
        <w:t>progressively increasing air and water temperatures to mimic an actual heatwave event observed in the field. Hyperspectral reflectance measurements were recorded at regular intervals during low-tide to monitor</w:t>
      </w:r>
      <w:ins w:id="64" w:author="Marta Román Geada" w:date="2025-02-17T09:32:00Z" w16du:dateUtc="2025-02-17T09:32:00Z">
        <w:r w:rsidR="007D287D">
          <w:t xml:space="preserve"> their</w:t>
        </w:r>
      </w:ins>
      <w:r>
        <w:t xml:space="preserve"> changes in the seagrass over time. </w:t>
      </w:r>
      <w:ins w:id="65" w:author="Marta Román Geada" w:date="2025-02-17T09:36:00Z" w16du:dateUtc="2025-02-17T09:36:00Z">
        <w:r w:rsidR="00457B14">
          <w:t>After two days of</w:t>
        </w:r>
      </w:ins>
      <w:del w:id="66" w:author="Marta Román Geada" w:date="2025-02-17T09:36:00Z" w16du:dateUtc="2025-02-17T09:36:00Z">
        <w:r w:rsidDel="00457B14">
          <w:delText>H</w:delText>
        </w:r>
      </w:del>
      <w:ins w:id="67" w:author="Marta Román Geada" w:date="2025-02-17T09:36:00Z" w16du:dateUtc="2025-02-17T09:36:00Z">
        <w:r w:rsidR="00457B14">
          <w:t xml:space="preserve"> h</w:t>
        </w:r>
      </w:ins>
      <w:r>
        <w:t xml:space="preserve">eatwave exposure </w:t>
      </w:r>
      <w:ins w:id="68" w:author="Marta Román Geada" w:date="2025-02-17T09:36:00Z" w16du:dateUtc="2025-02-17T09:36:00Z">
        <w:r w:rsidR="00457B14">
          <w:t xml:space="preserve">the reflectance decreased </w:t>
        </w:r>
      </w:ins>
      <w:ins w:id="69" w:author="Marta Román Geada" w:date="2025-02-17T12:03:00Z" w16du:dateUtc="2025-02-17T12:03:00Z">
        <w:r w:rsidR="00303C35">
          <w:t>significantl</w:t>
        </w:r>
      </w:ins>
      <w:ins w:id="70" w:author="Marta Román Geada" w:date="2025-02-17T12:04:00Z" w16du:dateUtc="2025-02-17T12:04:00Z">
        <w:r w:rsidR="00303C35">
          <w:t>y</w:t>
        </w:r>
      </w:ins>
      <w:del w:id="71" w:author="Marta Román Geada" w:date="2025-02-17T09:36:00Z" w16du:dateUtc="2025-02-17T09:36:00Z">
        <w:r w:rsidDel="00457B14">
          <w:delText xml:space="preserve">resulted in a </w:delText>
        </w:r>
      </w:del>
      <w:del w:id="72" w:author="Marta Román Geada" w:date="2025-02-17T09:34:00Z" w16du:dateUtc="2025-02-17T09:34:00Z">
        <w:r w:rsidDel="00457B14">
          <w:delText xml:space="preserve">significant </w:delText>
        </w:r>
      </w:del>
      <w:del w:id="73" w:author="Marta Román Geada" w:date="2025-02-17T12:04:00Z" w16du:dateUtc="2025-02-17T12:04:00Z">
        <w:r w:rsidDel="00303C35">
          <w:delText>reduction in reflectance</w:delText>
        </w:r>
      </w:del>
      <w:r>
        <w:t xml:space="preserve">, particularly in the green (around 560 nm) and near-infrared (NIR) regions of the </w:t>
      </w:r>
      <w:commentRangeStart w:id="74"/>
      <w:r>
        <w:t>spectrum</w:t>
      </w:r>
      <w:commentRangeEnd w:id="74"/>
      <w:r w:rsidR="007D287D">
        <w:rPr>
          <w:rStyle w:val="Marquedecommentaire"/>
        </w:rPr>
        <w:commentReference w:id="74"/>
      </w:r>
      <w:r>
        <w:t xml:space="preserve">. This decline in reflectance was closely linked to visible leaf browning, suggesting alterations in pigment content, in the internal structure of seagrass leaves and their overall </w:t>
      </w:r>
      <w:del w:id="75" w:author="Marta Román Geada" w:date="2025-02-17T09:37:00Z" w16du:dateUtc="2025-02-17T09:37:00Z">
        <w:r w:rsidDel="00457B14">
          <w:delText>vitality</w:delText>
        </w:r>
      </w:del>
      <w:ins w:id="76" w:author="Marta Román Geada" w:date="2025-02-17T09:37:00Z" w16du:dateUtc="2025-02-17T09:37:00Z">
        <w:r w:rsidR="00457B14">
          <w:t>physiological performance</w:t>
        </w:r>
      </w:ins>
      <w:r>
        <w:t xml:space="preserve">. The green reflectance decline </w:t>
      </w:r>
      <w:del w:id="77" w:author="Marta Román Geada" w:date="2025-02-17T09:38:00Z" w16du:dateUtc="2025-02-17T09:38:00Z">
        <w:r w:rsidDel="00457B14">
          <w:delText xml:space="preserve">indicates </w:delText>
        </w:r>
      </w:del>
      <w:ins w:id="78" w:author="Marta Román Geada" w:date="2025-02-17T09:38:00Z" w16du:dateUtc="2025-02-17T09:38:00Z">
        <w:r w:rsidR="00457B14">
          <w:t xml:space="preserve">indicated </w:t>
        </w:r>
      </w:ins>
      <w:r>
        <w:t xml:space="preserve">a reduction in the </w:t>
      </w:r>
      <w:commentRangeStart w:id="79"/>
      <w:r>
        <w:t xml:space="preserve">plant’s </w:t>
      </w:r>
      <w:ins w:id="80" w:author="Marta Román Geada" w:date="2025-02-17T09:39:00Z" w16du:dateUtc="2025-02-17T09:39:00Z">
        <w:r w:rsidR="00457B14">
          <w:t xml:space="preserve">photosynthetic capacity </w:t>
        </w:r>
      </w:ins>
      <w:del w:id="81" w:author="Marta Román Geada" w:date="2025-02-17T09:39:00Z" w16du:dateUtc="2025-02-17T09:39:00Z">
        <w:r w:rsidDel="00457B14">
          <w:delText>health</w:delText>
        </w:r>
      </w:del>
      <w:commentRangeEnd w:id="79"/>
      <w:r w:rsidR="00457B14">
        <w:rPr>
          <w:rStyle w:val="Marquedecommentaire"/>
        </w:rPr>
        <w:commentReference w:id="79"/>
      </w:r>
      <w:r>
        <w:t xml:space="preserve">, while changes in NIR reflectance </w:t>
      </w:r>
      <w:del w:id="82" w:author="Marta Román Geada" w:date="2025-02-17T09:38:00Z" w16du:dateUtc="2025-02-17T09:38:00Z">
        <w:r w:rsidDel="00457B14">
          <w:delText>often relate</w:delText>
        </w:r>
      </w:del>
      <w:ins w:id="83" w:author="Marta Román Geada" w:date="2025-02-17T09:38:00Z" w16du:dateUtc="2025-02-17T09:38:00Z">
        <w:r w:rsidR="00457B14">
          <w:t>were related</w:t>
        </w:r>
      </w:ins>
      <w:r>
        <w:t xml:space="preserve"> to the </w:t>
      </w:r>
      <w:ins w:id="84" w:author="Marta Román Geada" w:date="2025-02-17T09:39:00Z" w16du:dateUtc="2025-02-17T09:39:00Z">
        <w:r w:rsidR="00457B14">
          <w:t xml:space="preserve">heat-induced damage to </w:t>
        </w:r>
      </w:ins>
      <w:r>
        <w:t>internal arrangement of cells and air spaces</w:t>
      </w:r>
      <w:del w:id="85" w:author="Marta Román Geada" w:date="2025-02-17T09:39:00Z" w16du:dateUtc="2025-02-17T09:39:00Z">
        <w:r w:rsidDel="00457B14">
          <w:delText>, which are sensitive to heat-induced damage</w:delText>
        </w:r>
      </w:del>
      <w:r>
        <w:t xml:space="preserve">. Vegetation indices like the Normalized Difference Vegetation Index (NDVI) and the Green Leaf Index (GLI), which are indicative of the overall health and structural integrity of vegetation, showed marked decreases under heatwave conditions, with NDVI dropping by up to 34% and GLI by 57%. This </w:t>
      </w:r>
      <w:del w:id="86" w:author="Marta Román Geada" w:date="2025-02-17T09:44:00Z" w16du:dateUtc="2025-02-17T09:44:00Z">
        <w:r w:rsidDel="00114CDD">
          <w:delText xml:space="preserve">significant </w:delText>
        </w:r>
      </w:del>
      <w:r>
        <w:t xml:space="preserve">reduction highlights the adverse effects on the seagrass’s ability to maintain its normal physiological processes under heat stress. To quantify these changes more effectively, a novel Seagrass Heat Shock Index (SHSI) was developed. The SHSI, applicable on emerged seagrass, was particularly effective in detecting the transition from green leaves to </w:t>
      </w:r>
      <w:proofErr w:type="spellStart"/>
      <w:r>
        <w:t>darkened</w:t>
      </w:r>
      <w:del w:id="87" w:author="Marta Román Geada" w:date="2025-02-17T09:46:00Z" w16du:dateUtc="2025-02-17T09:46:00Z">
        <w:r w:rsidDel="00114CDD">
          <w:delText xml:space="preserve">, </w:delText>
        </w:r>
        <w:commentRangeStart w:id="88"/>
        <w:commentRangeStart w:id="89"/>
        <w:r w:rsidDel="00114CDD">
          <w:delText xml:space="preserve">stressed </w:delText>
        </w:r>
        <w:commentRangeEnd w:id="88"/>
        <w:r w:rsidR="00114CDD" w:rsidDel="00114CDD">
          <w:rPr>
            <w:rStyle w:val="Marquedecommentaire"/>
          </w:rPr>
          <w:commentReference w:id="88"/>
        </w:r>
      </w:del>
      <w:commentRangeEnd w:id="89"/>
      <w:r w:rsidR="00C17D58">
        <w:rPr>
          <w:rStyle w:val="Marquedecommentaire"/>
        </w:rPr>
        <w:commentReference w:id="89"/>
      </w:r>
      <w:ins w:id="90" w:author="Marta Román Geada" w:date="2025-02-17T09:59:00Z" w16du:dateUtc="2025-02-17T09:59:00Z">
        <w:r w:rsidR="00463EFF">
          <w:t>necrotic</w:t>
        </w:r>
        <w:proofErr w:type="spellEnd"/>
        <w:r w:rsidR="00463EFF">
          <w:t xml:space="preserve"> </w:t>
        </w:r>
      </w:ins>
      <w:r>
        <w:t xml:space="preserve">leaves, providing a sensitive and reliable tool for assessing thermal stress effects on seagrass. By focusing on specific changes in reflectance across certain spectral bands, the SHSI allowed for a clear differentiation between unimpacted and impacted vegetation, capturing the onset of heat-induced stress with high accuracy. This sensitivity makes the SHSI valuable for early intervention, enabling managers and researchers to identify vulnerable seagrass </w:t>
      </w:r>
      <w:r>
        <w:lastRenderedPageBreak/>
        <w:t>meadows before substantial damage occurs, thereby facilitating more timely conservation measures.</w:t>
      </w:r>
    </w:p>
    <w:p w14:paraId="2F49F5F1" w14:textId="1F233626" w:rsidR="008B4DF2" w:rsidRDefault="00000000" w:rsidP="001500D4">
      <w:pPr>
        <w:pStyle w:val="Corpsdetexte"/>
      </w:pPr>
      <w:commentRangeStart w:id="91"/>
      <w:commentRangeStart w:id="92"/>
      <w:r>
        <w:t xml:space="preserve">Complementing </w:t>
      </w:r>
      <w:commentRangeEnd w:id="91"/>
      <w:r w:rsidR="00463EFF">
        <w:rPr>
          <w:rStyle w:val="Marquedecommentaire"/>
        </w:rPr>
        <w:commentReference w:id="91"/>
      </w:r>
      <w:commentRangeEnd w:id="92"/>
      <w:r w:rsidR="009E1429">
        <w:rPr>
          <w:rStyle w:val="Marquedecommentaire"/>
        </w:rPr>
        <w:commentReference w:id="92"/>
      </w:r>
      <w:r>
        <w:t>the experimental data, Sentinel-2 observations provided clear evidence of the effects of a documented heatwave event in South Brittany, France, on natural seagrass meadows</w:t>
      </w:r>
      <w:ins w:id="93" w:author="Marta Román Geada" w:date="2025-02-17T10:02:00Z" w16du:dateUtc="2025-02-17T10:02:00Z">
        <w:r w:rsidR="00463EFF">
          <w:t xml:space="preserve"> </w:t>
        </w:r>
        <w:commentRangeStart w:id="94"/>
        <w:r w:rsidR="00463EFF">
          <w:t>in</w:t>
        </w:r>
      </w:ins>
      <w:commentRangeEnd w:id="94"/>
      <w:ins w:id="95" w:author="Marta Román Geada" w:date="2025-02-17T10:03:00Z" w16du:dateUtc="2025-02-17T10:03:00Z">
        <w:r w:rsidR="00463EFF">
          <w:rPr>
            <w:rStyle w:val="Marquedecommentaire"/>
          </w:rPr>
          <w:commentReference w:id="94"/>
        </w:r>
      </w:ins>
      <w:ins w:id="96" w:author="Marta Román Geada" w:date="2025-02-17T10:02:00Z" w16du:dateUtc="2025-02-17T10:02:00Z">
        <w:r w:rsidR="00463EFF">
          <w:t xml:space="preserve"> </w:t>
        </w:r>
      </w:ins>
      <w:r>
        <w:t xml:space="preserve">. These intertidal zones were exposed to extreme air temperatures up to 32°C for more than 13.5 hours per day, leading to significant leaf darkening, which affected up to 24% of the meadow’s area. The satellite-derived SHSI indicated a strong spatial correlation between prolonged heat exposure and areas experiencing spectral darkening, </w:t>
      </w:r>
      <w:ins w:id="97" w:author="Marta Román Geada" w:date="2025-02-17T10:05:00Z" w16du:dateUtc="2025-02-17T10:05:00Z">
        <w:r w:rsidR="00CD425C">
          <w:t xml:space="preserve">which was consistent with the </w:t>
        </w:r>
      </w:ins>
      <w:ins w:id="98" w:author="Marta Román Geada" w:date="2025-02-17T10:06:00Z" w16du:dateUtc="2025-02-17T10:06:00Z">
        <w:r w:rsidR="00CD425C">
          <w:t>laboratory experiment</w:t>
        </w:r>
      </w:ins>
      <w:del w:id="99" w:author="Marta Román Geada" w:date="2025-02-17T10:06:00Z" w16du:dateUtc="2025-02-17T10:06:00Z">
        <w:r w:rsidDel="00CD425C">
          <w:delText>highlighting the susceptibility of intertidal seagrasses to extended thermal stress</w:delText>
        </w:r>
      </w:del>
      <w:r>
        <w:t>. Spatial analysis showed that darkening was especially pronounced in the higher intertidal regions, where seagrasses were exposed to air for longer durations during low tide, underlining the interaction between tidal exposure and thermal stress.</w:t>
      </w:r>
      <w:del w:id="100" w:author="Marta Román Geada" w:date="2025-02-17T10:09:00Z" w16du:dateUtc="2025-02-17T10:09:00Z">
        <w:r w:rsidDel="00CD425C">
          <w:delText xml:space="preserve"> However,</w:delText>
        </w:r>
      </w:del>
      <w:r>
        <w:t xml:space="preserve"> </w:t>
      </w:r>
      <w:commentRangeStart w:id="101"/>
      <w:r>
        <w:t>Sentinel-2 data</w:t>
      </w:r>
      <w:ins w:id="102" w:author="Marta Román Geada" w:date="2025-02-17T10:08:00Z" w16du:dateUtc="2025-02-17T10:08:00Z">
        <w:r w:rsidR="00CD425C">
          <w:t xml:space="preserve"> </w:t>
        </w:r>
      </w:ins>
      <w:commentRangeEnd w:id="101"/>
      <w:ins w:id="103" w:author="Marta Román Geada" w:date="2025-02-18T12:26:00Z" w16du:dateUtc="2025-02-18T12:26:00Z">
        <w:r w:rsidR="008E3AE1">
          <w:rPr>
            <w:rStyle w:val="Marquedecommentaire"/>
          </w:rPr>
          <w:commentReference w:id="101"/>
        </w:r>
      </w:ins>
      <w:ins w:id="104" w:author="Marta Román Geada" w:date="2025-02-17T10:08:00Z" w16du:dateUtc="2025-02-17T10:08:00Z">
        <w:r w:rsidR="00CD425C">
          <w:t>recorded</w:t>
        </w:r>
      </w:ins>
      <w:del w:id="105" w:author="Marta Román Geada" w:date="2025-02-17T10:08:00Z" w16du:dateUtc="2025-02-17T10:08:00Z">
        <w:r w:rsidDel="00CD425C">
          <w:delText xml:space="preserve"> </w:delText>
        </w:r>
      </w:del>
      <w:ins w:id="106" w:author="Marta Román Geada" w:date="2025-02-17T10:07:00Z" w16du:dateUtc="2025-02-17T10:07:00Z">
        <w:r w:rsidR="00CD425C">
          <w:t xml:space="preserve"> </w:t>
        </w:r>
      </w:ins>
      <w:r>
        <w:t xml:space="preserve">one month after the heatwave, showed partial recovery in </w:t>
      </w:r>
      <w:commentRangeStart w:id="107"/>
      <w:r>
        <w:t xml:space="preserve">some </w:t>
      </w:r>
      <w:commentRangeEnd w:id="107"/>
      <w:r w:rsidR="00CD425C">
        <w:rPr>
          <w:rStyle w:val="Marquedecommentaire"/>
        </w:rPr>
        <w:commentReference w:id="107"/>
      </w:r>
      <w:r>
        <w:t>areas</w:t>
      </w:r>
      <w:del w:id="108" w:author="Marta Román Geada" w:date="2025-02-17T10:09:00Z" w16du:dateUtc="2025-02-17T10:09:00Z">
        <w:r w:rsidDel="00CD425C">
          <w:delText xml:space="preserve">, suggesting a certain level of resilience in </w:delText>
        </w:r>
        <w:r w:rsidDel="00CD425C">
          <w:rPr>
            <w:i/>
            <w:iCs/>
          </w:rPr>
          <w:delText>Zostera noltei</w:delText>
        </w:r>
      </w:del>
      <w:r>
        <w:t xml:space="preserve">. Despite this recovery, the seagrasses that had experienced the most severe darkening did not fully return to their original state, indicating that while </w:t>
      </w:r>
      <w:del w:id="109" w:author="Marta Román Geada" w:date="2025-02-17T10:09:00Z" w16du:dateUtc="2025-02-17T10:09:00Z">
        <w:r w:rsidDel="00CD425C">
          <w:delText xml:space="preserve">seagrass </w:delText>
        </w:r>
      </w:del>
      <w:commentRangeStart w:id="110"/>
      <w:ins w:id="111" w:author="Marta Román Geada" w:date="2025-02-17T10:09:00Z" w16du:dateUtc="2025-02-17T10:09:00Z">
        <w:r w:rsidR="00CD425C" w:rsidRPr="00CD425C">
          <w:rPr>
            <w:i/>
            <w:iCs/>
            <w:rPrChange w:id="112" w:author="Marta Román Geada" w:date="2025-02-17T10:09:00Z" w16du:dateUtc="2025-02-17T10:09:00Z">
              <w:rPr/>
            </w:rPrChange>
          </w:rPr>
          <w:t xml:space="preserve">Z. </w:t>
        </w:r>
        <w:proofErr w:type="spellStart"/>
        <w:r w:rsidR="00CD425C" w:rsidRPr="00CD425C">
          <w:rPr>
            <w:i/>
            <w:iCs/>
            <w:rPrChange w:id="113" w:author="Marta Román Geada" w:date="2025-02-17T10:09:00Z" w16du:dateUtc="2025-02-17T10:09:00Z">
              <w:rPr/>
            </w:rPrChange>
          </w:rPr>
          <w:t>noltei</w:t>
        </w:r>
        <w:proofErr w:type="spellEnd"/>
        <w:r w:rsidR="00CD425C">
          <w:t xml:space="preserve"> </w:t>
        </w:r>
      </w:ins>
      <w:commentRangeEnd w:id="110"/>
      <w:ins w:id="114" w:author="Marta Román Geada" w:date="2025-02-17T10:10:00Z" w16du:dateUtc="2025-02-17T10:10:00Z">
        <w:r w:rsidR="00CD425C">
          <w:rPr>
            <w:rStyle w:val="Marquedecommentaire"/>
          </w:rPr>
          <w:commentReference w:id="110"/>
        </w:r>
      </w:ins>
      <w:r>
        <w:t>meadows have some capacity for resilience, prolonged or repeated thermal stress can have lasting impacts, particularly in the more exposed intertidal regions. This highlights the need for focused conservation efforts to support their recovery and enhance their resilience in the face of increasing climate-driven thermal extremes.</w:t>
      </w:r>
    </w:p>
    <w:p w14:paraId="436CFD09" w14:textId="3212AA45" w:rsidR="008B4DF2" w:rsidRDefault="00000000" w:rsidP="001500D4">
      <w:pPr>
        <w:pStyle w:val="Corpsdetexte"/>
      </w:pPr>
      <w:commentRangeStart w:id="115"/>
      <w:r>
        <w:t xml:space="preserve">The combination of laboratory-controlled experiments and satellite-based remote sensing provided a comprehensive understanding of the impacts of heatwaves on seagrass meadows at multiple scales, from individual leaf-level responses to entire meadow-wide effects. This </w:t>
      </w:r>
      <w:del w:id="116" w:author="Marta Román Geada" w:date="2025-02-18T11:24:00Z" w16du:dateUtc="2025-02-18T11:24:00Z">
        <w:r w:rsidDel="00E53450">
          <w:delText xml:space="preserve">integrated approach highlights the potential of leveraging both detailed local observations and large-scale satellite data to effectively monitor ecosystem changes, offering </w:delText>
        </w:r>
      </w:del>
      <w:ins w:id="117" w:author="Marta Román Geada" w:date="2025-02-18T11:24:00Z" w16du:dateUtc="2025-02-18T11:24:00Z">
        <w:r w:rsidR="00E53450">
          <w:t xml:space="preserve">offered </w:t>
        </w:r>
      </w:ins>
      <w:r>
        <w:t xml:space="preserve">valuable insights for the management and conservation of these vulnerable habitats. </w:t>
      </w:r>
      <w:commentRangeEnd w:id="115"/>
      <w:r w:rsidR="00CD425C">
        <w:rPr>
          <w:rStyle w:val="Marquedecommentaire"/>
        </w:rPr>
        <w:commentReference w:id="115"/>
      </w:r>
      <w:r>
        <w:t xml:space="preserve">The study underscores the critical role of spectral reflectance as an early warning indicator of heatwave-induced stress, laying the foundation for remote sensing-based monitoring and conservation efforts. By employing innovative indices like the Seagrass Heat Shock Index (SHSI), we </w:t>
      </w:r>
      <w:proofErr w:type="spellStart"/>
      <w:r>
        <w:lastRenderedPageBreak/>
        <w:t>capture</w:t>
      </w:r>
      <w:ins w:id="118" w:author="Marta Román Geada" w:date="2025-02-18T11:24:00Z" w16du:dateUtc="2025-02-18T11:24:00Z">
        <w:r w:rsidR="00E53450">
          <w:t>d</w:t>
        </w:r>
      </w:ins>
      <w:del w:id="119" w:author="Marta Román Geada" w:date="2025-02-17T10:15:00Z" w16du:dateUtc="2025-02-17T10:15:00Z">
        <w:r w:rsidDel="00A55712">
          <w:delText xml:space="preserve"> subtle yet </w:delText>
        </w:r>
      </w:del>
      <w:r>
        <w:t>ecologically</w:t>
      </w:r>
      <w:proofErr w:type="spellEnd"/>
      <w:r>
        <w:t xml:space="preserve"> significant changes</w:t>
      </w:r>
      <w:ins w:id="120" w:author="Marta Román Geada" w:date="2025-02-17T10:15:00Z" w16du:dateUtc="2025-02-17T10:15:00Z">
        <w:r w:rsidR="00A55712">
          <w:t xml:space="preserve"> in the physiological performance of </w:t>
        </w:r>
        <w:r w:rsidR="00A55712">
          <w:rPr>
            <w:i/>
            <w:iCs/>
          </w:rPr>
          <w:t xml:space="preserve">Z. </w:t>
        </w:r>
        <w:proofErr w:type="spellStart"/>
        <w:r w:rsidR="00A55712">
          <w:rPr>
            <w:i/>
            <w:iCs/>
          </w:rPr>
          <w:t>noltei</w:t>
        </w:r>
      </w:ins>
      <w:proofErr w:type="spellEnd"/>
      <w:r>
        <w:t>, advancing the precision of habitat assessments in intertidal zones. As climate scenarios predict more frequent and intense heatwaves, the need for continuous monitoring of intertidal seagrass meadows becomes increasingly urgent. This research demonstrates the efficacy of remote sensing in capturing rapid environmental changes, providing a framework for mitigating the impacts of climate-driven stressors and calling for adaptive conservation strategies. These strategies should integrate advancements in remote sensing technologies with targeted field-based interventions to preserve the resilience of intertidal seagrass meadows, thereby addressing the escalating challenges posed by climate change and ensuring the continued health of these indispensable coastal habitats.</w:t>
      </w:r>
    </w:p>
    <w:p w14:paraId="47341DFB" w14:textId="77777777" w:rsidR="008B4DF2" w:rsidRDefault="00000000">
      <w:pPr>
        <w:pStyle w:val="Titre1"/>
      </w:pPr>
      <w:bookmarkStart w:id="121" w:name="introduction"/>
      <w:bookmarkEnd w:id="51"/>
      <w:r>
        <w:t>2. Introduction</w:t>
      </w:r>
    </w:p>
    <w:p w14:paraId="356F0C9D" w14:textId="77777777" w:rsidR="008B4DF2" w:rsidRDefault="00000000" w:rsidP="001500D4">
      <w:pPr>
        <w:pStyle w:val="FirstParagraph"/>
      </w:pPr>
      <w:r>
        <w:t>Seagrasses play a crucial role in coastal ecosystems by providing habitats and feeding grounds for various marine species, supporting marine biodiversity, and contributing to primary production and carbon sequestration (Sousa et al., 2019; Unsworth et al., 2022). Seagrasses are essential for several ecological functions, such as sediment stabilization (Infantes et al., 2022) or eutrophication mitigation by consuming nutrients (Gladstone-Gallagher et al., 2018). This justifies their use as indicators of environmental changes due to their sensitivity to water quality variations (</w:t>
      </w:r>
      <w:proofErr w:type="spellStart"/>
      <w:r>
        <w:t>Zoffoli</w:t>
      </w:r>
      <w:proofErr w:type="spellEnd"/>
      <w:r>
        <w:t xml:space="preserve"> et al., 2021). The interactions between seagrass meadows and their associated herbivores further enhance the delivery of ecosystem services, including coastal protection, fisheries support and provision of habitat and resources for birds (Gardner and Finlayson, 2018; Jankowska et al., 2019; Unsworth and Butterworth, 2021; </w:t>
      </w:r>
      <w:proofErr w:type="spellStart"/>
      <w:r>
        <w:t>Zoffoli</w:t>
      </w:r>
      <w:proofErr w:type="spellEnd"/>
      <w:r>
        <w:t xml:space="preserve"> et al., 2023). Understanding and preserving seagrass is vital for maintaining the biodiversity and productivity of coastal regions (Ramesh and Mohanraju, 2020; Scott et al., 2018).</w:t>
      </w:r>
    </w:p>
    <w:p w14:paraId="0043A221" w14:textId="4284D1BC" w:rsidR="008B4DF2" w:rsidRDefault="00000000" w:rsidP="001500D4">
      <w:pPr>
        <w:pStyle w:val="Corpsdetexte"/>
      </w:pPr>
      <w:r>
        <w:lastRenderedPageBreak/>
        <w:t xml:space="preserve">Despite their crucial role in marine ecosystems, seagrasses face numerous threats that compromise their health and functionality. </w:t>
      </w:r>
      <w:del w:id="122" w:author="Marta Román Geada" w:date="2025-02-17T10:17:00Z" w16du:dateUtc="2025-02-17T10:17:00Z">
        <w:r w:rsidDel="00A55712">
          <w:delText>These habitats</w:delText>
        </w:r>
      </w:del>
      <w:ins w:id="123" w:author="Marta Román Geada" w:date="2025-02-17T10:17:00Z" w16du:dateUtc="2025-02-17T10:17:00Z">
        <w:r w:rsidR="00A55712">
          <w:t>Intertidal seagrasses</w:t>
        </w:r>
      </w:ins>
      <w:r>
        <w:t xml:space="preserve"> are subjected to a combination of aquatic and aerial conditions</w:t>
      </w:r>
      <w:ins w:id="124" w:author="Marta Román Geada" w:date="2025-02-17T10:19:00Z" w16du:dateUtc="2025-02-17T10:19:00Z">
        <w:r w:rsidR="00A55712">
          <w:t xml:space="preserve"> linked with tidal cycles</w:t>
        </w:r>
      </w:ins>
      <w:r>
        <w:t xml:space="preserve">, </w:t>
      </w:r>
      <w:del w:id="125" w:author="Marta Román Geada" w:date="2025-02-17T10:19:00Z" w16du:dateUtc="2025-02-17T10:19:00Z">
        <w:r w:rsidDel="00A55712">
          <w:delText xml:space="preserve">facing </w:delText>
        </w:r>
      </w:del>
      <w:ins w:id="126" w:author="Marta Román Geada" w:date="2025-02-17T10:19:00Z" w16du:dateUtc="2025-02-17T10:19:00Z">
        <w:r w:rsidR="00A55712">
          <w:t xml:space="preserve">and face </w:t>
        </w:r>
      </w:ins>
      <w:del w:id="127" w:author="Marta Román Geada" w:date="2025-02-17T10:19:00Z" w16du:dateUtc="2025-02-17T10:19:00Z">
        <w:r w:rsidDel="00A55712">
          <w:delText xml:space="preserve">impact </w:delText>
        </w:r>
      </w:del>
      <w:ins w:id="128" w:author="Marta Román Geada" w:date="2025-02-17T10:19:00Z" w16du:dateUtc="2025-02-17T10:19:00Z">
        <w:r w:rsidR="00A55712">
          <w:t xml:space="preserve">disturbances </w:t>
        </w:r>
      </w:ins>
      <w:r>
        <w:t>from terrestrial and aquatic stressors. Coastal development and human activities are primary threats, reducing the available habitat for seagrasses and increasing water turbidity, limiting light penetration, and photosynthesis (Waycott et al., 2009). Seagrasses are also threatened by runoff from agricultural fields and urban areas leading to nutrient enrichment. Eutrophication promotes the growth of seaweed in coastal waters, causing macroalgal blooms that compete with seagrasses for light and nutrients (</w:t>
      </w:r>
      <w:ins w:id="129" w:author="Marta Román Geada" w:date="2025-02-17T10:20:00Z" w16du:dateUtc="2025-02-17T10:20:00Z">
        <w:r w:rsidR="00A55712">
          <w:t xml:space="preserve">Brun et al., </w:t>
        </w:r>
      </w:ins>
      <w:ins w:id="130" w:author="Marta Román Geada" w:date="2025-02-17T10:21:00Z" w16du:dateUtc="2025-02-17T10:21:00Z">
        <w:r w:rsidR="00A55712">
          <w:t xml:space="preserve">2003; </w:t>
        </w:r>
      </w:ins>
      <w:r>
        <w:t xml:space="preserve">Oiry et al., 2024; Thomsen et al., 2023). Pollution from industrial and agricultural sources introduces harmful chemicals and heavy metals into coastal waters, posing toxic risks to seagrass health (Bastos et al., 2023; Green et al., 2021; Zahoor and Mushtaq, 2023). Among manifold anthropogenic stressors, heatwaves (HWs), exacerbated by climate change, pose a severe threat to seagrasses, with catastrophic dieback events observed </w:t>
      </w:r>
      <w:proofErr w:type="spellStart"/>
      <w:r>
        <w:t>woldwide</w:t>
      </w:r>
      <w:proofErr w:type="spellEnd"/>
      <w:r>
        <w:t xml:space="preserve"> (Carlson et al., 2018; </w:t>
      </w:r>
      <w:proofErr w:type="spellStart"/>
      <w:r>
        <w:t>Marbà</w:t>
      </w:r>
      <w:proofErr w:type="spellEnd"/>
      <w:r>
        <w:t xml:space="preserve"> and Duarte, 2010; Moore and Jarvis, 2008; Strydom et al., 2020; Thomson et al., 2015).</w:t>
      </w:r>
    </w:p>
    <w:p w14:paraId="0CCD22D6" w14:textId="4A42A7FE" w:rsidR="00CD2401" w:rsidRDefault="00000000" w:rsidP="001500D4">
      <w:pPr>
        <w:pStyle w:val="FirstParagraph"/>
        <w:rPr>
          <w:ins w:id="131" w:author="Marta Román Geada" w:date="2025-02-17T13:13:00Z" w16du:dateUtc="2025-02-17T13:13:00Z"/>
        </w:rPr>
      </w:pPr>
      <w:r>
        <w:t xml:space="preserve">Marine Heatwaves (MHWs) are defined by Hobday et al. (2016) as prolonged discrete anomalously warm water events, while Atmospheric Heatwaves (AHW) are defined by Perkins and Alexander (2013) as periods of at least three consecutive days with temperatures exceeding the 90th percentile of a time series covering at least 30 years. Subtidal seagrass meadows are exposed to MHWs, whereas at the interface between land and ocean, intertidal seagrasses are exposed to both MHWs and AHWs. HWs profoundly impact seagrass physiology, with effects varying between species and geographic location. Widespread seagrass species such as </w:t>
      </w:r>
      <w:r>
        <w:rPr>
          <w:i/>
          <w:iCs/>
        </w:rPr>
        <w:t>Zostera marina</w:t>
      </w:r>
      <w:r>
        <w:t xml:space="preserve"> exhibits high susceptibility to elevated sea surface temperatures during winter and spring, leading to advanced flowering, high mortality rates, and reduced biomass (Sawall et al., 2021). </w:t>
      </w:r>
      <w:r>
        <w:lastRenderedPageBreak/>
        <w:t xml:space="preserve">Similarly, </w:t>
      </w:r>
      <w:proofErr w:type="spellStart"/>
      <w:r>
        <w:rPr>
          <w:i/>
          <w:iCs/>
        </w:rPr>
        <w:t>Cymodocea</w:t>
      </w:r>
      <w:proofErr w:type="spellEnd"/>
      <w:r>
        <w:rPr>
          <w:i/>
          <w:iCs/>
        </w:rPr>
        <w:t xml:space="preserve"> nodosa</w:t>
      </w:r>
      <w:r>
        <w:t xml:space="preserve"> </w:t>
      </w:r>
      <w:del w:id="132" w:author="Marta Román Geada" w:date="2025-02-17T10:34:00Z" w16du:dateUtc="2025-02-17T10:34:00Z">
        <w:r w:rsidDel="00D14B03">
          <w:delText xml:space="preserve">shows increased photosynthetic activity during HWs but </w:delText>
        </w:r>
      </w:del>
      <w:r>
        <w:t xml:space="preserve">suffers negative effects on photosynthetic performance and leaf biomass during recovery </w:t>
      </w:r>
      <w:ins w:id="133" w:author="Marta Román Geada" w:date="2025-02-17T10:34:00Z" w16du:dateUtc="2025-02-17T10:34:00Z">
        <w:r w:rsidR="00D14B03">
          <w:t xml:space="preserve">after a HW </w:t>
        </w:r>
      </w:ins>
      <w:r>
        <w:t>(</w:t>
      </w:r>
      <w:proofErr w:type="spellStart"/>
      <w:r>
        <w:t>Deguette</w:t>
      </w:r>
      <w:proofErr w:type="spellEnd"/>
      <w:r>
        <w:t xml:space="preserve"> et al., 2022). </w:t>
      </w:r>
      <w:commentRangeStart w:id="134"/>
      <w:r>
        <w:t xml:space="preserve">Additionally, different populations of </w:t>
      </w:r>
      <w:r>
        <w:rPr>
          <w:i/>
          <w:iCs/>
        </w:rPr>
        <w:t>Zostera marina</w:t>
      </w:r>
      <w:r>
        <w:t xml:space="preserve"> along the European thermal gradient exhibit varied </w:t>
      </w:r>
      <w:proofErr w:type="spellStart"/>
      <w:r>
        <w:t>photophysiological</w:t>
      </w:r>
      <w:proofErr w:type="spellEnd"/>
      <w:r>
        <w:t xml:space="preserve"> responses during the recovery phase of HWs, indicating differential adaptation capabilities among populations (Winters et al., 2011). </w:t>
      </w:r>
      <w:commentRangeEnd w:id="134"/>
      <w:r w:rsidR="00D14B03">
        <w:rPr>
          <w:rStyle w:val="Marquedecommentaire"/>
        </w:rPr>
        <w:commentReference w:id="134"/>
      </w:r>
      <w:r>
        <w:t>These events intensify other stressors, such as overgrazing and seed burial, compromising recruitment (Guerrero-Meseguer et al., 2020).</w:t>
      </w:r>
      <w:ins w:id="135" w:author="Marta Román Geada" w:date="2025-02-17T13:13:00Z" w16du:dateUtc="2025-02-17T13:13:00Z">
        <w:r w:rsidR="00CD2401">
          <w:t xml:space="preserve"> </w:t>
        </w:r>
        <w:commentRangeStart w:id="136"/>
        <w:r w:rsidR="00CD2401">
          <w:t xml:space="preserve">Although extensive research exists on the effects of marine heatwaves effects on subtidal seagrasses (Arias-Ortiz et al., 2018; </w:t>
        </w:r>
        <w:proofErr w:type="spellStart"/>
        <w:r w:rsidR="00CD2401">
          <w:t>Deguette</w:t>
        </w:r>
        <w:proofErr w:type="spellEnd"/>
        <w:r w:rsidR="00CD2401">
          <w:t xml:space="preserve"> et al., 2022; Strydom et al., 2020), less attention has been given to intertidal habitats and even less to the effect of atmospheric extreme events on intertidal seagrass (but see Massa et al., 2009). </w:t>
        </w:r>
        <w:commentRangeEnd w:id="136"/>
        <w:r w:rsidR="00CD2401">
          <w:rPr>
            <w:rStyle w:val="Marquedecommentaire"/>
          </w:rPr>
          <w:commentReference w:id="136"/>
        </w:r>
        <w:r w:rsidR="00CD2401" w:rsidRPr="00CD2401">
          <w:t xml:space="preserve"> </w:t>
        </w:r>
        <w:r w:rsidR="00CD2401">
          <w:t xml:space="preserve">Nonetheless, recent research showed that the </w:t>
        </w:r>
      </w:ins>
      <w:ins w:id="137" w:author="Marta Román Geada" w:date="2025-02-18T11:28:00Z" w16du:dateUtc="2025-02-18T11:28:00Z">
        <w:r w:rsidR="00E53450">
          <w:t xml:space="preserve">low tide </w:t>
        </w:r>
      </w:ins>
      <w:ins w:id="138" w:author="Marta Román Geada" w:date="2025-02-17T13:13:00Z" w16du:dateUtc="2025-02-17T13:13:00Z">
        <w:r w:rsidR="00CD2401">
          <w:t xml:space="preserve">exposure of </w:t>
        </w:r>
        <w:r w:rsidR="00CD2401" w:rsidRPr="00634387">
          <w:rPr>
            <w:i/>
            <w:iCs/>
          </w:rPr>
          <w:t xml:space="preserve">Zostera </w:t>
        </w:r>
        <w:proofErr w:type="spellStart"/>
        <w:r w:rsidR="00CD2401" w:rsidRPr="00634387">
          <w:rPr>
            <w:i/>
            <w:iCs/>
          </w:rPr>
          <w:t>noltei</w:t>
        </w:r>
        <w:proofErr w:type="spellEnd"/>
        <w:r w:rsidR="00CD2401" w:rsidRPr="00634387">
          <w:rPr>
            <w:i/>
            <w:iCs/>
          </w:rPr>
          <w:t xml:space="preserve"> </w:t>
        </w:r>
        <w:r w:rsidR="00CD2401" w:rsidRPr="00AB40BD">
          <w:rPr>
            <w:rPrChange w:id="139" w:author="Marta Román Geada" w:date="2025-02-18T13:08:00Z" w16du:dateUtc="2025-02-18T13:08:00Z">
              <w:rPr>
                <w:i/>
                <w:iCs/>
              </w:rPr>
            </w:rPrChange>
          </w:rPr>
          <w:t>to</w:t>
        </w:r>
        <w:r w:rsidR="00CD2401" w:rsidRPr="00AB40BD">
          <w:t xml:space="preserve"> </w:t>
        </w:r>
        <w:r w:rsidR="00CD2401">
          <w:t xml:space="preserve">a simulated four-day atmospheric HW caused significant decreases in its photosynthetic efficiency, </w:t>
        </w:r>
      </w:ins>
      <w:ins w:id="140" w:author="Marta Román Geada" w:date="2025-02-18T11:28:00Z" w16du:dateUtc="2025-02-18T11:28:00Z">
        <w:r w:rsidR="00E53450">
          <w:t xml:space="preserve">resulting in </w:t>
        </w:r>
      </w:ins>
      <w:ins w:id="141" w:author="Marta Román Geada" w:date="2025-02-17T13:13:00Z" w16du:dateUtc="2025-02-17T13:13:00Z">
        <w:r w:rsidR="00CD2401">
          <w:t xml:space="preserve">leaf necrosis and </w:t>
        </w:r>
      </w:ins>
      <w:ins w:id="142" w:author="Marta Román Geada" w:date="2025-02-18T11:27:00Z" w16du:dateUtc="2025-02-18T11:27:00Z">
        <w:r w:rsidR="00E53450">
          <w:t>de</w:t>
        </w:r>
      </w:ins>
      <w:ins w:id="143" w:author="Marta Román Geada" w:date="2025-02-18T11:28:00Z" w16du:dateUtc="2025-02-18T11:28:00Z">
        <w:r w:rsidR="00E53450">
          <w:t>cay</w:t>
        </w:r>
      </w:ins>
      <w:ins w:id="144" w:author="Marta Román Geada" w:date="2025-02-17T13:13:00Z" w16du:dateUtc="2025-02-17T13:13:00Z">
        <w:r w:rsidR="00CD2401">
          <w:t xml:space="preserve"> (Román et al., 2023).</w:t>
        </w:r>
      </w:ins>
    </w:p>
    <w:p w14:paraId="3DAF7D37" w14:textId="34BE15C7" w:rsidR="008B4DF2" w:rsidRDefault="008B4DF2" w:rsidP="001500D4">
      <w:pPr>
        <w:pStyle w:val="Corpsdetexte"/>
      </w:pPr>
    </w:p>
    <w:p w14:paraId="10638DC9" w14:textId="77777777" w:rsidR="008B4DF2" w:rsidRDefault="00000000" w:rsidP="001500D4">
      <w:pPr>
        <w:pStyle w:val="Corpsdetexte"/>
      </w:pPr>
      <w:r>
        <w:t xml:space="preserve">The increased occurrence of extreme climate events calls for the implementation of monitoring strategies able to provide detailed and spatially explicit assessments of HWs effects on seagrass meadows. In such context, remote sensing, whose ability to map seagrass distribution over a variety of </w:t>
      </w:r>
      <w:proofErr w:type="spellStart"/>
      <w:r>
        <w:t>spatio</w:t>
      </w:r>
      <w:proofErr w:type="spellEnd"/>
      <w:r>
        <w:t xml:space="preserve">-temporal scales has been demonstrated (Davies et al., 2024a, 2024b; Oiry et al., 2024; Román et al., 2021), proved useful to study the changes in seagrass coverage caused by extreme HW event (Strydom et al., 2020). The pigment composition of plants, such as chlorophylls, carotenoids, and anthocyanins, significantly influences their spectral signature in the visible range due to their specific light absorption properties (Davies et al., 2023; Douay et al., 2022; Olmedo-Masat et al., 2020; Ustin and </w:t>
      </w:r>
      <w:proofErr w:type="spellStart"/>
      <w:r>
        <w:t>Jacquemoud</w:t>
      </w:r>
      <w:proofErr w:type="spellEnd"/>
      <w:r>
        <w:t xml:space="preserve">, 2020). During the senescence phase of seagrass’ life-cycle, the degradation of chlorophyll and the unmasking of accessory pigments result in noticeable changes in leaf coloration and reflectance, including </w:t>
      </w:r>
      <w:r>
        <w:lastRenderedPageBreak/>
        <w:t xml:space="preserve">increased reflectance in the red and green wavelengths and shifts in the red-edge position (Boyer et al., 1988; Mariën et al., 2019; </w:t>
      </w:r>
      <w:proofErr w:type="spellStart"/>
      <w:r>
        <w:t>Peñuelas</w:t>
      </w:r>
      <w:proofErr w:type="spellEnd"/>
      <w:r>
        <w:t xml:space="preserve"> et al., 2004). Leaf browning, often observed after stress events, produces reflectance changes </w:t>
      </w:r>
      <w:proofErr w:type="gramStart"/>
      <w:r>
        <w:t>similar to</w:t>
      </w:r>
      <w:proofErr w:type="gramEnd"/>
      <w:r>
        <w:t xml:space="preserve"> those caused by senescence, enabling the detection of vegetation stress through remote sensing (Boyer et al., 1988; </w:t>
      </w:r>
      <w:proofErr w:type="spellStart"/>
      <w:r>
        <w:t>Peñuelas</w:t>
      </w:r>
      <w:proofErr w:type="spellEnd"/>
      <w:r>
        <w:t xml:space="preserve"> et al., 2004). Spectral indices such as the Brown Pigment Index (BPI) and the Photochemical Reflectance Index (PRI) have been developed to assess changes in terrestrial plant physiological status, including oxidative and drought stress (</w:t>
      </w:r>
      <w:proofErr w:type="spellStart"/>
      <w:r>
        <w:t>Garbulsky</w:t>
      </w:r>
      <w:proofErr w:type="spellEnd"/>
      <w:r>
        <w:t xml:space="preserve"> et al., 2011; </w:t>
      </w:r>
      <w:proofErr w:type="spellStart"/>
      <w:r>
        <w:t>Skendzic</w:t>
      </w:r>
      <w:proofErr w:type="spellEnd"/>
      <w:r>
        <w:t>, 2023). While these effects are well-documented in terrestrial plants, the spectral reflectance changes associated with senescence and stress events such as MHWs or AHWs remain poorly studied on intertidal seagrasses.</w:t>
      </w:r>
    </w:p>
    <w:p w14:paraId="564321F9" w14:textId="0922B137" w:rsidR="008B4DF2" w:rsidRDefault="00000000" w:rsidP="001500D4">
      <w:pPr>
        <w:pStyle w:val="Corpsdetexte"/>
      </w:pPr>
      <w:r>
        <w:t xml:space="preserve">This study aims to experimentally test the hypothesis that HWs alter the reflectance of the intertidal seagrass </w:t>
      </w:r>
      <w:r>
        <w:rPr>
          <w:i/>
          <w:iCs/>
        </w:rPr>
        <w:t xml:space="preserve">Zostera </w:t>
      </w:r>
      <w:proofErr w:type="spellStart"/>
      <w:r>
        <w:rPr>
          <w:i/>
          <w:iCs/>
        </w:rPr>
        <w:t>noltei</w:t>
      </w:r>
      <w:proofErr w:type="spellEnd"/>
      <w:r>
        <w:t xml:space="preserve">. Controlled experiments in intertidal chambers were conducted to evaluate the direct impact of heat stress on seagrass reflectance. The findings will then be applied to satellite remote sensing images, providing critical insights into the spatial extent and temporal dynamics of HW effects on seagrass meadows. By linking experimental results with large-scale observations of seagrass leaves’ browning, the study </w:t>
      </w:r>
      <w:del w:id="145" w:author="Marta Román Geada" w:date="2025-02-17T10:42:00Z" w16du:dateUtc="2025-02-17T10:42:00Z">
        <w:r w:rsidDel="00D14B03">
          <w:delText xml:space="preserve">plans </w:delText>
        </w:r>
      </w:del>
      <w:ins w:id="146" w:author="Marta Román Geada" w:date="2025-02-17T10:42:00Z" w16du:dateUtc="2025-02-17T10:42:00Z">
        <w:r w:rsidR="00D14B03">
          <w:t xml:space="preserve">aims </w:t>
        </w:r>
      </w:ins>
      <w:r>
        <w:t>to underscore the potential of remote sensing to enhance our understanding of seagrass responses to extreme thermal events across diverse settings and timescales.</w:t>
      </w:r>
    </w:p>
    <w:p w14:paraId="687B3202" w14:textId="77777777" w:rsidR="008B4DF2" w:rsidRDefault="00000000">
      <w:pPr>
        <w:pStyle w:val="Titre1"/>
      </w:pPr>
      <w:bookmarkStart w:id="147" w:name="material-methods"/>
      <w:bookmarkEnd w:id="121"/>
      <w:r>
        <w:t>3. Material &amp; Methods</w:t>
      </w:r>
    </w:p>
    <w:p w14:paraId="593A6DC9" w14:textId="77777777" w:rsidR="008B4DF2" w:rsidRDefault="00000000">
      <w:pPr>
        <w:pStyle w:val="Titre2"/>
      </w:pPr>
      <w:bookmarkStart w:id="148" w:name="laboratory-experiment"/>
      <w:r>
        <w:t>3.1 Laboratory Experiment</w:t>
      </w:r>
    </w:p>
    <w:p w14:paraId="3192A9E9" w14:textId="77777777" w:rsidR="008B4DF2" w:rsidRDefault="00000000">
      <w:pPr>
        <w:pStyle w:val="Titre3"/>
      </w:pPr>
      <w:bookmarkStart w:id="149" w:name="sampling-and-acclimation-of-seagrasses"/>
      <w:r>
        <w:t>3.1.1 Sampling and acclimation of seagrasses</w:t>
      </w:r>
    </w:p>
    <w:p w14:paraId="628D2D14" w14:textId="2EDEC983" w:rsidR="008B4DF2" w:rsidRDefault="00000000" w:rsidP="001500D4">
      <w:pPr>
        <w:pStyle w:val="FirstParagraph"/>
      </w:pPr>
      <w:r>
        <w:t xml:space="preserve">Seagrass samples were taken in summer 2024, at low tide, from a </w:t>
      </w:r>
      <w:r>
        <w:rPr>
          <w:i/>
          <w:iCs/>
        </w:rPr>
        <w:t xml:space="preserve">Zostera </w:t>
      </w:r>
      <w:proofErr w:type="spellStart"/>
      <w:r>
        <w:rPr>
          <w:i/>
          <w:iCs/>
        </w:rPr>
        <w:t>noltei</w:t>
      </w:r>
      <w:proofErr w:type="spellEnd"/>
      <w:r>
        <w:t xml:space="preserve"> (dwarf eelgrass) meadow located in </w:t>
      </w:r>
      <w:proofErr w:type="spellStart"/>
      <w:r>
        <w:t>Bourgneuf</w:t>
      </w:r>
      <w:proofErr w:type="spellEnd"/>
      <w:r>
        <w:t xml:space="preserve"> Bay, France (46°57’32.</w:t>
      </w:r>
      <w:proofErr w:type="gramStart"/>
      <w:r>
        <w:t>0”N</w:t>
      </w:r>
      <w:proofErr w:type="gramEnd"/>
      <w:r>
        <w:t>, 2°10’37.0”W). A metal coring device</w:t>
      </w:r>
      <w:del w:id="150" w:author="Marta Román Geada" w:date="2025-02-18T11:30:00Z" w16du:dateUtc="2025-02-18T11:30:00Z">
        <w:r w:rsidDel="00C26E72">
          <w:delText>s</w:delText>
        </w:r>
      </w:del>
      <w:r>
        <w:t xml:space="preserve"> was used to sample seagrass from an area of 30x15x5 cm (length x </w:t>
      </w:r>
      <w:r>
        <w:lastRenderedPageBreak/>
        <w:t>width x depth, respectively), maintaining the sediment structure and avoiding damage to seagrass rhizomes and leaves (</w:t>
      </w:r>
      <w:hyperlink w:anchor="fig-design">
        <w:r w:rsidR="008B4DF2">
          <w:rPr>
            <w:rStyle w:val="Lienhypertexte"/>
          </w:rPr>
          <w:t>Figure 1</w:t>
        </w:r>
      </w:hyperlink>
      <w:r>
        <w:t xml:space="preserve"> A). </w:t>
      </w:r>
      <w:commentRangeStart w:id="151"/>
      <w:r>
        <w:t>This coring device</w:t>
      </w:r>
      <w:del w:id="152" w:author="Marta Román Geada" w:date="2025-02-18T11:30:00Z" w16du:dateUtc="2025-02-18T11:30:00Z">
        <w:r w:rsidDel="00C26E72">
          <w:delText>s</w:delText>
        </w:r>
      </w:del>
      <w:r>
        <w:t xml:space="preserve"> reduced the variability between each </w:t>
      </w:r>
      <w:commentRangeStart w:id="153"/>
      <w:r>
        <w:t>sample</w:t>
      </w:r>
      <w:commentRangeEnd w:id="153"/>
      <w:r w:rsidR="00DC613D">
        <w:rPr>
          <w:rStyle w:val="Marquedecommentaire"/>
        </w:rPr>
        <w:commentReference w:id="153"/>
      </w:r>
      <w:commentRangeEnd w:id="151"/>
      <w:r w:rsidR="00DC613D">
        <w:rPr>
          <w:rStyle w:val="Marquedecommentaire"/>
        </w:rPr>
        <w:commentReference w:id="151"/>
      </w:r>
      <w:r>
        <w:t xml:space="preserve">. Samples including seagrass, sediment, meiofauna, and macrofauna, were placed in plastic trays. Keeping the entire biota allowed for natural interactions between components and reduced stress on the seagrass. Seawater was added to each tray to avoid hydric stress caused by insufficient moisture during transportation (1h drive from the laboratory). Simultaneously, seawater was sampled from a nearby </w:t>
      </w:r>
      <w:commentRangeStart w:id="154"/>
      <w:r>
        <w:t>site</w:t>
      </w:r>
      <w:commentRangeEnd w:id="154"/>
      <w:r w:rsidR="008D6BB1">
        <w:rPr>
          <w:rStyle w:val="Marquedecommentaire"/>
        </w:rPr>
        <w:commentReference w:id="154"/>
      </w:r>
      <w:r>
        <w:t xml:space="preserve"> and transported to the lab, where it was filtered using a 0.22 µm nitrocellulose filter to remove suspended particulate matter. The filtered seawater was used in the acclimation tank and the intertidal chambers. The seagrasses were acclimated for one week with a water temperature of 17°C, matching the </w:t>
      </w:r>
      <w:r>
        <w:rPr>
          <w:i/>
          <w:iCs/>
        </w:rPr>
        <w:t>in situ</w:t>
      </w:r>
      <w:r>
        <w:t xml:space="preserve"> temperature during sampling, and a photosynthetically active radiation (PAR) of 150 </w:t>
      </w:r>
      <w:proofErr w:type="gramStart"/>
      <w:r>
        <w:t>µmol.s</w:t>
      </w:r>
      <w:proofErr w:type="gramEnd"/>
      <w:r>
        <w:rPr>
          <w:vertAlign w:val="superscript"/>
        </w:rPr>
        <w:t>-1</w:t>
      </w:r>
      <w:r>
        <w:t>.m</w:t>
      </w:r>
      <w:r>
        <w:rPr>
          <w:vertAlign w:val="superscript"/>
        </w:rPr>
        <w:t>-2</w:t>
      </w:r>
      <w:r>
        <w:t>.</w:t>
      </w:r>
    </w:p>
    <w:tbl>
      <w:tblPr>
        <w:tblStyle w:val="Table"/>
        <w:tblW w:w="5000" w:type="pct"/>
        <w:tblLayout w:type="fixed"/>
        <w:tblLook w:val="0000" w:firstRow="0" w:lastRow="0" w:firstColumn="0" w:lastColumn="0" w:noHBand="0" w:noVBand="0"/>
      </w:tblPr>
      <w:tblGrid>
        <w:gridCol w:w="9360"/>
      </w:tblGrid>
      <w:tr w:rsidR="008B4DF2" w14:paraId="2ADAF4C2" w14:textId="77777777">
        <w:tc>
          <w:tcPr>
            <w:tcW w:w="7920" w:type="dxa"/>
          </w:tcPr>
          <w:p w14:paraId="5D074582" w14:textId="77777777" w:rsidR="008B4DF2" w:rsidRDefault="00000000" w:rsidP="001500D4">
            <w:pPr>
              <w:pStyle w:val="Compact"/>
            </w:pPr>
            <w:bookmarkStart w:id="155" w:name="fig-design"/>
            <w:bookmarkStart w:id="156" w:name="cell-fig-design"/>
            <w:r>
              <w:rPr>
                <w:noProof/>
              </w:rPr>
              <w:lastRenderedPageBreak/>
              <w:drawing>
                <wp:inline distT="0" distB="0" distL="0" distR="0" wp14:anchorId="227CC575" wp14:editId="27AFCD35">
                  <wp:extent cx="5646420" cy="5554024"/>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s/Low_res/Experimental_design.png"/>
                          <pic:cNvPicPr>
                            <a:picLocks noChangeAspect="1" noChangeArrowheads="1"/>
                          </pic:cNvPicPr>
                        </pic:nvPicPr>
                        <pic:blipFill>
                          <a:blip r:embed="rId12"/>
                          <a:stretch>
                            <a:fillRect/>
                          </a:stretch>
                        </pic:blipFill>
                        <pic:spPr bwMode="auto">
                          <a:xfrm>
                            <a:off x="0" y="0"/>
                            <a:ext cx="5646420" cy="5554024"/>
                          </a:xfrm>
                          <a:prstGeom prst="rect">
                            <a:avLst/>
                          </a:prstGeom>
                          <a:noFill/>
                          <a:ln w="9525">
                            <a:noFill/>
                            <a:headEnd/>
                            <a:tailEnd/>
                          </a:ln>
                        </pic:spPr>
                      </pic:pic>
                    </a:graphicData>
                  </a:graphic>
                </wp:inline>
              </w:drawing>
            </w:r>
          </w:p>
          <w:p w14:paraId="7B0285FB" w14:textId="54E93B4D" w:rsidR="008B4DF2" w:rsidRDefault="00000000">
            <w:pPr>
              <w:pStyle w:val="ImageCaption"/>
              <w:spacing w:before="200"/>
            </w:pPr>
            <w:r>
              <w:t xml:space="preserve">Figure 1: Illustration of the experiment. A: Seagrass field sampling using a coring device; B: Intertidal chamber used during the experiment; C: Seagrass sample inside a chamber during the experiment at high tide; D: Treatment sample at the start of the experiment; E: Treatment sample at the </w:t>
            </w:r>
            <w:commentRangeStart w:id="157"/>
            <w:r>
              <w:t xml:space="preserve">end </w:t>
            </w:r>
            <w:commentRangeEnd w:id="157"/>
            <w:r w:rsidR="00DC613D">
              <w:rPr>
                <w:rStyle w:val="Marquedecommentaire"/>
                <w:i w:val="0"/>
              </w:rPr>
              <w:commentReference w:id="157"/>
            </w:r>
            <w:r>
              <w:t xml:space="preserve">of the experiment, </w:t>
            </w:r>
            <w:del w:id="158" w:author="Marta Román Geada" w:date="2025-02-18T11:32:00Z" w16du:dateUtc="2025-02-18T11:32:00Z">
              <w:r w:rsidDel="008D6BB1">
                <w:delText xml:space="preserve">2 </w:delText>
              </w:r>
            </w:del>
            <w:ins w:id="159" w:author="Marta Román Geada" w:date="2025-02-18T11:32:00Z" w16du:dateUtc="2025-02-18T11:32:00Z">
              <w:r w:rsidR="008D6BB1">
                <w:t xml:space="preserve">3 </w:t>
              </w:r>
            </w:ins>
            <w:r>
              <w:t>days after the start of the HW event.</w:t>
            </w:r>
          </w:p>
        </w:tc>
        <w:bookmarkEnd w:id="155"/>
      </w:tr>
    </w:tbl>
    <w:p w14:paraId="2CEC72A5" w14:textId="77777777" w:rsidR="008B4DF2" w:rsidRDefault="00000000">
      <w:pPr>
        <w:pStyle w:val="Titre3"/>
      </w:pPr>
      <w:bookmarkStart w:id="160" w:name="experimental-design"/>
      <w:bookmarkEnd w:id="149"/>
      <w:bookmarkEnd w:id="156"/>
      <w:r>
        <w:t>3.1.2 Experimental design</w:t>
      </w:r>
    </w:p>
    <w:p w14:paraId="05F6F851" w14:textId="3564AFA0" w:rsidR="008B4DF2" w:rsidRDefault="00000000" w:rsidP="001500D4">
      <w:pPr>
        <w:pStyle w:val="FirstParagraph"/>
      </w:pPr>
      <w:r>
        <w:t>A tidal cycle (i.e. regularly alternating 6h of low-tide and 6h of high-</w:t>
      </w:r>
      <w:commentRangeStart w:id="161"/>
      <w:r>
        <w:t>tide</w:t>
      </w:r>
      <w:commentRangeEnd w:id="161"/>
      <w:r w:rsidR="008D6BB1">
        <w:rPr>
          <w:rStyle w:val="Marquedecommentaire"/>
        </w:rPr>
        <w:commentReference w:id="161"/>
      </w:r>
      <w:r>
        <w:t xml:space="preserve">) was simulated in the laboratory using an intertidal chamber system from </w:t>
      </w:r>
      <w:proofErr w:type="spellStart"/>
      <w:r>
        <w:t>ElectricBlue</w:t>
      </w:r>
      <w:proofErr w:type="spellEnd"/>
      <w:r>
        <w:t>® (</w:t>
      </w:r>
      <w:hyperlink w:anchor="fig-design">
        <w:r w:rsidR="008B4DF2">
          <w:rPr>
            <w:rStyle w:val="Lienhypertexte"/>
          </w:rPr>
          <w:t>Figure 1</w:t>
        </w:r>
      </w:hyperlink>
      <w:r>
        <w:t xml:space="preserve"> </w:t>
      </w:r>
      <w:proofErr w:type="gramStart"/>
      <w:r>
        <w:t>B ;</w:t>
      </w:r>
      <w:proofErr w:type="gramEnd"/>
      <w:r>
        <w:t xml:space="preserve"> Electric Blue (2023)). The transition between low tide and high tide was </w:t>
      </w:r>
      <w:commentRangeStart w:id="162"/>
      <w:r>
        <w:t xml:space="preserve">binary </w:t>
      </w:r>
      <w:commentRangeEnd w:id="162"/>
      <w:r w:rsidR="00DC613D">
        <w:rPr>
          <w:rStyle w:val="Marquedecommentaire"/>
        </w:rPr>
        <w:commentReference w:id="162"/>
      </w:r>
      <w:r>
        <w:t xml:space="preserve">and took about 15 minutes to be completed after initiation. During the </w:t>
      </w:r>
      <w:del w:id="163" w:author="Marta Román Geada" w:date="2025-02-17T10:51:00Z" w16du:dateUtc="2025-02-17T10:51:00Z">
        <w:r w:rsidDel="00DC613D">
          <w:delText xml:space="preserve">phase of </w:delText>
        </w:r>
      </w:del>
      <w:r>
        <w:t xml:space="preserve">high tide, a volume of 30 L </w:t>
      </w:r>
      <w:r>
        <w:lastRenderedPageBreak/>
        <w:t>of filtered seawater was pumped and circulated through the chamber (</w:t>
      </w:r>
      <w:hyperlink w:anchor="fig-design">
        <w:r w:rsidR="008B4DF2">
          <w:rPr>
            <w:rStyle w:val="Lienhypertexte"/>
          </w:rPr>
          <w:t>Figure 1</w:t>
        </w:r>
      </w:hyperlink>
      <w:r>
        <w:t xml:space="preserve"> B, C). During low tide, the seagrass sample </w:t>
      </w:r>
      <w:proofErr w:type="gramStart"/>
      <w:r>
        <w:t>was emerged</w:t>
      </w:r>
      <w:proofErr w:type="gramEnd"/>
      <w:r>
        <w:t xml:space="preserve">. The acclimated seagrasses were split into two subsets and placed in two independent chambers used in parallel, with one chamber used for control and the other for </w:t>
      </w:r>
      <w:proofErr w:type="gramStart"/>
      <w:r>
        <w:t>the experimental</w:t>
      </w:r>
      <w:proofErr w:type="gramEnd"/>
      <w:r>
        <w:t xml:space="preserve"> treatment. The intertidal chambers were equipped with LED lights that emitted a low </w:t>
      </w:r>
      <w:proofErr w:type="gramStart"/>
      <w:r>
        <w:t>mount</w:t>
      </w:r>
      <w:proofErr w:type="gramEnd"/>
      <w:r>
        <w:t xml:space="preserve"> of red and infrared radiation. To achieve a Photosynthetically Active Radiation (PAR) intensity of up to 400 μmol·m⁻²·s⁻¹, a filament bulb was added inside the chambers. During the diurnal phase of the experiment, the PAR was kept constant in both intertidal chambers. To follow the circadian cycle, these lights (both LED and filament bulb) </w:t>
      </w:r>
      <w:del w:id="164" w:author="Marta Román Geada" w:date="2025-02-17T10:52:00Z" w16du:dateUtc="2025-02-17T10:52:00Z">
        <w:r w:rsidDel="00DC613D">
          <w:delText xml:space="preserve">Were </w:delText>
        </w:r>
      </w:del>
      <w:ins w:id="165" w:author="Marta Román Geada" w:date="2025-02-17T10:52:00Z" w16du:dateUtc="2025-02-17T10:52:00Z">
        <w:r w:rsidR="00DC613D">
          <w:t xml:space="preserve">were </w:t>
        </w:r>
      </w:ins>
      <w:r>
        <w:t>turned on and off each day, at the time of sunrise and sunset, respectively.</w:t>
      </w:r>
    </w:p>
    <w:p w14:paraId="6EA0DCC4" w14:textId="320C00CD" w:rsidR="008B4DF2" w:rsidRDefault="00000000" w:rsidP="001500D4">
      <w:pPr>
        <w:pStyle w:val="Corpsdetexte"/>
      </w:pPr>
      <w:r>
        <w:t xml:space="preserve">Air temperature and water temperature were controlled inside the experiment chambers </w:t>
      </w:r>
      <w:proofErr w:type="gramStart"/>
      <w:r>
        <w:t>in order to</w:t>
      </w:r>
      <w:proofErr w:type="gramEnd"/>
      <w:r>
        <w:t xml:space="preserve"> reproduce the range of variability observed in the field</w:t>
      </w:r>
      <w:ins w:id="166" w:author="Marta Román Geada" w:date="2025-02-18T11:34:00Z" w16du:dateUtc="2025-02-18T11:34:00Z">
        <w:r w:rsidR="008D6BB1">
          <w:t xml:space="preserve"> (Figure 2)</w:t>
        </w:r>
      </w:ins>
      <w:r>
        <w:t xml:space="preserve">. Field temperature was measured using </w:t>
      </w:r>
      <w:r>
        <w:rPr>
          <w:i/>
          <w:iCs/>
        </w:rPr>
        <w:t>in situ sensors</w:t>
      </w:r>
      <w:r>
        <w:t xml:space="preserve"> (T7.3 </w:t>
      </w:r>
      <w:proofErr w:type="spellStart"/>
      <w:r>
        <w:t>EnvLoggers</w:t>
      </w:r>
      <w:proofErr w:type="spellEnd"/>
      <w:r>
        <w:t xml:space="preserve"> from </w:t>
      </w:r>
      <w:proofErr w:type="spellStart"/>
      <w:r>
        <w:t>ElectricBlue</w:t>
      </w:r>
      <w:proofErr w:type="spellEnd"/>
      <w:r>
        <w:t xml:space="preserve">®) deployed </w:t>
      </w:r>
      <w:commentRangeStart w:id="167"/>
      <w:r>
        <w:t>at</w:t>
      </w:r>
      <w:commentRangeEnd w:id="167"/>
      <w:r w:rsidR="00DC613D">
        <w:rPr>
          <w:rStyle w:val="Marquedecommentaire"/>
        </w:rPr>
        <w:commentReference w:id="167"/>
      </w:r>
      <w:r>
        <w:t xml:space="preserve"> the sampling site in August 2024. </w:t>
      </w:r>
      <w:commentRangeStart w:id="168"/>
      <w:commentRangeStart w:id="169"/>
      <w:r>
        <w:t xml:space="preserve">In complement, the daily temperature maxima recorded </w:t>
      </w:r>
      <w:r>
        <w:rPr>
          <w:i/>
          <w:iCs/>
        </w:rPr>
        <w:t>in situ</w:t>
      </w:r>
      <w:r>
        <w:t xml:space="preserve"> were compared with measurements from the nearest </w:t>
      </w:r>
      <w:proofErr w:type="spellStart"/>
      <w:r>
        <w:t>Météo</w:t>
      </w:r>
      <w:proofErr w:type="spellEnd"/>
      <w:r>
        <w:t xml:space="preserve"> France weather station (</w:t>
      </w:r>
      <w:proofErr w:type="spellStart"/>
      <w:r>
        <w:t>Annexe</w:t>
      </w:r>
      <w:proofErr w:type="spellEnd"/>
      <w:r>
        <w:t xml:space="preserve"> A1, </w:t>
      </w:r>
      <w:hyperlink w:anchor="sec-AnnexeA">
        <w:r w:rsidR="008B4DF2">
          <w:rPr>
            <w:rStyle w:val="Lienhypertexte"/>
          </w:rPr>
          <w:t>Section 7.1</w:t>
        </w:r>
      </w:hyperlink>
      <w:r>
        <w:t xml:space="preserve">). </w:t>
      </w:r>
      <w:commentRangeEnd w:id="168"/>
      <w:r w:rsidR="008D6BB1">
        <w:rPr>
          <w:rStyle w:val="Marquedecommentaire"/>
        </w:rPr>
        <w:commentReference w:id="168"/>
      </w:r>
      <w:commentRangeEnd w:id="169"/>
      <w:r w:rsidR="004A5622">
        <w:rPr>
          <w:rStyle w:val="Marquedecommentaire"/>
        </w:rPr>
        <w:commentReference w:id="169"/>
      </w:r>
      <w:r>
        <w:t xml:space="preserve">The control chamber was kept at temperatures representing typical </w:t>
      </w:r>
      <w:del w:id="170" w:author="Marta Román Geada" w:date="2025-02-17T10:54:00Z" w16du:dateUtc="2025-02-17T10:54:00Z">
        <w:r w:rsidDel="00DC613D">
          <w:delText xml:space="preserve">seasonal </w:delText>
        </w:r>
      </w:del>
      <w:commentRangeStart w:id="171"/>
      <w:commentRangeStart w:id="172"/>
      <w:ins w:id="173" w:author="Marta Román Geada" w:date="2025-02-17T10:54:00Z" w16du:dateUtc="2025-02-17T10:54:00Z">
        <w:r w:rsidR="00DC613D">
          <w:t>summer</w:t>
        </w:r>
        <w:commentRangeEnd w:id="171"/>
        <w:r w:rsidR="00DC613D">
          <w:rPr>
            <w:rStyle w:val="Marquedecommentaire"/>
          </w:rPr>
          <w:commentReference w:id="171"/>
        </w:r>
      </w:ins>
      <w:commentRangeEnd w:id="172"/>
      <w:r w:rsidR="004A5622">
        <w:rPr>
          <w:rStyle w:val="Marquedecommentaire"/>
        </w:rPr>
        <w:commentReference w:id="172"/>
      </w:r>
      <w:ins w:id="174" w:author="Marta Román Geada" w:date="2025-02-17T10:54:00Z" w16du:dateUtc="2025-02-17T10:54:00Z">
        <w:r w:rsidR="00DC613D">
          <w:t xml:space="preserve"> </w:t>
        </w:r>
      </w:ins>
      <w:r>
        <w:t>conditions, with water temperatures at 18°C and air temperatures from 19°C to 23°C, following natural daily temperature fluctuations (</w:t>
      </w:r>
      <w:hyperlink w:anchor="fig-Profile">
        <w:r w:rsidR="008B4DF2">
          <w:rPr>
            <w:rStyle w:val="Lienhypertexte"/>
          </w:rPr>
          <w:t>Figure 2</w:t>
        </w:r>
      </w:hyperlink>
      <w:r>
        <w:t xml:space="preserve">). </w:t>
      </w:r>
      <w:del w:id="175" w:author="Marta Román Geada" w:date="2025-02-17T10:54:00Z" w16du:dateUtc="2025-02-17T10:54:00Z">
        <w:r w:rsidDel="006E63B5">
          <w:delText>For the experimental</w:delText>
        </w:r>
      </w:del>
      <w:ins w:id="176" w:author="Marta Román Geada" w:date="2025-02-17T10:54:00Z" w16du:dateUtc="2025-02-17T10:54:00Z">
        <w:r w:rsidR="006E63B5">
          <w:t>In the</w:t>
        </w:r>
      </w:ins>
      <w:r>
        <w:t xml:space="preserve"> treatment</w:t>
      </w:r>
      <w:ins w:id="177" w:author="Marta Román Geada" w:date="2025-02-17T10:54:00Z" w16du:dateUtc="2025-02-17T10:54:00Z">
        <w:r w:rsidR="006E63B5">
          <w:t xml:space="preserve"> chamber</w:t>
        </w:r>
      </w:ins>
      <w:r>
        <w:t>, the air temperature was adjusted to mimic an AHW that affected the seagrass meadow in Quiberon, South Brittany, France (47°35’40.</w:t>
      </w:r>
      <w:proofErr w:type="gramStart"/>
      <w:r>
        <w:t>0”N</w:t>
      </w:r>
      <w:proofErr w:type="gramEnd"/>
      <w:r>
        <w:t xml:space="preserve">, 3°07’30.0”W), from September 2 to September 6, 2021. Air temperature in the experimental chamber was set to vary from 23°C (at night) to 35°C (daytime) during the first day of the experiment, and increase by </w:t>
      </w:r>
      <w:commentRangeStart w:id="178"/>
      <w:r>
        <w:t xml:space="preserve">1°C </w:t>
      </w:r>
      <w:commentRangeEnd w:id="178"/>
      <w:r w:rsidR="008D6BB1">
        <w:rPr>
          <w:rStyle w:val="Marquedecommentaire"/>
        </w:rPr>
        <w:commentReference w:id="178"/>
      </w:r>
      <w:r>
        <w:t xml:space="preserve">daily during three consecutive days. Water temperature in the experimental chamber was also adjusted to mimic MHW conditions, starting at the seasonal baseline (18°C) and rising incrementally by 0.5°C daily to simulate the increasing temperatures during the event. </w:t>
      </w:r>
      <w:r>
        <w:lastRenderedPageBreak/>
        <w:t>This aimed to reproduce the thermal stress experienced by the seagrass meadow during a MHW (</w:t>
      </w:r>
      <w:hyperlink w:anchor="fig-Profile">
        <w:r w:rsidR="008B4DF2">
          <w:rPr>
            <w:rStyle w:val="Lienhypertexte"/>
          </w:rPr>
          <w:t>Figure 2</w:t>
        </w:r>
      </w:hyperlink>
      <w:r>
        <w:t xml:space="preserve">). The experiment, with both treatment and control </w:t>
      </w:r>
      <w:del w:id="179" w:author="Marta Román Geada" w:date="2025-02-17T10:58:00Z" w16du:dateUtc="2025-02-17T10:58:00Z">
        <w:r w:rsidDel="006E63B5">
          <w:delText>tansk</w:delText>
        </w:r>
      </w:del>
      <w:ins w:id="180" w:author="Marta Román Geada" w:date="2025-02-17T10:58:00Z" w16du:dateUtc="2025-02-17T10:58:00Z">
        <w:r w:rsidR="006E63B5">
          <w:t>chambers</w:t>
        </w:r>
      </w:ins>
      <w:r>
        <w:t xml:space="preserve">, was repeated three times to obtain </w:t>
      </w:r>
      <w:commentRangeStart w:id="181"/>
      <w:r>
        <w:t xml:space="preserve">replicates </w:t>
      </w:r>
      <w:commentRangeEnd w:id="181"/>
      <w:r w:rsidR="006E63B5">
        <w:rPr>
          <w:rStyle w:val="Marquedecommentaire"/>
        </w:rPr>
        <w:commentReference w:id="181"/>
      </w:r>
      <w:r>
        <w:t>(hereafter referred to as “Run”).</w:t>
      </w:r>
    </w:p>
    <w:tbl>
      <w:tblPr>
        <w:tblStyle w:val="Table"/>
        <w:tblW w:w="5000" w:type="pct"/>
        <w:tblLayout w:type="fixed"/>
        <w:tblLook w:val="0000" w:firstRow="0" w:lastRow="0" w:firstColumn="0" w:lastColumn="0" w:noHBand="0" w:noVBand="0"/>
      </w:tblPr>
      <w:tblGrid>
        <w:gridCol w:w="9360"/>
      </w:tblGrid>
      <w:tr w:rsidR="008B4DF2" w14:paraId="58378D0B" w14:textId="77777777">
        <w:tc>
          <w:tcPr>
            <w:tcW w:w="7920" w:type="dxa"/>
          </w:tcPr>
          <w:p w14:paraId="2C4244E3" w14:textId="77777777" w:rsidR="008B4DF2" w:rsidRDefault="00000000" w:rsidP="001500D4">
            <w:pPr>
              <w:pStyle w:val="Compact"/>
            </w:pPr>
            <w:bookmarkStart w:id="182" w:name="fig-Profile"/>
            <w:bookmarkStart w:id="183" w:name="cell-fig-Profile"/>
            <w:r>
              <w:rPr>
                <w:noProof/>
              </w:rPr>
              <w:drawing>
                <wp:inline distT="0" distB="0" distL="0" distR="0" wp14:anchorId="1E602A78" wp14:editId="6A4A0A9E">
                  <wp:extent cx="5646420" cy="2582627"/>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s/Low_res/Chamber_Profils.png"/>
                          <pic:cNvPicPr>
                            <a:picLocks noChangeAspect="1" noChangeArrowheads="1"/>
                          </pic:cNvPicPr>
                        </pic:nvPicPr>
                        <pic:blipFill>
                          <a:blip r:embed="rId13"/>
                          <a:stretch>
                            <a:fillRect/>
                          </a:stretch>
                        </pic:blipFill>
                        <pic:spPr bwMode="auto">
                          <a:xfrm>
                            <a:off x="0" y="0"/>
                            <a:ext cx="5646420" cy="2582627"/>
                          </a:xfrm>
                          <a:prstGeom prst="rect">
                            <a:avLst/>
                          </a:prstGeom>
                          <a:noFill/>
                          <a:ln w="9525">
                            <a:noFill/>
                            <a:headEnd/>
                            <a:tailEnd/>
                          </a:ln>
                        </pic:spPr>
                      </pic:pic>
                    </a:graphicData>
                  </a:graphic>
                </wp:inline>
              </w:drawing>
            </w:r>
          </w:p>
          <w:p w14:paraId="055991B5" w14:textId="77777777" w:rsidR="008B4DF2" w:rsidRDefault="00000000">
            <w:pPr>
              <w:pStyle w:val="ImageCaption"/>
              <w:spacing w:before="200"/>
            </w:pPr>
            <w:commentRangeStart w:id="184"/>
            <w:r>
              <w:t>Figure </w:t>
            </w:r>
            <w:commentRangeEnd w:id="184"/>
            <w:r w:rsidR="00824FC8">
              <w:rPr>
                <w:rStyle w:val="Marquedecommentaire"/>
                <w:i w:val="0"/>
              </w:rPr>
              <w:commentReference w:id="184"/>
            </w:r>
            <w:r>
              <w:t>2: Temperature variation in the control (left) and treatment (right) intertidal chambers, during the HW experiment. The red line indicates air temperature, and the blue line water temperature. Due to the tidal cycle of immersion / emersion, the seagrasses experienced the temperatures represented by solid lines.</w:t>
            </w:r>
          </w:p>
        </w:tc>
        <w:bookmarkEnd w:id="182"/>
      </w:tr>
    </w:tbl>
    <w:p w14:paraId="662AB2FD" w14:textId="77777777" w:rsidR="008B4DF2" w:rsidRDefault="00000000">
      <w:pPr>
        <w:pStyle w:val="Titre3"/>
      </w:pPr>
      <w:bookmarkStart w:id="185" w:name="optical-measurements"/>
      <w:bookmarkEnd w:id="160"/>
      <w:bookmarkEnd w:id="183"/>
      <w:r>
        <w:t>3.1.3 Optical measurements</w:t>
      </w:r>
    </w:p>
    <w:p w14:paraId="0F218581" w14:textId="77777777" w:rsidR="008B4DF2" w:rsidRDefault="00000000">
      <w:pPr>
        <w:pStyle w:val="Titre4"/>
      </w:pPr>
      <w:bookmarkStart w:id="186" w:name="hyperspectral-reflectance-measurements"/>
      <w:r>
        <w:t>3.1.3.1 Hyperspectral reflectance measurements</w:t>
      </w:r>
    </w:p>
    <w:p w14:paraId="140B676E" w14:textId="77777777" w:rsidR="008B4DF2" w:rsidRDefault="00000000" w:rsidP="001500D4">
      <w:pPr>
        <w:pStyle w:val="FirstParagraph"/>
      </w:pPr>
      <w:r>
        <w:t xml:space="preserve">Throughout the experiment, the hyperspectral reflectance, </w:t>
      </w:r>
      <m:oMath>
        <m:r>
          <w:rPr>
            <w:rFonts w:ascii="Cambria Math" w:hAnsi="Cambria Math"/>
          </w:rPr>
          <m:t>R</m:t>
        </m:r>
        <m:d>
          <m:dPr>
            <m:ctrlPr>
              <w:rPr>
                <w:rFonts w:ascii="Cambria Math" w:hAnsi="Cambria Math"/>
              </w:rPr>
            </m:ctrlPr>
          </m:dPr>
          <m:e>
            <m:r>
              <w:rPr>
                <w:rFonts w:ascii="Cambria Math" w:hAnsi="Cambria Math"/>
              </w:rPr>
              <m:t>λ</m:t>
            </m:r>
          </m:e>
        </m:d>
      </m:oMath>
      <w:r>
        <w:t xml:space="preserve">, of both the control and treatment seagrasses was measured using an ASD HandHeld 2 equipped with a fiber optic extension placed inside the chamber. The measurement set up made it possible to automatically acquire </w:t>
      </w:r>
      <m:oMath>
        <m:r>
          <w:rPr>
            <w:rFonts w:ascii="Cambria Math" w:hAnsi="Cambria Math"/>
          </w:rPr>
          <m:t>R</m:t>
        </m:r>
        <m:d>
          <m:dPr>
            <m:ctrlPr>
              <w:rPr>
                <w:rFonts w:ascii="Cambria Math" w:hAnsi="Cambria Math"/>
              </w:rPr>
            </m:ctrlPr>
          </m:dPr>
          <m:e>
            <m:r>
              <w:rPr>
                <w:rFonts w:ascii="Cambria Math" w:hAnsi="Cambria Math"/>
              </w:rPr>
              <m:t>λ</m:t>
            </m:r>
          </m:e>
        </m:d>
      </m:oMath>
      <w:r>
        <w:t xml:space="preserve"> without opening the chamber. An average of five </w:t>
      </w:r>
      <m:oMath>
        <m:r>
          <w:rPr>
            <w:rFonts w:ascii="Cambria Math" w:hAnsi="Cambria Math"/>
          </w:rPr>
          <m:t>R</m:t>
        </m:r>
        <m:d>
          <m:dPr>
            <m:ctrlPr>
              <w:rPr>
                <w:rFonts w:ascii="Cambria Math" w:hAnsi="Cambria Math"/>
              </w:rPr>
            </m:ctrlPr>
          </m:dPr>
          <m:e>
            <m:r>
              <w:rPr>
                <w:rFonts w:ascii="Cambria Math" w:hAnsi="Cambria Math"/>
              </w:rPr>
              <m:t>λ</m:t>
            </m:r>
          </m:e>
        </m:d>
      </m:oMath>
      <w:r>
        <w:t xml:space="preserve"> spectra, each with an integration time of 544 ms, was taken </w:t>
      </w:r>
      <w:commentRangeStart w:id="187"/>
      <w:r>
        <w:t xml:space="preserve">every minute </w:t>
      </w:r>
      <w:commentRangeEnd w:id="187"/>
      <w:r w:rsidR="00A20359">
        <w:rPr>
          <w:rStyle w:val="Marquedecommentaire"/>
        </w:rPr>
        <w:commentReference w:id="187"/>
      </w:r>
      <w:r>
        <w:t xml:space="preserve">during daytime (Malvern </w:t>
      </w:r>
      <w:proofErr w:type="spellStart"/>
      <w:r>
        <w:t>Panalytical</w:t>
      </w:r>
      <w:proofErr w:type="spellEnd"/>
      <w:r>
        <w:t xml:space="preserve">, 2023). Every 10 minutes, the fiber optic was switched from one intertidal chamber to the other, </w:t>
      </w:r>
      <w:proofErr w:type="gramStart"/>
      <w:r>
        <w:t>in order to</w:t>
      </w:r>
      <w:proofErr w:type="gramEnd"/>
      <w:r>
        <w:t xml:space="preserve"> measure </w:t>
      </w:r>
      <m:oMath>
        <m:r>
          <w:rPr>
            <w:rFonts w:ascii="Cambria Math" w:hAnsi="Cambria Math"/>
          </w:rPr>
          <m:t>R</m:t>
        </m:r>
        <m:d>
          <m:dPr>
            <m:ctrlPr>
              <w:rPr>
                <w:rFonts w:ascii="Cambria Math" w:hAnsi="Cambria Math"/>
              </w:rPr>
            </m:ctrlPr>
          </m:dPr>
          <m:e>
            <m:r>
              <w:rPr>
                <w:rFonts w:ascii="Cambria Math" w:hAnsi="Cambria Math"/>
              </w:rPr>
              <m:t>λ</m:t>
            </m:r>
          </m:e>
        </m:d>
      </m:oMath>
      <w:r>
        <w:t xml:space="preserve"> in both the treatment and </w:t>
      </w:r>
      <w:commentRangeStart w:id="188"/>
      <w:r>
        <w:t>control</w:t>
      </w:r>
      <w:commentRangeEnd w:id="188"/>
      <w:r w:rsidR="00824FC8">
        <w:rPr>
          <w:rStyle w:val="Marquedecommentaire"/>
        </w:rPr>
        <w:commentReference w:id="188"/>
      </w:r>
      <w:r>
        <w:t xml:space="preserve">. Light conditions were controlled inside of the chambers and the reflectance </w:t>
      </w:r>
      <w:r>
        <w:lastRenderedPageBreak/>
        <w:t xml:space="preserve">calibration was performed each morning at the very first moment of low tide using a </w:t>
      </w:r>
      <w:proofErr w:type="spellStart"/>
      <w:r>
        <w:t>Spectralon</w:t>
      </w:r>
      <w:proofErr w:type="spellEnd"/>
      <w:r>
        <w:t xml:space="preserve"> white reference with 99% Lambertian reflectivity.</w:t>
      </w:r>
    </w:p>
    <w:p w14:paraId="148B97F8" w14:textId="77777777" w:rsidR="008B4DF2" w:rsidRDefault="00000000">
      <w:pPr>
        <w:pStyle w:val="Titre4"/>
      </w:pPr>
      <w:bookmarkStart w:id="189" w:name="spectrum-post-processing"/>
      <w:bookmarkEnd w:id="186"/>
      <w:r>
        <w:t>3.1.3.2 Spectrum post-processing</w:t>
      </w:r>
    </w:p>
    <w:p w14:paraId="4A51B0A0" w14:textId="77777777" w:rsidR="008B4DF2" w:rsidRDefault="00000000" w:rsidP="001500D4">
      <w:pPr>
        <w:pStyle w:val="FirstParagraph"/>
      </w:pPr>
      <w:r>
        <w:t xml:space="preserve">A </w:t>
      </w:r>
      <w:proofErr w:type="spellStart"/>
      <w:r>
        <w:t>Savitzky</w:t>
      </w:r>
      <w:proofErr w:type="spellEnd"/>
      <w:r>
        <w:t>-Golay smoothing function with a 5 nm moving window was applied to each spectrum using the “</w:t>
      </w:r>
      <w:proofErr w:type="spellStart"/>
      <w:r>
        <w:t>hsdar</w:t>
      </w:r>
      <w:proofErr w:type="spellEnd"/>
      <w:r>
        <w:t>” package in R (Lehnert et al., 2017). The second derivative at 665 nm (δδ665), showing the highest variability between the control and the treatment, was tested as an indicator of the spectral changes following HWs.</w:t>
      </w:r>
    </w:p>
    <w:p w14:paraId="3AF1D86C" w14:textId="77777777" w:rsidR="008B4DF2" w:rsidRDefault="00000000" w:rsidP="001500D4">
      <w:pPr>
        <w:pStyle w:val="Corpsdetexte"/>
      </w:pPr>
      <w:r>
        <w:t xml:space="preserve">The effect the HW on </w:t>
      </w:r>
      <m:oMath>
        <m:r>
          <w:rPr>
            <w:rFonts w:ascii="Cambria Math" w:hAnsi="Cambria Math"/>
          </w:rPr>
          <m:t>R</m:t>
        </m:r>
        <m:d>
          <m:dPr>
            <m:ctrlPr>
              <w:rPr>
                <w:rFonts w:ascii="Cambria Math" w:hAnsi="Cambria Math"/>
              </w:rPr>
            </m:ctrlPr>
          </m:dPr>
          <m:e>
            <m:r>
              <w:rPr>
                <w:rFonts w:ascii="Cambria Math" w:hAnsi="Cambria Math"/>
              </w:rPr>
              <m:t>λ</m:t>
            </m:r>
          </m:e>
        </m:d>
      </m:oMath>
      <w:r>
        <w:t xml:space="preserve"> was also quantified using two radiometric indices:</w:t>
      </w:r>
    </w:p>
    <w:p w14:paraId="6B086918" w14:textId="77777777" w:rsidR="008B4DF2" w:rsidRDefault="00000000" w:rsidP="001500D4">
      <w:pPr>
        <w:pStyle w:val="Compact"/>
        <w:numPr>
          <w:ilvl w:val="0"/>
          <w:numId w:val="3"/>
        </w:numPr>
      </w:pPr>
      <w:r>
        <w:t>The Normalized Difference Vegetation Index (NDVI, Rouse et al. (1974)), a proxy of chlorophyll-a concentration (</w:t>
      </w:r>
      <w:hyperlink w:anchor="eq-ndvi">
        <w:r w:rsidR="008B4DF2">
          <w:rPr>
            <w:rStyle w:val="Lienhypertexte"/>
          </w:rPr>
          <w:t>Equation 1</w:t>
        </w:r>
      </w:hyperlink>
      <w:r>
        <w:t>)</w:t>
      </w:r>
    </w:p>
    <w:p w14:paraId="3CB4B0F6" w14:textId="77777777" w:rsidR="008B4DF2" w:rsidRDefault="00000000" w:rsidP="001500D4">
      <w:pPr>
        <w:pStyle w:val="FirstParagraph"/>
      </w:pPr>
      <w:bookmarkStart w:id="190" w:name="eq-ndvi"/>
      <m:oMathPara>
        <m:oMathParaPr>
          <m:jc m:val="center"/>
        </m:oMathParaPr>
        <m:oMath>
          <m:r>
            <w:rPr>
              <w:rFonts w:ascii="Cambria Math" w:hAnsi="Cambria Math"/>
            </w:rPr>
            <m:t>NDVI</m:t>
          </m:r>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m:rPr>
                      <m:sty m:val="p"/>
                    </m:rP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num>
            <m:den>
              <m:r>
                <w:rPr>
                  <w:rFonts w:ascii="Cambria Math" w:hAnsi="Cambria Math"/>
                </w:rPr>
                <m:t>R</m:t>
              </m:r>
              <m:d>
                <m:dPr>
                  <m:ctrlPr>
                    <w:rPr>
                      <w:rFonts w:ascii="Cambria Math" w:hAnsi="Cambria Math"/>
                    </w:rPr>
                  </m:ctrlPr>
                </m:dPr>
                <m:e>
                  <m:r>
                    <m:rPr>
                      <m:sty m:val="p"/>
                    </m:rP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den>
          </m:f>
          <m:r>
            <m:rPr>
              <m:sty m:val="p"/>
            </m:rPr>
            <w:rPr>
              <w:rFonts w:ascii="Cambria Math" w:hAnsi="Cambria Math"/>
            </w:rPr>
            <m:t>  </m:t>
          </m:r>
          <m:d>
            <m:dPr>
              <m:ctrlPr>
                <w:rPr>
                  <w:rFonts w:ascii="Cambria Math" w:hAnsi="Cambria Math"/>
                </w:rPr>
              </m:ctrlPr>
            </m:dPr>
            <m:e>
              <m:r>
                <m:rPr>
                  <m:sty m:val="p"/>
                </m:rPr>
                <w:rPr>
                  <w:rFonts w:ascii="Cambria Math" w:hAnsi="Cambria Math"/>
                </w:rPr>
                <m:t>1</m:t>
              </m:r>
            </m:e>
          </m:d>
        </m:oMath>
      </m:oMathPara>
      <w:bookmarkEnd w:id="190"/>
    </w:p>
    <w:p w14:paraId="7AF58EED" w14:textId="77777777" w:rsidR="008B4DF2" w:rsidRDefault="00000000" w:rsidP="001500D4">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840</m:t>
            </m:r>
          </m:e>
        </m:d>
      </m:oMath>
      <w:r>
        <w:t xml:space="preserve"> and </w:t>
      </w:r>
      <m:oMath>
        <m:r>
          <w:rPr>
            <w:rFonts w:ascii="Cambria Math" w:hAnsi="Cambria Math"/>
          </w:rPr>
          <m:t>R</m:t>
        </m:r>
        <m:d>
          <m:dPr>
            <m:ctrlPr>
              <w:rPr>
                <w:rFonts w:ascii="Cambria Math" w:hAnsi="Cambria Math"/>
              </w:rPr>
            </m:ctrlPr>
          </m:dPr>
          <m:e>
            <m:r>
              <w:rPr>
                <w:rFonts w:ascii="Cambria Math" w:hAnsi="Cambria Math"/>
              </w:rPr>
              <m:t>668</m:t>
            </m:r>
          </m:e>
        </m:d>
      </m:oMath>
      <w:r>
        <w:t xml:space="preserve"> are the reflectance at 840 and 668 nm respectively.</w:t>
      </w:r>
    </w:p>
    <w:p w14:paraId="397917D4" w14:textId="77777777" w:rsidR="008B4DF2" w:rsidRDefault="00000000" w:rsidP="001500D4">
      <w:pPr>
        <w:pStyle w:val="Compact"/>
        <w:numPr>
          <w:ilvl w:val="0"/>
          <w:numId w:val="4"/>
        </w:numPr>
      </w:pPr>
      <w:r>
        <w:t xml:space="preserve">The Green Leaf Index (GLI, </w:t>
      </w:r>
      <w:proofErr w:type="spellStart"/>
      <w:r>
        <w:t>Louhaichi</w:t>
      </w:r>
      <w:proofErr w:type="spellEnd"/>
      <w:r>
        <w:t xml:space="preserve"> et al. (2001)), a quantification of the seagrass leaves greenness (</w:t>
      </w:r>
      <w:hyperlink w:anchor="eq-gli">
        <w:r w:rsidR="008B4DF2">
          <w:rPr>
            <w:rStyle w:val="Lienhypertexte"/>
          </w:rPr>
          <w:t>Equation 2</w:t>
        </w:r>
      </w:hyperlink>
      <w:r>
        <w:t>)</w:t>
      </w:r>
    </w:p>
    <w:p w14:paraId="7593F20F" w14:textId="77777777" w:rsidR="008B4DF2" w:rsidRDefault="00000000" w:rsidP="001500D4">
      <w:pPr>
        <w:pStyle w:val="FirstParagraph"/>
      </w:pPr>
      <w:bookmarkStart w:id="191" w:name="eq-gli"/>
      <m:oMathPara>
        <m:oMathParaPr>
          <m:jc m:val="center"/>
        </m:oMathParaPr>
        <m:oMath>
          <m:r>
            <w:rPr>
              <w:rFonts w:ascii="Cambria Math" w:hAnsi="Cambria Math"/>
            </w:rPr>
            <m:t>GLI</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450</m:t>
                      </m:r>
                    </m:e>
                  </m:d>
                </m:e>
              </m:d>
            </m:num>
            <m:den>
              <m:d>
                <m:dPr>
                  <m:ctrlPr>
                    <w:rPr>
                      <w:rFonts w:ascii="Cambria Math" w:hAnsi="Cambria Math"/>
                    </w:rPr>
                  </m:ctrlPr>
                </m:dPr>
                <m:e>
                  <m:r>
                    <m:rPr>
                      <m:sty m:val="p"/>
                    </m:rPr>
                    <w:rPr>
                      <w:rFonts w:ascii="Cambria Math" w:hAnsi="Cambria Math"/>
                    </w:rPr>
                    <m:t>2×</m:t>
                  </m:r>
                  <m:r>
                    <w:rPr>
                      <w:rFonts w:ascii="Cambria Math" w:hAnsi="Cambria Math"/>
                    </w:rPr>
                    <m:t>R</m:t>
                  </m:r>
                  <m:d>
                    <m:dPr>
                      <m:ctrlPr>
                        <w:rPr>
                          <w:rFonts w:ascii="Cambria Math" w:hAnsi="Cambria Math"/>
                        </w:rPr>
                      </m:ctrlPr>
                    </m:dPr>
                    <m:e>
                      <m:r>
                        <m:rPr>
                          <m:sty m:val="p"/>
                        </m:rPr>
                        <w:rPr>
                          <w:rFonts w:ascii="Cambria Math" w:hAnsi="Cambria Math"/>
                        </w:rPr>
                        <m:t>550</m:t>
                      </m:r>
                    </m:e>
                  </m:d>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450</m:t>
                  </m:r>
                </m:e>
              </m:d>
            </m:den>
          </m:f>
          <m:r>
            <m:rPr>
              <m:sty m:val="p"/>
            </m:rPr>
            <w:rPr>
              <w:rFonts w:ascii="Cambria Math" w:hAnsi="Cambria Math"/>
            </w:rPr>
            <m:t>  </m:t>
          </m:r>
          <m:d>
            <m:dPr>
              <m:ctrlPr>
                <w:rPr>
                  <w:rFonts w:ascii="Cambria Math" w:hAnsi="Cambria Math"/>
                </w:rPr>
              </m:ctrlPr>
            </m:dPr>
            <m:e>
              <m:r>
                <m:rPr>
                  <m:sty m:val="p"/>
                </m:rPr>
                <w:rPr>
                  <w:rFonts w:ascii="Cambria Math" w:hAnsi="Cambria Math"/>
                </w:rPr>
                <m:t>2</m:t>
              </m:r>
            </m:e>
          </m:d>
        </m:oMath>
      </m:oMathPara>
      <w:bookmarkEnd w:id="191"/>
    </w:p>
    <w:p w14:paraId="47BA25AE" w14:textId="77777777" w:rsidR="008B4DF2" w:rsidRDefault="00000000" w:rsidP="001500D4">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550</m:t>
            </m:r>
          </m:e>
        </m:d>
      </m:oMath>
      <w:r>
        <w:t xml:space="preserve"> and </w:t>
      </w:r>
      <m:oMath>
        <m:r>
          <w:rPr>
            <w:rFonts w:ascii="Cambria Math" w:hAnsi="Cambria Math"/>
          </w:rPr>
          <m:t>R</m:t>
        </m:r>
        <m:d>
          <m:dPr>
            <m:ctrlPr>
              <w:rPr>
                <w:rFonts w:ascii="Cambria Math" w:hAnsi="Cambria Math"/>
              </w:rPr>
            </m:ctrlPr>
          </m:dPr>
          <m:e>
            <m:r>
              <w:rPr>
                <w:rFonts w:ascii="Cambria Math" w:hAnsi="Cambria Math"/>
              </w:rPr>
              <m:t>450</m:t>
            </m:r>
          </m:e>
        </m:d>
      </m:oMath>
      <w:r>
        <w:t xml:space="preserve"> are the reflectance in the green (at 550 nm) and in the blue (at 450 nm) spectral bands, respectively.</w:t>
      </w:r>
    </w:p>
    <w:p w14:paraId="4B446458" w14:textId="77777777" w:rsidR="008B4DF2" w:rsidRDefault="00000000" w:rsidP="001500D4">
      <w:pPr>
        <w:pStyle w:val="Corpsdetexte"/>
      </w:pPr>
      <w:r>
        <w:t xml:space="preserve">Based on the observed spectral changes in seagrasses exposed to HWs, we developed a new radiometric index to better detect the radiometric change caused by </w:t>
      </w:r>
      <w:proofErr w:type="gramStart"/>
      <w:r>
        <w:t>the HW</w:t>
      </w:r>
      <w:proofErr w:type="gramEnd"/>
      <w:r>
        <w:t>. The browning of the leaves was characterized by substantial radiometric changes in both the green and red-edge spectral regions. The Seagrass Heat Shock Index (SHSI) was introduced as the reflectance line height at 740 nm, compared to the 560 - 842 nm baseline (</w:t>
      </w:r>
      <w:hyperlink w:anchor="fig-SHSI">
        <w:r w:rsidR="008B4DF2">
          <w:rPr>
            <w:rStyle w:val="Lienhypertexte"/>
          </w:rPr>
          <w:t>Figure 3</w:t>
        </w:r>
      </w:hyperlink>
      <w:r>
        <w:t>). Namely the SHSI subtracts the reflectance observed at 740 nm to the linearly interpolated reflectance between 560 and 842 nm, so that the index is positive in the case of brown, HW-impacted seagrass leaves, and negative in the case of green, non-impacted leaves:</w:t>
      </w:r>
    </w:p>
    <w:p w14:paraId="19CA5F89" w14:textId="77777777" w:rsidR="008B4DF2" w:rsidRDefault="00000000" w:rsidP="001500D4">
      <w:pPr>
        <w:pStyle w:val="Corpsdetexte"/>
      </w:pPr>
      <w:bookmarkStart w:id="192" w:name="eq-SDI"/>
      <m:oMathPara>
        <m:oMathParaPr>
          <m:jc m:val="center"/>
        </m:oMathParaPr>
        <m:oMath>
          <m:r>
            <m:rPr>
              <m:nor/>
            </m:rPr>
            <w:lastRenderedPageBreak/>
            <m:t>SHSI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SHSI</m:t>
              </m:r>
            </m:sub>
          </m:sSub>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740</m:t>
              </m:r>
            </m:e>
          </m:d>
          <m:r>
            <m:rPr>
              <m:sty m:val="p"/>
            </m:rPr>
            <w:rPr>
              <w:rFonts w:ascii="Cambria Math" w:hAnsi="Cambria Math"/>
            </w:rPr>
            <m:t>  </m:t>
          </m:r>
          <m:d>
            <m:dPr>
              <m:ctrlPr>
                <w:rPr>
                  <w:rFonts w:ascii="Cambria Math" w:hAnsi="Cambria Math"/>
                </w:rPr>
              </m:ctrlPr>
            </m:dPr>
            <m:e>
              <m:r>
                <m:rPr>
                  <m:sty m:val="p"/>
                </m:rPr>
                <w:rPr>
                  <w:rFonts w:ascii="Cambria Math" w:hAnsi="Cambria Math"/>
                </w:rPr>
                <m:t>3</m:t>
              </m:r>
            </m:e>
          </m:d>
        </m:oMath>
      </m:oMathPara>
      <w:bookmarkEnd w:id="192"/>
    </w:p>
    <w:p w14:paraId="03BFBCE7" w14:textId="77777777" w:rsidR="008B4DF2" w:rsidRDefault="00000000" w:rsidP="001500D4">
      <w:pPr>
        <w:pStyle w:val="FirstParagraph"/>
      </w:pPr>
      <w:proofErr w:type="gramStart"/>
      <w:r>
        <w:t>where :</w:t>
      </w:r>
      <w:proofErr w:type="gramEnd"/>
    </w:p>
    <w:p w14:paraId="6DBE8AE2" w14:textId="77777777" w:rsidR="008B4DF2" w:rsidRDefault="00000000" w:rsidP="001500D4">
      <w:pPr>
        <w:pStyle w:val="Corpsdetexte"/>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SHSI</m:t>
              </m:r>
            </m:sub>
          </m:sSub>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560</m:t>
              </m:r>
            </m:e>
          </m:d>
          <m:r>
            <m:rPr>
              <m:sty m:val="p"/>
            </m:rPr>
            <w:rPr>
              <w:rFonts w:ascii="Cambria Math" w:hAnsi="Cambria Math"/>
            </w:rPr>
            <m:t>+</m:t>
          </m:r>
          <m:r>
            <w:rPr>
              <w:rFonts w:ascii="Cambria Math" w:hAnsi="Cambria Math"/>
            </w:rPr>
            <m:t>τ</m:t>
          </m:r>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842</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560</m:t>
                  </m:r>
                </m:e>
              </m:d>
            </m:e>
          </m:d>
        </m:oMath>
      </m:oMathPara>
    </w:p>
    <w:p w14:paraId="41E2FD4F" w14:textId="77777777" w:rsidR="008B4DF2" w:rsidRDefault="00000000" w:rsidP="001500D4">
      <w:pPr>
        <w:pStyle w:val="FirstParagraph"/>
      </w:pPr>
      <w:proofErr w:type="gramStart"/>
      <w:r>
        <w:t>and :</w:t>
      </w:r>
      <w:proofErr w:type="gramEnd"/>
    </w:p>
    <w:p w14:paraId="3C1C8742" w14:textId="77777777" w:rsidR="008B4DF2" w:rsidRDefault="00000000" w:rsidP="001500D4">
      <w:pPr>
        <w:pStyle w:val="Corpsdetexte"/>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m:rPr>
                  <m:sty m:val="p"/>
                </m:rPr>
                <w:rPr>
                  <w:rFonts w:ascii="Cambria Math" w:hAnsi="Cambria Math"/>
                </w:rPr>
                <m:t>740-560</m:t>
              </m:r>
            </m:num>
            <m:den>
              <m:r>
                <m:rPr>
                  <m:sty m:val="p"/>
                </m:rPr>
                <w:rPr>
                  <w:rFonts w:ascii="Cambria Math" w:hAnsi="Cambria Math"/>
                </w:rPr>
                <m:t>842-560</m:t>
              </m:r>
            </m:den>
          </m:f>
        </m:oMath>
      </m:oMathPara>
    </w:p>
    <w:p w14:paraId="2D7DB45D" w14:textId="77777777" w:rsidR="008B4DF2" w:rsidRDefault="00000000" w:rsidP="001500D4">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560</m:t>
            </m:r>
          </m:e>
        </m:d>
      </m:oMath>
      <w:r>
        <w:t xml:space="preserve">, </w:t>
      </w:r>
      <m:oMath>
        <m:r>
          <w:rPr>
            <w:rFonts w:ascii="Cambria Math" w:hAnsi="Cambria Math"/>
          </w:rPr>
          <m:t>R</m:t>
        </m:r>
        <m:d>
          <m:dPr>
            <m:ctrlPr>
              <w:rPr>
                <w:rFonts w:ascii="Cambria Math" w:hAnsi="Cambria Math"/>
              </w:rPr>
            </m:ctrlPr>
          </m:dPr>
          <m:e>
            <m:r>
              <w:rPr>
                <w:rFonts w:ascii="Cambria Math" w:hAnsi="Cambria Math"/>
              </w:rPr>
              <m:t>740</m:t>
            </m:r>
          </m:e>
        </m:d>
      </m:oMath>
      <w:r>
        <w:t xml:space="preserve">, and </w:t>
      </w:r>
      <m:oMath>
        <m:r>
          <w:rPr>
            <w:rFonts w:ascii="Cambria Math" w:hAnsi="Cambria Math"/>
          </w:rPr>
          <m:t>R</m:t>
        </m:r>
        <m:d>
          <m:dPr>
            <m:ctrlPr>
              <w:rPr>
                <w:rFonts w:ascii="Cambria Math" w:hAnsi="Cambria Math"/>
              </w:rPr>
            </m:ctrlPr>
          </m:dPr>
          <m:e>
            <m:r>
              <w:rPr>
                <w:rFonts w:ascii="Cambria Math" w:hAnsi="Cambria Math"/>
              </w:rPr>
              <m:t>842</m:t>
            </m:r>
          </m:e>
        </m:d>
      </m:oMath>
      <w:r>
        <w:t xml:space="preserve"> represent the reflectance at 560, 740, and 842 nm, respectively, and </w:t>
      </w:r>
      <m:oMath>
        <m:r>
          <w:rPr>
            <w:rFonts w:ascii="Cambria Math" w:hAnsi="Cambria Math"/>
          </w:rPr>
          <m:t>τ</m:t>
        </m:r>
      </m:oMath>
      <w:r>
        <w:t xml:space="preserve"> is equal to a contant of 0.64. These wavelengths were selected to align with the spectral resolution of satellites missions such as Sentinel-2, for broader remote sensing application.</w:t>
      </w:r>
    </w:p>
    <w:tbl>
      <w:tblPr>
        <w:tblStyle w:val="Table"/>
        <w:tblW w:w="5000" w:type="pct"/>
        <w:tblLayout w:type="fixed"/>
        <w:tblLook w:val="0000" w:firstRow="0" w:lastRow="0" w:firstColumn="0" w:lastColumn="0" w:noHBand="0" w:noVBand="0"/>
      </w:tblPr>
      <w:tblGrid>
        <w:gridCol w:w="9360"/>
      </w:tblGrid>
      <w:tr w:rsidR="008B4DF2" w14:paraId="4A66E854" w14:textId="77777777">
        <w:tc>
          <w:tcPr>
            <w:tcW w:w="7920" w:type="dxa"/>
          </w:tcPr>
          <w:p w14:paraId="4A7D0EE7" w14:textId="77777777" w:rsidR="008B4DF2" w:rsidRDefault="00000000" w:rsidP="001500D4">
            <w:pPr>
              <w:pStyle w:val="Compact"/>
            </w:pPr>
            <w:bookmarkStart w:id="193" w:name="fig-SHSI"/>
            <w:bookmarkStart w:id="194" w:name="cell-fig-SHSI"/>
            <w:r>
              <w:rPr>
                <w:noProof/>
              </w:rPr>
              <w:lastRenderedPageBreak/>
              <w:drawing>
                <wp:inline distT="0" distB="0" distL="0" distR="0" wp14:anchorId="3586451D" wp14:editId="7B162AB8">
                  <wp:extent cx="5646420" cy="564642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s/High_res/Plot_explain_SHSI.png"/>
                          <pic:cNvPicPr>
                            <a:picLocks noChangeAspect="1" noChangeArrowheads="1"/>
                          </pic:cNvPicPr>
                        </pic:nvPicPr>
                        <pic:blipFill>
                          <a:blip r:embed="rId14"/>
                          <a:stretch>
                            <a:fillRect/>
                          </a:stretch>
                        </pic:blipFill>
                        <pic:spPr bwMode="auto">
                          <a:xfrm>
                            <a:off x="0" y="0"/>
                            <a:ext cx="5646420" cy="5646420"/>
                          </a:xfrm>
                          <a:prstGeom prst="rect">
                            <a:avLst/>
                          </a:prstGeom>
                          <a:noFill/>
                          <a:ln w="9525">
                            <a:noFill/>
                            <a:headEnd/>
                            <a:tailEnd/>
                          </a:ln>
                        </pic:spPr>
                      </pic:pic>
                    </a:graphicData>
                  </a:graphic>
                </wp:inline>
              </w:drawing>
            </w:r>
          </w:p>
          <w:p w14:paraId="3AB199D2" w14:textId="77777777" w:rsidR="008B4DF2" w:rsidRDefault="00000000">
            <w:pPr>
              <w:pStyle w:val="ImageCaption"/>
              <w:spacing w:before="200"/>
            </w:pPr>
            <w:r>
              <w:t>Figure 3: Computation of the reflectance Seagrass Heat Shock Index (SHSI) for Impacted (A) and Unimpacted (B) seagrass leaves. The dashed line represents the reflectance interpolation between 560 and 842 nm. The red vertical at 740 nm represents the SHSI line height.</w:t>
            </w:r>
          </w:p>
        </w:tc>
        <w:bookmarkEnd w:id="193"/>
      </w:tr>
    </w:tbl>
    <w:p w14:paraId="68EBAC97" w14:textId="77777777" w:rsidR="008B4DF2" w:rsidRDefault="00000000">
      <w:pPr>
        <w:pStyle w:val="Titre2"/>
      </w:pPr>
      <w:bookmarkStart w:id="195" w:name="X53c8231f04157ff9451ec0257d89262a154cfec"/>
      <w:bookmarkEnd w:id="148"/>
      <w:bookmarkEnd w:id="185"/>
      <w:bookmarkEnd w:id="189"/>
      <w:bookmarkEnd w:id="194"/>
      <w:r>
        <w:t>3.2 Observation of a seagrass bed impacted by a HWs</w:t>
      </w:r>
    </w:p>
    <w:p w14:paraId="34490109" w14:textId="77777777" w:rsidR="008B4DF2" w:rsidRDefault="00000000" w:rsidP="001500D4">
      <w:pPr>
        <w:pStyle w:val="FirstParagraph"/>
      </w:pPr>
      <w:r>
        <w:t xml:space="preserve">Field measurements were </w:t>
      </w:r>
      <w:proofErr w:type="gramStart"/>
      <w:r>
        <w:t>taken</w:t>
      </w:r>
      <w:proofErr w:type="gramEnd"/>
      <w:r>
        <w:t xml:space="preserve"> the 10th of September 2021 after an atmospheric and marine HW </w:t>
      </w:r>
      <w:proofErr w:type="gramStart"/>
      <w:r>
        <w:t>in order to</w:t>
      </w:r>
      <w:proofErr w:type="gramEnd"/>
      <w:r>
        <w:t xml:space="preserve"> assess the impact of heat stress on seagrass. The study site was a seagrass meadow near Quiberon (</w:t>
      </w:r>
      <w:proofErr w:type="gramStart"/>
      <w:r>
        <w:t>France :</w:t>
      </w:r>
      <w:proofErr w:type="gramEnd"/>
      <w:r>
        <w:t xml:space="preserve"> 46°57’32.0”N, 2°10’37.0”W, </w:t>
      </w:r>
      <w:hyperlink w:anchor="fig-quiberonMap">
        <w:r w:rsidR="008B4DF2">
          <w:rPr>
            <w:rStyle w:val="Lienhypertexte"/>
          </w:rPr>
          <w:t>Figure 4</w:t>
        </w:r>
      </w:hyperlink>
      <w:r>
        <w:t xml:space="preserve">). Brown seagrass leaves were observed over large patches of the meadow alongside areas </w:t>
      </w:r>
      <w:r>
        <w:lastRenderedPageBreak/>
        <w:t>covered by green seagrass (</w:t>
      </w:r>
      <w:hyperlink w:anchor="fig-QuiberonImg">
        <w:r w:rsidR="008B4DF2">
          <w:rPr>
            <w:rStyle w:val="Lienhypertexte"/>
          </w:rPr>
          <w:t>Figure 5</w:t>
        </w:r>
      </w:hyperlink>
      <w:r>
        <w:t>). A total of 96 Quadrat Points (QPs) were collected as georeferenced quadrat images across the meadow. These images allowed for visual assessment of vegetation type, density, and coloration. The quadrats were then divided into two categories: green seagrasses (henceforth: unimpacted QPs) and brown seagrasses (henceforth: impacted QPs), based on a visual estimation of the leaf coloration (</w:t>
      </w:r>
      <w:hyperlink w:anchor="fig-quiberonMap">
        <w:r w:rsidR="008B4DF2">
          <w:rPr>
            <w:rStyle w:val="Lienhypertexte"/>
          </w:rPr>
          <w:t>Figure 4</w:t>
        </w:r>
      </w:hyperlink>
      <w:r>
        <w:t>).</w:t>
      </w:r>
    </w:p>
    <w:tbl>
      <w:tblPr>
        <w:tblStyle w:val="Table"/>
        <w:tblW w:w="5000" w:type="pct"/>
        <w:tblLayout w:type="fixed"/>
        <w:tblLook w:val="0000" w:firstRow="0" w:lastRow="0" w:firstColumn="0" w:lastColumn="0" w:noHBand="0" w:noVBand="0"/>
      </w:tblPr>
      <w:tblGrid>
        <w:gridCol w:w="9360"/>
      </w:tblGrid>
      <w:tr w:rsidR="008B4DF2" w14:paraId="502E5922" w14:textId="77777777">
        <w:tc>
          <w:tcPr>
            <w:tcW w:w="7920" w:type="dxa"/>
          </w:tcPr>
          <w:p w14:paraId="6FB98A7D" w14:textId="77777777" w:rsidR="008B4DF2" w:rsidRDefault="00000000" w:rsidP="001500D4">
            <w:pPr>
              <w:pStyle w:val="Compact"/>
            </w:pPr>
            <w:bookmarkStart w:id="196" w:name="fig-quiberonMap"/>
            <w:bookmarkStart w:id="197" w:name="cell-fig-quiberonMap"/>
            <w:r>
              <w:rPr>
                <w:noProof/>
              </w:rPr>
              <w:drawing>
                <wp:inline distT="0" distB="0" distL="0" distR="0" wp14:anchorId="1C71D619" wp14:editId="562F3D4B">
                  <wp:extent cx="5646420" cy="564642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s/Low_res/Quiberon_map.png"/>
                          <pic:cNvPicPr>
                            <a:picLocks noChangeAspect="1" noChangeArrowheads="1"/>
                          </pic:cNvPicPr>
                        </pic:nvPicPr>
                        <pic:blipFill>
                          <a:blip r:embed="rId15"/>
                          <a:stretch>
                            <a:fillRect/>
                          </a:stretch>
                        </pic:blipFill>
                        <pic:spPr bwMode="auto">
                          <a:xfrm>
                            <a:off x="0" y="0"/>
                            <a:ext cx="5646420" cy="5646420"/>
                          </a:xfrm>
                          <a:prstGeom prst="rect">
                            <a:avLst/>
                          </a:prstGeom>
                          <a:noFill/>
                          <a:ln w="9525">
                            <a:noFill/>
                            <a:headEnd/>
                            <a:tailEnd/>
                          </a:ln>
                        </pic:spPr>
                      </pic:pic>
                    </a:graphicData>
                  </a:graphic>
                </wp:inline>
              </w:drawing>
            </w:r>
          </w:p>
          <w:p w14:paraId="3C02BD8B" w14:textId="77777777" w:rsidR="008B4DF2" w:rsidRDefault="00000000">
            <w:pPr>
              <w:pStyle w:val="ImageCaption"/>
              <w:spacing w:before="200"/>
            </w:pPr>
            <w:r>
              <w:t xml:space="preserve">Figure 4: Location of field observations in a seagrass meadow impacted by a HW that occurred on the 10th of September 2021 in Quiberon, South Brittany, France. The red line indicates the </w:t>
            </w:r>
            <w:r>
              <w:lastRenderedPageBreak/>
              <w:t xml:space="preserve">intertidal zone (Zone between high tide and low tide, exposed during low tide), the dark green area indicates the extent of the seagrass </w:t>
            </w:r>
            <w:proofErr w:type="gramStart"/>
            <w:r>
              <w:t>meadow</w:t>
            </w:r>
            <w:proofErr w:type="gramEnd"/>
            <w:r>
              <w:t xml:space="preserve"> and the olive area indicate saltmarshes. Green points indicate the location of quadrat pictures over unimpacted seagrasses (i.e. showing a green </w:t>
            </w:r>
            <w:proofErr w:type="spellStart"/>
            <w:r>
              <w:t>colour</w:t>
            </w:r>
            <w:proofErr w:type="spellEnd"/>
            <w:r>
              <w:t xml:space="preserve"> on the field), and orange points indicate the location of quadrats taken over impacted seagrasses (i.e. showing a brown color on the field).</w:t>
            </w:r>
          </w:p>
        </w:tc>
        <w:bookmarkEnd w:id="196"/>
      </w:tr>
      <w:tr w:rsidR="008B4DF2" w14:paraId="6E59A525" w14:textId="77777777">
        <w:tc>
          <w:tcPr>
            <w:tcW w:w="7920" w:type="dxa"/>
          </w:tcPr>
          <w:p w14:paraId="1D1E4CD0" w14:textId="77777777" w:rsidR="008B4DF2" w:rsidRDefault="00000000" w:rsidP="001500D4">
            <w:pPr>
              <w:pStyle w:val="Compact"/>
            </w:pPr>
            <w:bookmarkStart w:id="198" w:name="fig-QuiberonImg"/>
            <w:bookmarkStart w:id="199" w:name="cell-fig-QuiberonImg"/>
            <w:bookmarkEnd w:id="197"/>
            <w:r>
              <w:rPr>
                <w:noProof/>
              </w:rPr>
              <w:lastRenderedPageBreak/>
              <w:drawing>
                <wp:inline distT="0" distB="0" distL="0" distR="0" wp14:anchorId="6D4F59A2" wp14:editId="182E9191">
                  <wp:extent cx="2692781" cy="178525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s/Low_res/img_Quiberon.png"/>
                          <pic:cNvPicPr>
                            <a:picLocks noChangeAspect="1" noChangeArrowheads="1"/>
                          </pic:cNvPicPr>
                        </pic:nvPicPr>
                        <pic:blipFill>
                          <a:blip r:embed="rId16"/>
                          <a:stretch>
                            <a:fillRect/>
                          </a:stretch>
                        </pic:blipFill>
                        <pic:spPr bwMode="auto">
                          <a:xfrm>
                            <a:off x="0" y="0"/>
                            <a:ext cx="2692781" cy="1785257"/>
                          </a:xfrm>
                          <a:prstGeom prst="rect">
                            <a:avLst/>
                          </a:prstGeom>
                          <a:noFill/>
                          <a:ln w="9525">
                            <a:noFill/>
                            <a:headEnd/>
                            <a:tailEnd/>
                          </a:ln>
                        </pic:spPr>
                      </pic:pic>
                    </a:graphicData>
                  </a:graphic>
                </wp:inline>
              </w:drawing>
            </w:r>
          </w:p>
          <w:p w14:paraId="2E758AC6" w14:textId="77777777" w:rsidR="008B4DF2" w:rsidRDefault="00000000">
            <w:pPr>
              <w:pStyle w:val="ImageCaption"/>
              <w:spacing w:before="200"/>
            </w:pPr>
            <w:r>
              <w:t xml:space="preserve">Figure 5: Illustration of the two colorations of seagrass leaves observed </w:t>
            </w:r>
            <w:r>
              <w:rPr>
                <w:iCs/>
              </w:rPr>
              <w:t>in situ</w:t>
            </w:r>
            <w:r>
              <w:t xml:space="preserve"> on the 10th of September 2021 after a heatwave in Quiberon, South Brittany (France). A: Picture of a zone with both green and brown seagrass; B: Seagrass quadrat with green leaves; C: Seagrass quadrat with brown leaves; D: Picture of a zone where all leaves turned brown.</w:t>
            </w:r>
          </w:p>
        </w:tc>
        <w:bookmarkEnd w:id="198"/>
      </w:tr>
    </w:tbl>
    <w:p w14:paraId="002166C5" w14:textId="77777777" w:rsidR="008B4DF2" w:rsidRDefault="00000000">
      <w:pPr>
        <w:pStyle w:val="Titre3"/>
      </w:pPr>
      <w:bookmarkStart w:id="200" w:name="temperature-data-and-hw-detection"/>
      <w:bookmarkEnd w:id="199"/>
      <w:r>
        <w:t>3.2.1 Temperature data and HW detection</w:t>
      </w:r>
    </w:p>
    <w:p w14:paraId="1C703D74" w14:textId="77777777" w:rsidR="008B4DF2" w:rsidRDefault="00000000">
      <w:pPr>
        <w:pStyle w:val="Titre4"/>
      </w:pPr>
      <w:bookmarkStart w:id="201" w:name="air-temperature"/>
      <w:r>
        <w:t>3.2.1.1 Air temperature</w:t>
      </w:r>
    </w:p>
    <w:p w14:paraId="18F2533A" w14:textId="7D15B5E4" w:rsidR="008B4DF2" w:rsidRDefault="00000000" w:rsidP="001500D4">
      <w:pPr>
        <w:pStyle w:val="FirstParagraph"/>
      </w:pPr>
      <w:del w:id="202" w:author="Marta Román Geada" w:date="2025-02-18T11:42:00Z" w16du:dateUtc="2025-02-18T11:42:00Z">
        <w:r w:rsidDel="00056CA6">
          <w:delText xml:space="preserve">Since 2024, Meteo France weather data has been freely and openly accessible. </w:delText>
        </w:r>
      </w:del>
      <w:r>
        <w:t xml:space="preserve">Hourly air temperature data </w:t>
      </w:r>
      <w:ins w:id="203" w:author="Marta Román Geada" w:date="2025-02-17T11:22:00Z" w16du:dateUtc="2025-02-17T11:22:00Z">
        <w:r w:rsidR="003A6F9D">
          <w:t xml:space="preserve">from </w:t>
        </w:r>
      </w:ins>
      <w:ins w:id="204" w:author="Marta Román Geada" w:date="2025-02-17T11:21:00Z" w16du:dateUtc="2025-02-17T11:21:00Z">
        <w:r w:rsidR="003A6F9D">
          <w:t>1952</w:t>
        </w:r>
      </w:ins>
      <w:ins w:id="205" w:author="Marta Román Geada" w:date="2025-02-17T11:22:00Z" w16du:dateUtc="2025-02-17T11:22:00Z">
        <w:r w:rsidR="003A6F9D">
          <w:t xml:space="preserve"> to </w:t>
        </w:r>
        <w:commentRangeStart w:id="206"/>
        <w:commentRangeStart w:id="207"/>
        <w:r w:rsidR="003A6F9D">
          <w:t>2024</w:t>
        </w:r>
        <w:commentRangeEnd w:id="206"/>
        <w:r w:rsidR="003A6F9D">
          <w:rPr>
            <w:rStyle w:val="Marquedecommentaire"/>
          </w:rPr>
          <w:commentReference w:id="206"/>
        </w:r>
      </w:ins>
      <w:commentRangeEnd w:id="207"/>
      <w:r w:rsidR="004A5622">
        <w:rPr>
          <w:rStyle w:val="Marquedecommentaire"/>
        </w:rPr>
        <w:commentReference w:id="207"/>
      </w:r>
      <w:ins w:id="208" w:author="Marta Román Geada" w:date="2025-02-17T11:21:00Z" w16du:dateUtc="2025-02-17T11:21:00Z">
        <w:r w:rsidR="003A6F9D">
          <w:t xml:space="preserve"> (more than 395,000 observations) </w:t>
        </w:r>
      </w:ins>
      <w:r>
        <w:t xml:space="preserve">from a nearby weather station (Lorient-Lann </w:t>
      </w:r>
      <w:proofErr w:type="spellStart"/>
      <w:r>
        <w:t>Bihoue</w:t>
      </w:r>
      <w:proofErr w:type="spellEnd"/>
      <w:r>
        <w:t>, 47°45’46”N 3°26’11”W) was retrieved</w:t>
      </w:r>
      <w:ins w:id="209" w:author="Marta Román Geada" w:date="2025-02-18T11:42:00Z" w16du:dateUtc="2025-02-18T11:42:00Z">
        <w:r w:rsidR="00056CA6">
          <w:t xml:space="preserve"> from </w:t>
        </w:r>
        <w:proofErr w:type="spellStart"/>
        <w:r w:rsidR="00056CA6">
          <w:t>Meteo</w:t>
        </w:r>
        <w:proofErr w:type="spellEnd"/>
        <w:r w:rsidR="00056CA6">
          <w:t xml:space="preserve"> France (website).</w:t>
        </w:r>
      </w:ins>
      <w:r>
        <w:t>.</w:t>
      </w:r>
      <w:del w:id="210" w:author="Marta Román Geada" w:date="2025-02-17T11:21:00Z" w16du:dateUtc="2025-02-17T11:21:00Z">
        <w:r w:rsidDel="003A6F9D">
          <w:delText xml:space="preserve"> For this station, more than 395,000 hourly observations were available since </w:delText>
        </w:r>
        <w:commentRangeStart w:id="211"/>
        <w:commentRangeStart w:id="212"/>
        <w:r w:rsidDel="003A6F9D">
          <w:delText>1952</w:delText>
        </w:r>
        <w:commentRangeEnd w:id="211"/>
        <w:r w:rsidR="003A6F9D" w:rsidDel="003A6F9D">
          <w:rPr>
            <w:rStyle w:val="Marquedecommentaire"/>
          </w:rPr>
          <w:commentReference w:id="211"/>
        </w:r>
      </w:del>
      <w:commentRangeEnd w:id="212"/>
      <w:r w:rsidR="004A5622">
        <w:rPr>
          <w:rStyle w:val="Marquedecommentaire"/>
        </w:rPr>
        <w:commentReference w:id="212"/>
      </w:r>
      <w:r>
        <w:t>.</w:t>
      </w:r>
    </w:p>
    <w:p w14:paraId="236F8FE5" w14:textId="77777777" w:rsidR="008B4DF2" w:rsidRDefault="00000000">
      <w:pPr>
        <w:pStyle w:val="Titre4"/>
      </w:pPr>
      <w:bookmarkStart w:id="213" w:name="water-temperature"/>
      <w:bookmarkEnd w:id="201"/>
      <w:r>
        <w:t>3.2.1.2 Water temperature</w:t>
      </w:r>
    </w:p>
    <w:p w14:paraId="09F00409" w14:textId="77777777" w:rsidR="008B4DF2" w:rsidRDefault="00000000" w:rsidP="001500D4">
      <w:pPr>
        <w:pStyle w:val="FirstParagraph"/>
      </w:pPr>
      <w:r>
        <w:t>Sea Surface Temperature (SST) data from 1982 -2022 over the Quiberon coastal area was downloaded from the Copernicus Marine Data Store (Copernicus Marine Environment Monitoring Service, CMEMS (</w:t>
      </w:r>
      <w:proofErr w:type="gramStart"/>
      <w:r>
        <w:t>2024))</w:t>
      </w:r>
      <w:proofErr w:type="gramEnd"/>
      <w:r>
        <w:t>. An area of 2700 km² was extracted and analyzed. This area was large enough to minimize missing values caused by cloud cover and small enough to limit the influence of offshore SST stability.</w:t>
      </w:r>
    </w:p>
    <w:p w14:paraId="57D77774" w14:textId="77777777" w:rsidR="008B4DF2" w:rsidRDefault="00000000">
      <w:pPr>
        <w:pStyle w:val="Titre4"/>
      </w:pPr>
      <w:bookmarkStart w:id="214" w:name="heatwave-detection-and-characterization"/>
      <w:bookmarkEnd w:id="213"/>
      <w:r>
        <w:lastRenderedPageBreak/>
        <w:t>3.2.1.3 Heatwave detection and characterization</w:t>
      </w:r>
    </w:p>
    <w:p w14:paraId="000E8119" w14:textId="79B8BF80" w:rsidR="008B4DF2" w:rsidRDefault="00000000" w:rsidP="001500D4">
      <w:pPr>
        <w:pStyle w:val="FirstParagraph"/>
      </w:pPr>
      <w:r>
        <w:t xml:space="preserve">MHW and AHW detection was performed using the </w:t>
      </w:r>
      <w:proofErr w:type="spellStart"/>
      <w:r>
        <w:t>HeatwaveR</w:t>
      </w:r>
      <w:proofErr w:type="spellEnd"/>
      <w:r>
        <w:t xml:space="preserve"> package in R (Schlegel and Smit, 2018). This package utilizes the methodology proposed by </w:t>
      </w:r>
      <w:commentRangeStart w:id="215"/>
      <w:r>
        <w:t xml:space="preserve">Hobday et al. (2016) </w:t>
      </w:r>
      <w:commentRangeEnd w:id="215"/>
      <w:r w:rsidR="003A6F9D">
        <w:rPr>
          <w:rStyle w:val="Marquedecommentaire"/>
        </w:rPr>
        <w:commentReference w:id="215"/>
      </w:r>
      <w:r>
        <w:t xml:space="preserve">to detect HW </w:t>
      </w:r>
      <w:proofErr w:type="spellStart"/>
      <w:r>
        <w:t>events</w:t>
      </w:r>
      <w:ins w:id="216" w:author="Marta Román Geada" w:date="2025-02-17T11:25:00Z" w16du:dateUtc="2025-02-17T11:25:00Z">
        <w:r w:rsidR="00956054">
          <w:t>.</w:t>
        </w:r>
      </w:ins>
      <w:del w:id="217" w:author="Marta Román Geada" w:date="2025-02-17T11:25:00Z" w16du:dateUtc="2025-02-17T11:25:00Z">
        <w:r w:rsidDel="00956054">
          <w:delText xml:space="preserve">. </w:delText>
        </w:r>
        <w:commentRangeStart w:id="218"/>
        <w:r w:rsidDel="00956054">
          <w:delText xml:space="preserve">The annual climatology of </w:delText>
        </w:r>
        <w:commentRangeEnd w:id="218"/>
        <w:r w:rsidR="00956054" w:rsidDel="00956054">
          <w:rPr>
            <w:rStyle w:val="Marquedecommentaire"/>
          </w:rPr>
          <w:commentReference w:id="218"/>
        </w:r>
        <w:r w:rsidDel="00956054">
          <w:delText xml:space="preserve">both </w:delText>
        </w:r>
      </w:del>
      <w:ins w:id="219" w:author="Marta Román Geada" w:date="2025-02-17T11:25:00Z" w16du:dateUtc="2025-02-17T11:25:00Z">
        <w:r w:rsidR="00956054">
          <w:t>Both</w:t>
        </w:r>
        <w:proofErr w:type="spellEnd"/>
        <w:r w:rsidR="00956054">
          <w:t xml:space="preserve"> </w:t>
        </w:r>
      </w:ins>
      <w:r>
        <w:t xml:space="preserve">air and water temperature </w:t>
      </w:r>
      <w:proofErr w:type="gramStart"/>
      <w:r>
        <w:t>was</w:t>
      </w:r>
      <w:proofErr w:type="gramEnd"/>
      <w:r>
        <w:t xml:space="preserve"> computed. HWs were defined as events when the temperature exceeded the 90th percentile of the </w:t>
      </w:r>
      <w:commentRangeStart w:id="220"/>
      <w:r>
        <w:t xml:space="preserve">climatology </w:t>
      </w:r>
      <w:commentRangeEnd w:id="220"/>
      <w:r w:rsidR="00956054">
        <w:rPr>
          <w:rStyle w:val="Marquedecommentaire"/>
        </w:rPr>
        <w:commentReference w:id="220"/>
      </w:r>
      <w:r>
        <w:t>during three consecutive days. Furthermore, the severity of each event was assessed using the methodology proposed by Hobday et al. (2018).</w:t>
      </w:r>
    </w:p>
    <w:p w14:paraId="477B5B65" w14:textId="77777777" w:rsidR="008B4DF2" w:rsidRDefault="00000000">
      <w:pPr>
        <w:pStyle w:val="Titre3"/>
      </w:pPr>
      <w:bookmarkStart w:id="221" w:name="satellite-observations"/>
      <w:bookmarkEnd w:id="200"/>
      <w:bookmarkEnd w:id="214"/>
      <w:r>
        <w:t>3.2.2 Satellite observations</w:t>
      </w:r>
    </w:p>
    <w:p w14:paraId="626E1E30" w14:textId="52ED90DC" w:rsidR="008B4DF2" w:rsidRDefault="00000000" w:rsidP="001500D4">
      <w:pPr>
        <w:pStyle w:val="FirstParagraph"/>
      </w:pPr>
      <w:r>
        <w:t xml:space="preserve">Three </w:t>
      </w:r>
      <w:ins w:id="222" w:author="Marta Román Geada" w:date="2025-02-17T11:27:00Z" w16du:dateUtc="2025-02-17T11:27:00Z">
        <w:r w:rsidR="00956054">
          <w:t xml:space="preserve">2021 </w:t>
        </w:r>
      </w:ins>
      <w:r>
        <w:t xml:space="preserve">Sentinel-2 images of the study site were selected </w:t>
      </w:r>
      <w:del w:id="223" w:author="Marta Román Geada" w:date="2025-02-17T11:27:00Z" w16du:dateUtc="2025-02-17T11:27:00Z">
        <w:r w:rsidDel="00956054">
          <w:delText xml:space="preserve">in 2021 </w:delText>
        </w:r>
      </w:del>
      <w:r>
        <w:t>to assess the effect of the</w:t>
      </w:r>
      <w:ins w:id="224" w:author="Marta Román Geada" w:date="2025-02-17T11:27:00Z" w16du:dateUtc="2025-02-17T11:27:00Z">
        <w:r w:rsidR="00956054">
          <w:t xml:space="preserve"> </w:t>
        </w:r>
      </w:ins>
      <w:r>
        <w:t>combined AHW and MHW (“HW event”, henceforth) on the seagrass meadow: the first image was taken 5 days before the HW (1st of September 2021), the second image during the HW (6th of September 2021) and the third image one month later (8th of October 2021). Level-2 data were downloaded from the Copernicus open access hub (European Space Agency, 2024a) provided by the European Space Agency (ESA). Level-2 images consist of orthorectified surface reflectance corrected from the effect of the atmosphere using ESA’s standard correction (i.e., Sen2cor, European Space Agency (2024b)).</w:t>
      </w:r>
    </w:p>
    <w:p w14:paraId="3588FF84" w14:textId="77777777" w:rsidR="008B4DF2" w:rsidRDefault="00000000" w:rsidP="001500D4">
      <w:pPr>
        <w:pStyle w:val="Corpsdetexte"/>
      </w:pPr>
      <w:commentRangeStart w:id="225"/>
      <w:r>
        <w:t xml:space="preserve">The SHSI </w:t>
      </w:r>
      <w:commentRangeEnd w:id="225"/>
      <w:r w:rsidR="00956054">
        <w:rPr>
          <w:rStyle w:val="Marquedecommentaire"/>
        </w:rPr>
        <w:commentReference w:id="225"/>
      </w:r>
      <w:r>
        <w:t>(</w:t>
      </w:r>
      <w:hyperlink w:anchor="eq-SDI">
        <w:r w:rsidR="008B4DF2">
          <w:rPr>
            <w:rStyle w:val="Lienhypertexte"/>
          </w:rPr>
          <w:t>Equation 3</w:t>
        </w:r>
      </w:hyperlink>
      <w:r>
        <w:t>) was computed and mapped for each image. For the pixel containing a field QP (</w:t>
      </w:r>
      <w:hyperlink w:anchor="fig-quiberonMap">
        <w:r w:rsidR="008B4DF2">
          <w:rPr>
            <w:rStyle w:val="Lienhypertexte"/>
          </w:rPr>
          <w:t>Figure 4</w:t>
        </w:r>
      </w:hyperlink>
      <w:r>
        <w:t>), the satellite-derived reflectance was extracted, and compared before and after the HW event.</w:t>
      </w:r>
    </w:p>
    <w:p w14:paraId="63BF29E4" w14:textId="77777777" w:rsidR="008B4DF2" w:rsidRDefault="00000000">
      <w:pPr>
        <w:pStyle w:val="Titre3"/>
      </w:pPr>
      <w:bookmarkStart w:id="226" w:name="emersion-time-of-the-seagrass-meadow"/>
      <w:bookmarkEnd w:id="221"/>
      <w:r>
        <w:t>3.2.3 Emersion time of the seagrass meadow</w:t>
      </w:r>
    </w:p>
    <w:p w14:paraId="37B6FFD9" w14:textId="295FD736" w:rsidR="008B4DF2" w:rsidRDefault="00000000" w:rsidP="001500D4">
      <w:pPr>
        <w:pStyle w:val="FirstParagraph"/>
      </w:pPr>
      <w:del w:id="227" w:author="Marta Román Geada" w:date="2025-02-18T12:05:00Z" w16du:dateUtc="2025-02-18T12:05:00Z">
        <w:r w:rsidDel="009F04ED">
          <w:delText xml:space="preserve">The post-HW seagrass discoloration is likely related to the emersion time and intertidal topography. </w:delText>
        </w:r>
      </w:del>
      <w:r>
        <w:t xml:space="preserve">The spatial distribution of seagrass emersion time during low tide was estimated using bathymetric and water level data. High resolution bathymetry data (Litto3D® product) for the Quiberon intertidal meadow were sourced from the “Service </w:t>
      </w:r>
      <w:proofErr w:type="spellStart"/>
      <w:r>
        <w:t>Hydrographique</w:t>
      </w:r>
      <w:proofErr w:type="spellEnd"/>
      <w:r>
        <w:t xml:space="preserve"> et </w:t>
      </w:r>
      <w:proofErr w:type="spellStart"/>
      <w:r>
        <w:t>Océanographique</w:t>
      </w:r>
      <w:proofErr w:type="spellEnd"/>
      <w:r>
        <w:t xml:space="preserve"> de la Marine” (SHOM, 2021), while one-minute interval water level data </w:t>
      </w:r>
      <w:proofErr w:type="gramStart"/>
      <w:r>
        <w:t>were</w:t>
      </w:r>
      <w:proofErr w:type="gramEnd"/>
      <w:r>
        <w:t xml:space="preserve"> downloaded from Intergovernmental Oceanographic Commission data </w:t>
      </w:r>
      <w:r>
        <w:lastRenderedPageBreak/>
        <w:t xml:space="preserve">portal (IOC, 2024), using measurements from the nearest tide gauge at Le </w:t>
      </w:r>
      <w:proofErr w:type="spellStart"/>
      <w:r>
        <w:t>Crouesty</w:t>
      </w:r>
      <w:proofErr w:type="spellEnd"/>
      <w:r>
        <w:t>. A 2.85 m vertical correction was applied to the Litto3D data to align its zero reference with that of the water level data (RAM, SHOM (2022))</w:t>
      </w:r>
    </w:p>
    <w:p w14:paraId="0281F084" w14:textId="77777777" w:rsidR="008B4DF2" w:rsidRDefault="00000000" w:rsidP="001500D4">
      <w:pPr>
        <w:pStyle w:val="Corpsdetexte"/>
      </w:pPr>
      <w:r>
        <w:t>Once aligned, the corrected elevation was compared to water height for each pixel and each time step during the HW event. The emersion time was then calculated as the daily total time each pixel remained exposed along the duration of the AHW.</w:t>
      </w:r>
    </w:p>
    <w:p w14:paraId="4DF4B2C5" w14:textId="77777777" w:rsidR="008B4DF2" w:rsidRDefault="00000000">
      <w:pPr>
        <w:pStyle w:val="Titre2"/>
      </w:pPr>
      <w:bookmarkStart w:id="228" w:name="statistics"/>
      <w:bookmarkEnd w:id="195"/>
      <w:bookmarkEnd w:id="226"/>
      <w:r>
        <w:t>3.3 Statistics</w:t>
      </w:r>
    </w:p>
    <w:p w14:paraId="3F7B1FF6" w14:textId="3ABA43F3" w:rsidR="008B4DF2" w:rsidRDefault="00000000" w:rsidP="001500D4">
      <w:pPr>
        <w:pStyle w:val="FirstParagraph"/>
      </w:pPr>
      <w:r>
        <w:t xml:space="preserve">General Linear Models (GLMs) were used to assess relative differences over time in response variables (Spectral Indices) with different treatments (Impacted vs </w:t>
      </w:r>
      <w:del w:id="229" w:author="Marta Román Geada" w:date="2025-02-17T11:42:00Z" w16du:dateUtc="2025-02-17T11:42:00Z">
        <w:r w:rsidDel="008A5D39">
          <w:delText>Unimpacted</w:delText>
        </w:r>
      </w:del>
      <w:ins w:id="230" w:author="Marta Román Geada" w:date="2025-02-17T11:42:00Z" w16du:dateUtc="2025-02-17T11:42:00Z">
        <w:r w:rsidR="008A5D39">
          <w:t>Control</w:t>
        </w:r>
      </w:ins>
      <w:r>
        <w:t xml:space="preserve">). </w:t>
      </w:r>
      <w:commentRangeStart w:id="231"/>
      <w:commentRangeStart w:id="232"/>
      <w:commentRangeStart w:id="233"/>
      <w:r>
        <w:t xml:space="preserve">To analyze the effect of HW on the reflectance indices observed during the lab experiment, the relative change was modeled as a function of Days (1-3: Discrete) with Runs (1-3: Factor) and Timestep within Run (1-6: Factor) as cross random factors. </w:t>
      </w:r>
      <w:commentRangeEnd w:id="231"/>
      <w:r w:rsidR="00F03EA4">
        <w:rPr>
          <w:rStyle w:val="Marquedecommentaire"/>
        </w:rPr>
        <w:commentReference w:id="231"/>
      </w:r>
      <w:commentRangeEnd w:id="232"/>
      <w:r w:rsidR="00507A29">
        <w:rPr>
          <w:rStyle w:val="Marquedecommentaire"/>
        </w:rPr>
        <w:commentReference w:id="232"/>
      </w:r>
      <w:commentRangeEnd w:id="233"/>
      <w:r w:rsidR="00AA290A">
        <w:rPr>
          <w:rStyle w:val="Marquedecommentaire"/>
        </w:rPr>
        <w:commentReference w:id="233"/>
      </w:r>
      <w:commentRangeStart w:id="234"/>
      <w:commentRangeStart w:id="235"/>
      <w:r>
        <w:t>Satellite-derived indices were modeled as a function of Date (1-3: Discrete) and Treatment (Impacted vs Unimpacted: Categorical).</w:t>
      </w:r>
      <w:commentRangeEnd w:id="234"/>
      <w:r w:rsidR="00F03EA4">
        <w:rPr>
          <w:rStyle w:val="Marquedecommentaire"/>
        </w:rPr>
        <w:commentReference w:id="234"/>
      </w:r>
      <w:commentRangeEnd w:id="235"/>
      <w:r w:rsidR="00AA290A">
        <w:rPr>
          <w:rStyle w:val="Marquedecommentaire"/>
        </w:rPr>
        <w:commentReference w:id="235"/>
      </w:r>
      <w:r>
        <w:t xml:space="preserve"> A General Additive Model (GAM) was used to assess the relationship between relative SHSI change with emersion time. SHSI was modeled as a function of emersion time with a basis spline. All model parameters were estimated within a Bayesian framework using the “brms” and “</w:t>
      </w:r>
      <w:proofErr w:type="spellStart"/>
      <w:r>
        <w:t>RStan</w:t>
      </w:r>
      <w:proofErr w:type="spellEnd"/>
      <w:r>
        <w:t>” packages in R to leverage the stan language (</w:t>
      </w:r>
      <w:proofErr w:type="spellStart"/>
      <w:r>
        <w:t>Bürkner</w:t>
      </w:r>
      <w:proofErr w:type="spellEnd"/>
      <w:r>
        <w:t>, 2021; Carpenter et al., 2017; R Core Team, 2023; Stan Development Team et al., 2020). The response variables were modeled assuming a Gaussian distribution, with weakly informative priors (Student-</w:t>
      </w:r>
      <w:proofErr w:type="gramStart"/>
      <w:r>
        <w:t>T(</w:t>
      </w:r>
      <w:proofErr w:type="gramEnd"/>
      <w:r>
        <w:t>3,0,2.5)). Model parameters were estimated using Markov Chain Monte Carlo (MCMC) sampling, with 4 chains of 5000 iterations and a warm-up of 500.</w:t>
      </w:r>
    </w:p>
    <w:p w14:paraId="7185FC87" w14:textId="77777777" w:rsidR="008B4DF2" w:rsidRDefault="00000000">
      <w:pPr>
        <w:pStyle w:val="Titre1"/>
      </w:pPr>
      <w:bookmarkStart w:id="236" w:name="results"/>
      <w:bookmarkEnd w:id="147"/>
      <w:bookmarkEnd w:id="228"/>
      <w:r>
        <w:lastRenderedPageBreak/>
        <w:t xml:space="preserve">4. </w:t>
      </w:r>
      <w:commentRangeStart w:id="237"/>
      <w:r>
        <w:t>Results</w:t>
      </w:r>
      <w:commentRangeEnd w:id="237"/>
      <w:r w:rsidR="00F03EA4">
        <w:rPr>
          <w:rStyle w:val="Marquedecommentaire"/>
          <w:rFonts w:eastAsiaTheme="minorHAnsi" w:cstheme="minorBidi"/>
          <w:b w:val="0"/>
          <w:bCs w:val="0"/>
          <w:color w:val="auto"/>
        </w:rPr>
        <w:commentReference w:id="237"/>
      </w:r>
    </w:p>
    <w:p w14:paraId="3C35B0EB" w14:textId="77777777" w:rsidR="008B4DF2" w:rsidRDefault="00000000">
      <w:pPr>
        <w:pStyle w:val="Titre2"/>
      </w:pPr>
      <w:bookmarkStart w:id="238" w:name="laboratory-experiment-1"/>
      <w:r>
        <w:t>4.1 Laboratory Experiment</w:t>
      </w:r>
    </w:p>
    <w:p w14:paraId="72D0F42B" w14:textId="77777777" w:rsidR="008B4DF2" w:rsidRDefault="00000000">
      <w:pPr>
        <w:pStyle w:val="Titre3"/>
      </w:pPr>
      <w:bookmarkStart w:id="239" w:name="heatwave-effect-on-seagrass-reflectance"/>
      <w:r>
        <w:t>4.1.1 Heatwave effect on seagrass reflectance</w:t>
      </w:r>
    </w:p>
    <w:p w14:paraId="55341CCA" w14:textId="77777777" w:rsidR="008B4DF2" w:rsidRDefault="00000000" w:rsidP="001500D4">
      <w:pPr>
        <w:pStyle w:val="FirstParagraph"/>
      </w:pPr>
      <w:r>
        <w:t>During the laboratory HW experiment, the seagrass reflectance was drastically impacted by the increase in both air and water temperature (</w:t>
      </w:r>
      <w:hyperlink w:anchor="fig-Exp_Spectra">
        <w:r w:rsidR="008B4DF2">
          <w:rPr>
            <w:rStyle w:val="Lienhypertexte"/>
          </w:rPr>
          <w:t>Figure 6</w:t>
        </w:r>
      </w:hyperlink>
      <w:r>
        <w:t xml:space="preserve">). The Control </w:t>
      </w:r>
      <m:oMath>
        <m:r>
          <w:rPr>
            <w:rFonts w:ascii="Cambria Math" w:hAnsi="Cambria Math"/>
          </w:rPr>
          <m:t>R</m:t>
        </m:r>
        <m:d>
          <m:dPr>
            <m:ctrlPr>
              <w:rPr>
                <w:rFonts w:ascii="Cambria Math" w:hAnsi="Cambria Math"/>
              </w:rPr>
            </m:ctrlPr>
          </m:dPr>
          <m:e>
            <m:r>
              <w:rPr>
                <w:rFonts w:ascii="Cambria Math" w:hAnsi="Cambria Math"/>
              </w:rPr>
              <m:t>λ</m:t>
            </m:r>
          </m:e>
        </m:d>
      </m:oMath>
      <w:r>
        <w:t xml:space="preserve">, displayed a </w:t>
      </w:r>
      <w:proofErr w:type="gramStart"/>
      <w:r>
        <w:t>spectral shape</w:t>
      </w:r>
      <w:proofErr w:type="gramEnd"/>
      <w:r>
        <w:t xml:space="preserve"> typical of seagrass, with a green peak around 560 nm, a valley associated with chlorophyll-</w:t>
      </w:r>
      <w:proofErr w:type="gramStart"/>
      <w:r>
        <w:t>a</w:t>
      </w:r>
      <w:proofErr w:type="gramEnd"/>
      <w:r>
        <w:t xml:space="preserve"> absorption around 665 nm, and a high near-infrared (NIR) plateau beyond 705 nm. This remained stable over time, with only minimal changes in magnitude and spectral features. In contrast, the Treatment </w:t>
      </w:r>
      <m:oMath>
        <m:r>
          <w:rPr>
            <w:rFonts w:ascii="Cambria Math" w:hAnsi="Cambria Math"/>
          </w:rPr>
          <m:t>R</m:t>
        </m:r>
        <m:d>
          <m:dPr>
            <m:ctrlPr>
              <w:rPr>
                <w:rFonts w:ascii="Cambria Math" w:hAnsi="Cambria Math"/>
              </w:rPr>
            </m:ctrlPr>
          </m:dPr>
          <m:e>
            <m:r>
              <w:rPr>
                <w:rFonts w:ascii="Cambria Math" w:hAnsi="Cambria Math"/>
              </w:rPr>
              <m:t>λ</m:t>
            </m:r>
          </m:e>
        </m:d>
      </m:oMath>
      <w:r>
        <w:t xml:space="preserve"> showed severe changes throughout the experiment. During day 1, the Treatment </w:t>
      </w:r>
      <m:oMath>
        <m:r>
          <w:rPr>
            <w:rFonts w:ascii="Cambria Math" w:hAnsi="Cambria Math"/>
          </w:rPr>
          <m:t>R</m:t>
        </m:r>
        <m:d>
          <m:dPr>
            <m:ctrlPr>
              <w:rPr>
                <w:rFonts w:ascii="Cambria Math" w:hAnsi="Cambria Math"/>
              </w:rPr>
            </m:ctrlPr>
          </m:dPr>
          <m:e>
            <m:r>
              <w:rPr>
                <w:rFonts w:ascii="Cambria Math" w:hAnsi="Cambria Math"/>
              </w:rPr>
              <m:t>λ</m:t>
            </m:r>
          </m:e>
        </m:d>
      </m:oMath>
      <w:r>
        <w:t xml:space="preserve"> was generally </w:t>
      </w:r>
      <w:proofErr w:type="gramStart"/>
      <w:r>
        <w:t>similar to</w:t>
      </w:r>
      <w:proofErr w:type="gramEnd"/>
      <w:r>
        <w:t xml:space="preserve"> the Control </w:t>
      </w:r>
      <m:oMath>
        <m:r>
          <w:rPr>
            <w:rFonts w:ascii="Cambria Math" w:hAnsi="Cambria Math"/>
          </w:rPr>
          <m:t>R</m:t>
        </m:r>
        <m:d>
          <m:dPr>
            <m:ctrlPr>
              <w:rPr>
                <w:rFonts w:ascii="Cambria Math" w:hAnsi="Cambria Math"/>
              </w:rPr>
            </m:ctrlPr>
          </m:dPr>
          <m:e>
            <m:r>
              <w:rPr>
                <w:rFonts w:ascii="Cambria Math" w:hAnsi="Cambria Math"/>
              </w:rPr>
              <m:t>λ</m:t>
            </m:r>
          </m:e>
        </m:d>
      </m:oMath>
      <w:r>
        <w:t xml:space="preserve">, despite a slightly less marked peak around 560 nm and slightly lower NIR values from 750 – 900 nm. A drastic decrease was then observed during days 2 and 3 across all wavelengths, particularly in the green – yellow spectral region (from 500 – 650 nm) and in the NIR (from 750 - 900 nm). During day 3, the collapse in </w:t>
      </w:r>
      <m:oMath>
        <m:r>
          <w:rPr>
            <w:rFonts w:ascii="Cambria Math" w:hAnsi="Cambria Math"/>
          </w:rPr>
          <m:t>R</m:t>
        </m:r>
        <m:d>
          <m:dPr>
            <m:ctrlPr>
              <w:rPr>
                <w:rFonts w:ascii="Cambria Math" w:hAnsi="Cambria Math"/>
              </w:rPr>
            </m:ctrlPr>
          </m:dPr>
          <m:e>
            <m:r>
              <w:rPr>
                <w:rFonts w:ascii="Cambria Math" w:hAnsi="Cambria Math"/>
              </w:rPr>
              <m:t>λ</m:t>
            </m:r>
          </m:e>
        </m:d>
      </m:oMath>
      <w:r>
        <w:t xml:space="preserve"> appeared to stabilize in the NIR, whereas it slightly continued in the green spectral region. At the end of the HW experiment, the </w:t>
      </w:r>
      <m:oMath>
        <m:r>
          <w:rPr>
            <w:rFonts w:ascii="Cambria Math" w:hAnsi="Cambria Math"/>
          </w:rPr>
          <m:t>R</m:t>
        </m:r>
        <m:d>
          <m:dPr>
            <m:ctrlPr>
              <w:rPr>
                <w:rFonts w:ascii="Cambria Math" w:hAnsi="Cambria Math"/>
              </w:rPr>
            </m:ctrlPr>
          </m:dPr>
          <m:e>
            <m:r>
              <w:rPr>
                <w:rFonts w:ascii="Cambria Math" w:hAnsi="Cambria Math"/>
              </w:rPr>
              <m:t>λ</m:t>
            </m:r>
          </m:e>
        </m:d>
      </m:oMath>
      <w:r>
        <w:t xml:space="preserve"> valley around 665 nm was also less pronounced, suggesting a decrease of chlorophyll-a concentration.</w:t>
      </w:r>
    </w:p>
    <w:tbl>
      <w:tblPr>
        <w:tblStyle w:val="Table"/>
        <w:tblW w:w="5000" w:type="pct"/>
        <w:tblLayout w:type="fixed"/>
        <w:tblLook w:val="0000" w:firstRow="0" w:lastRow="0" w:firstColumn="0" w:lastColumn="0" w:noHBand="0" w:noVBand="0"/>
      </w:tblPr>
      <w:tblGrid>
        <w:gridCol w:w="9360"/>
      </w:tblGrid>
      <w:tr w:rsidR="008B4DF2" w14:paraId="44E0A394" w14:textId="77777777">
        <w:tc>
          <w:tcPr>
            <w:tcW w:w="7920" w:type="dxa"/>
          </w:tcPr>
          <w:p w14:paraId="4B41654C" w14:textId="77777777" w:rsidR="008B4DF2" w:rsidRDefault="00000000" w:rsidP="001500D4">
            <w:pPr>
              <w:pStyle w:val="Compact"/>
            </w:pPr>
            <w:bookmarkStart w:id="240" w:name="fig-Exp_Spectra"/>
            <w:bookmarkStart w:id="241" w:name="cell-fig-Exp_Spectra"/>
            <w:r>
              <w:rPr>
                <w:noProof/>
              </w:rPr>
              <w:drawing>
                <wp:inline distT="0" distB="0" distL="0" distR="0" wp14:anchorId="4D9328F0" wp14:editId="2196610C">
                  <wp:extent cx="5646420" cy="282321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Figs/Low_res/plot_Spectra_exp.png"/>
                          <pic:cNvPicPr>
                            <a:picLocks noChangeAspect="1" noChangeArrowheads="1"/>
                          </pic:cNvPicPr>
                        </pic:nvPicPr>
                        <pic:blipFill>
                          <a:blip r:embed="rId17"/>
                          <a:stretch>
                            <a:fillRect/>
                          </a:stretch>
                        </pic:blipFill>
                        <pic:spPr bwMode="auto">
                          <a:xfrm>
                            <a:off x="0" y="0"/>
                            <a:ext cx="5646420" cy="2823210"/>
                          </a:xfrm>
                          <a:prstGeom prst="rect">
                            <a:avLst/>
                          </a:prstGeom>
                          <a:noFill/>
                          <a:ln w="9525">
                            <a:noFill/>
                            <a:headEnd/>
                            <a:tailEnd/>
                          </a:ln>
                        </pic:spPr>
                      </pic:pic>
                    </a:graphicData>
                  </a:graphic>
                </wp:inline>
              </w:drawing>
            </w:r>
          </w:p>
          <w:p w14:paraId="26D7EE60" w14:textId="4A12E1B8" w:rsidR="008B4DF2" w:rsidRDefault="00000000">
            <w:pPr>
              <w:pStyle w:val="ImageCaption"/>
              <w:spacing w:before="200"/>
            </w:pPr>
            <w:r>
              <w:lastRenderedPageBreak/>
              <w:t xml:space="preserve">Figure 6: Standardized hyperspectral reflectance of </w:t>
            </w:r>
            <w:r>
              <w:rPr>
                <w:iCs/>
              </w:rPr>
              <w:t xml:space="preserve">Z. </w:t>
            </w:r>
            <w:proofErr w:type="spellStart"/>
            <w:r>
              <w:rPr>
                <w:iCs/>
              </w:rPr>
              <w:t>noltei</w:t>
            </w:r>
            <w:proofErr w:type="spellEnd"/>
            <w:r>
              <w:t xml:space="preserve"> leaves during the HW experiment, showing the Control (Left) and </w:t>
            </w:r>
            <w:commentRangeStart w:id="242"/>
            <w:commentRangeStart w:id="243"/>
            <w:r>
              <w:t xml:space="preserve">Treatment </w:t>
            </w:r>
            <w:commentRangeEnd w:id="242"/>
            <w:r w:rsidR="008A5D39">
              <w:rPr>
                <w:rStyle w:val="Marquedecommentaire"/>
                <w:i w:val="0"/>
              </w:rPr>
              <w:commentReference w:id="242"/>
            </w:r>
            <w:commentRangeEnd w:id="243"/>
            <w:r w:rsidR="00AA290A">
              <w:rPr>
                <w:rStyle w:val="Marquedecommentaire"/>
                <w:i w:val="0"/>
              </w:rPr>
              <w:commentReference w:id="243"/>
            </w:r>
            <w:r>
              <w:t>(Right) measur</w:t>
            </w:r>
            <w:ins w:id="244" w:author="Marta Román Geada" w:date="2025-02-18T12:08:00Z" w16du:dateUtc="2025-02-18T12:08:00Z">
              <w:r w:rsidR="009F04ED">
                <w:t>e</w:t>
              </w:r>
            </w:ins>
            <w:r>
              <w:t xml:space="preserve">ments. The color indicates the progression along the experiment from the beginning (Day 1: Green), middle (Day 2: Yellow) and end (Day 3: Brown). A min-max standardization </w:t>
            </w:r>
            <w:del w:id="245" w:author="Marta Román Geada" w:date="2025-02-18T12:08:00Z" w16du:dateUtc="2025-02-18T12:08:00Z">
              <w:r w:rsidDel="009F04ED">
                <w:delText>has been</w:delText>
              </w:r>
            </w:del>
            <w:ins w:id="246" w:author="Marta Román Geada" w:date="2025-02-18T12:08:00Z" w16du:dateUtc="2025-02-18T12:08:00Z">
              <w:r w:rsidR="009F04ED">
                <w:t>was</w:t>
              </w:r>
            </w:ins>
            <w:r>
              <w:t xml:space="preserve"> applied to each individual spectrum.</w:t>
            </w:r>
          </w:p>
        </w:tc>
        <w:bookmarkEnd w:id="240"/>
      </w:tr>
    </w:tbl>
    <w:p w14:paraId="78F04246" w14:textId="77777777" w:rsidR="008B4DF2" w:rsidRDefault="00000000">
      <w:pPr>
        <w:pStyle w:val="Titre3"/>
      </w:pPr>
      <w:bookmarkStart w:id="247" w:name="heatwave-effect-on-radiometric-indices"/>
      <w:bookmarkEnd w:id="239"/>
      <w:bookmarkEnd w:id="241"/>
      <w:r>
        <w:lastRenderedPageBreak/>
        <w:t>4.1.2 Heatwave effect on radiometric indices</w:t>
      </w:r>
    </w:p>
    <w:p w14:paraId="342B6BA5" w14:textId="56436B8C" w:rsidR="008B4DF2" w:rsidRDefault="00000000" w:rsidP="001500D4">
      <w:pPr>
        <w:pStyle w:val="FirstParagraph"/>
      </w:pPr>
      <w:r>
        <w:t xml:space="preserve">All radiometric indices,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xml:space="preserve">, NDVI, GLI and SHSI, </w:t>
      </w:r>
      <w:del w:id="248" w:author="Marta Román Geada" w:date="2025-02-18T12:09:00Z" w16du:dateUtc="2025-02-18T12:09:00Z">
        <w:r w:rsidDel="009F04ED">
          <w:delText xml:space="preserve">were </w:delText>
        </w:r>
        <w:commentRangeStart w:id="249"/>
        <w:r w:rsidDel="009F04ED">
          <w:delText>impacted</w:delText>
        </w:r>
      </w:del>
      <w:ins w:id="250" w:author="Marta Román Geada" w:date="2025-02-18T12:09:00Z" w16du:dateUtc="2025-02-18T12:09:00Z">
        <w:r w:rsidR="009F04ED">
          <w:t xml:space="preserve">changed </w:t>
        </w:r>
        <w:commentRangeEnd w:id="249"/>
        <w:r w:rsidR="009F04ED">
          <w:rPr>
            <w:rStyle w:val="Marquedecommentaire"/>
          </w:rPr>
          <w:commentReference w:id="249"/>
        </w:r>
        <w:r w:rsidR="009F04ED">
          <w:t>after</w:t>
        </w:r>
      </w:ins>
      <w:del w:id="251" w:author="Marta Román Geada" w:date="2025-02-18T12:09:00Z" w16du:dateUtc="2025-02-18T12:09:00Z">
        <w:r w:rsidDel="009F04ED">
          <w:delText xml:space="preserve"> by</w:delText>
        </w:r>
      </w:del>
      <w:r>
        <w:t xml:space="preserve"> the experimental heatwave (</w:t>
      </w:r>
      <w:hyperlink w:anchor="fig-Exp_Spectral_indices">
        <w:r w:rsidR="008B4DF2">
          <w:rPr>
            <w:rStyle w:val="Lienhypertexte"/>
          </w:rPr>
          <w:t>Figure 7</w:t>
        </w:r>
      </w:hyperlink>
      <w:r>
        <w:t>).</w:t>
      </w:r>
    </w:p>
    <w:p w14:paraId="00CD684B" w14:textId="77777777" w:rsidR="008B4DF2" w:rsidRDefault="00000000" w:rsidP="001500D4">
      <w:pPr>
        <w:pStyle w:val="Corpsdetexte"/>
      </w:pPr>
      <w:r>
        <w:t xml:space="preserve">At the start of the experiment (day 1), the difference between Treatment and Control was not </w:t>
      </w:r>
      <w:commentRangeStart w:id="252"/>
      <w:r>
        <w:t xml:space="preserve">significant </w:t>
      </w:r>
      <w:commentRangeEnd w:id="252"/>
      <w:r w:rsidR="00F03EA4">
        <w:rPr>
          <w:rStyle w:val="Marquedecommentaire"/>
        </w:rPr>
        <w:commentReference w:id="252"/>
      </w:r>
      <w:r>
        <w:t xml:space="preserve">in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and GLI (</w:t>
      </w:r>
      <w:hyperlink w:anchor="fig-Exp_Spectral_indices">
        <w:r w:rsidR="008B4DF2">
          <w:rPr>
            <w:rStyle w:val="Lienhypertexte"/>
          </w:rPr>
          <w:t>Figure 7</w:t>
        </w:r>
      </w:hyperlink>
      <w:r>
        <w:t xml:space="preserve"> A, B &amp; C). During days 2 and 3 the radiometric indices all decreased significantly, with an overall decline of 68%, 31% and 54 for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and GLI.</w:t>
      </w:r>
    </w:p>
    <w:p w14:paraId="6326C66F" w14:textId="2FF8EA11" w:rsidR="008B4DF2" w:rsidRDefault="00000000" w:rsidP="001500D4">
      <w:pPr>
        <w:pStyle w:val="Corpsdetexte"/>
      </w:pPr>
      <w:r>
        <w:t xml:space="preserve">Unlike the other metrics, the SHSI of the Treatment was on average 55 % higher than that of the Control </w:t>
      </w:r>
      <w:del w:id="253" w:author="Marta Román Geada" w:date="2025-02-17T11:53:00Z" w16du:dateUtc="2025-02-17T11:53:00Z">
        <w:r w:rsidDel="00B94AF9">
          <w:delText xml:space="preserve">at </w:delText>
        </w:r>
        <w:commentRangeStart w:id="254"/>
        <w:r w:rsidDel="00B94AF9">
          <w:delText>the start</w:delText>
        </w:r>
        <w:commentRangeEnd w:id="254"/>
        <w:r w:rsidR="00B94AF9" w:rsidDel="00B94AF9">
          <w:rPr>
            <w:rStyle w:val="Marquedecommentaire"/>
          </w:rPr>
          <w:commentReference w:id="254"/>
        </w:r>
        <w:r w:rsidDel="00B94AF9">
          <w:delText xml:space="preserve"> of the experiment (</w:delText>
        </w:r>
      </w:del>
      <w:ins w:id="255" w:author="Marta Román Geada" w:date="2025-02-17T11:53:00Z" w16du:dateUtc="2025-02-17T11:53:00Z">
        <w:r w:rsidR="00B94AF9">
          <w:t xml:space="preserve">in </w:t>
        </w:r>
      </w:ins>
      <w:r>
        <w:t xml:space="preserve">day 1 </w:t>
      </w:r>
      <w:del w:id="256" w:author="Marta Román Geada" w:date="2025-02-17T11:53:00Z" w16du:dateUtc="2025-02-17T11:53:00Z">
        <w:r w:rsidDel="00B94AF9">
          <w:delText>;</w:delText>
        </w:r>
      </w:del>
      <w:r>
        <w:t xml:space="preserve"> </w:t>
      </w:r>
      <w:ins w:id="257" w:author="Marta Román Geada" w:date="2025-02-17T11:53:00Z" w16du:dateUtc="2025-02-17T11:53:00Z">
        <w:r w:rsidR="00B94AF9">
          <w:t>(</w:t>
        </w:r>
      </w:ins>
      <w:hyperlink w:anchor="fig-Exp_Spectral_indices">
        <w:r w:rsidR="008B4DF2">
          <w:rPr>
            <w:rStyle w:val="Lienhypertexte"/>
          </w:rPr>
          <w:t>Figure 7</w:t>
        </w:r>
      </w:hyperlink>
      <w:r>
        <w:t xml:space="preserve"> D). By day 2, the SHSI exhibited a rapid increase of approximately 241 %, eventually reaching an overall rise of 420 % by day 3.</w:t>
      </w:r>
    </w:p>
    <w:p w14:paraId="61976B36" w14:textId="77777777" w:rsidR="008B4DF2" w:rsidRDefault="00000000" w:rsidP="001500D4">
      <w:pPr>
        <w:pStyle w:val="Corpsdetexte"/>
      </w:pPr>
      <w:r>
        <w:t>With a maximum deviation of 420 %, SHSI emerges as the most sensitive index for detecting seagrass browning. Consequently, only this index was considered for the next steps of the study.</w:t>
      </w:r>
    </w:p>
    <w:tbl>
      <w:tblPr>
        <w:tblStyle w:val="Table"/>
        <w:tblW w:w="5000" w:type="pct"/>
        <w:tblLayout w:type="fixed"/>
        <w:tblLook w:val="0000" w:firstRow="0" w:lastRow="0" w:firstColumn="0" w:lastColumn="0" w:noHBand="0" w:noVBand="0"/>
      </w:tblPr>
      <w:tblGrid>
        <w:gridCol w:w="9360"/>
      </w:tblGrid>
      <w:tr w:rsidR="008B4DF2" w14:paraId="17F2CA89" w14:textId="77777777">
        <w:tc>
          <w:tcPr>
            <w:tcW w:w="7920" w:type="dxa"/>
          </w:tcPr>
          <w:p w14:paraId="08F8E896" w14:textId="77777777" w:rsidR="008B4DF2" w:rsidRDefault="00000000" w:rsidP="001500D4">
            <w:pPr>
              <w:pStyle w:val="Compact"/>
            </w:pPr>
            <w:bookmarkStart w:id="258" w:name="fig-Exp_Spectral_indices"/>
            <w:bookmarkStart w:id="259" w:name="cell-fig-Exp_Spectral_indices"/>
            <w:r>
              <w:rPr>
                <w:noProof/>
              </w:rPr>
              <w:lastRenderedPageBreak/>
              <w:drawing>
                <wp:inline distT="0" distB="0" distL="0" distR="0" wp14:anchorId="2115C561" wp14:editId="5B41E0AB">
                  <wp:extent cx="5646420" cy="564642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s/Low_res/merged_indices.png"/>
                          <pic:cNvPicPr>
                            <a:picLocks noChangeAspect="1" noChangeArrowheads="1"/>
                          </pic:cNvPicPr>
                        </pic:nvPicPr>
                        <pic:blipFill>
                          <a:blip r:embed="rId18"/>
                          <a:stretch>
                            <a:fillRect/>
                          </a:stretch>
                        </pic:blipFill>
                        <pic:spPr bwMode="auto">
                          <a:xfrm>
                            <a:off x="0" y="0"/>
                            <a:ext cx="5646420" cy="5646420"/>
                          </a:xfrm>
                          <a:prstGeom prst="rect">
                            <a:avLst/>
                          </a:prstGeom>
                          <a:noFill/>
                          <a:ln w="9525">
                            <a:noFill/>
                            <a:headEnd/>
                            <a:tailEnd/>
                          </a:ln>
                        </pic:spPr>
                      </pic:pic>
                    </a:graphicData>
                  </a:graphic>
                </wp:inline>
              </w:drawing>
            </w:r>
          </w:p>
          <w:p w14:paraId="4FFF8088" w14:textId="3C85DAB3" w:rsidR="008B4DF2" w:rsidRDefault="00000000">
            <w:pPr>
              <w:pStyle w:val="ImageCaption"/>
              <w:spacing w:before="200"/>
            </w:pPr>
            <w:r>
              <w:t xml:space="preserve">Figure 7: Comparison of spectral metrics for detecting reflectance changes of seagrass leaves after a HW. A: Relative difference between the </w:t>
            </w:r>
            <w:commentRangeStart w:id="260"/>
            <w:ins w:id="261" w:author="Marta Román Geada" w:date="2025-02-17T11:56:00Z" w16du:dateUtc="2025-02-17T11:56:00Z">
              <w:r w:rsidR="00303C35">
                <w:t>Treatment</w:t>
              </w:r>
            </w:ins>
            <w:commentRangeEnd w:id="260"/>
            <w:ins w:id="262" w:author="Marta Román Geada" w:date="2025-02-17T11:58:00Z" w16du:dateUtc="2025-02-17T11:58:00Z">
              <w:r w:rsidR="00303C35">
                <w:rPr>
                  <w:rStyle w:val="Marquedecommentaire"/>
                  <w:i w:val="0"/>
                </w:rPr>
                <w:commentReference w:id="260"/>
              </w:r>
            </w:ins>
            <w:ins w:id="263" w:author="Marta Román Geada" w:date="2025-02-17T11:56:00Z" w16du:dateUtc="2025-02-17T11:56:00Z">
              <w:r w:rsidR="00303C35">
                <w:t xml:space="preserve"> and the </w:t>
              </w:r>
            </w:ins>
            <w:r>
              <w:t xml:space="preserve">Control </w:t>
            </w:r>
            <w:del w:id="264" w:author="Marta Román Geada" w:date="2025-02-17T11:56:00Z" w16du:dateUtc="2025-02-17T11:56:00Z">
              <w:r w:rsidDel="00303C35">
                <w:delText xml:space="preserve">and the Treatment </w:delText>
              </w:r>
            </w:del>
            <w:r>
              <w:t>over time for A) the second derivative at 665 nm B) the NDVI C) the GLI and D) the SHSI. Points indicate raw data, the line represents a GLM estimates, while the shaded area is the model’s 89 % confidence interval. The dashed lines represent no difference between the Control and the Treatment.</w:t>
            </w:r>
          </w:p>
        </w:tc>
        <w:bookmarkEnd w:id="258"/>
      </w:tr>
    </w:tbl>
    <w:bookmarkEnd w:id="259"/>
    <w:p w14:paraId="5850972D" w14:textId="777B28C7" w:rsidR="008B4DF2" w:rsidRDefault="00000000" w:rsidP="001500D4">
      <w:pPr>
        <w:pStyle w:val="Corpsdetexte"/>
      </w:pPr>
      <w:r>
        <w:t>Looking at raw SHSI values revealed clear distinctions between the Control and Treatment groups (</w:t>
      </w:r>
      <w:hyperlink w:anchor="fig-SDI_over_Time">
        <w:r w:rsidR="008B4DF2">
          <w:rPr>
            <w:rStyle w:val="Lienhypertexte"/>
          </w:rPr>
          <w:t>Figure 8</w:t>
        </w:r>
      </w:hyperlink>
      <w:r>
        <w:t xml:space="preserve">). On day 1, the SHSI of the Control and Treatment groups were comparable, with median values of -0.11 and -0.08, respectively. By the end of the </w:t>
      </w:r>
      <w:r>
        <w:lastRenderedPageBreak/>
        <w:t xml:space="preserve">experiment, seagrasses in the Treatment group exhibited a median SHSI of 0.15, consistent with their visibly darkened appearance. In contrast, the Control group retained a green appearance throughout the experiment, with a median SHSI of -0.07. </w:t>
      </w:r>
      <w:del w:id="265" w:author="Marta Román Geada" w:date="2025-02-17T11:59:00Z" w16du:dateUtc="2025-02-17T11:59:00Z">
        <w:r w:rsidDel="00303C35">
          <w:delText>In the following section, a</w:delText>
        </w:r>
      </w:del>
      <w:ins w:id="266" w:author="Marta Román Geada" w:date="2025-02-17T11:59:00Z" w16du:dateUtc="2025-02-17T11:59:00Z">
        <w:r w:rsidR="00303C35">
          <w:t>A</w:t>
        </w:r>
      </w:ins>
      <w:r>
        <w:t xml:space="preserve"> negative SHSI </w:t>
      </w:r>
      <w:del w:id="267" w:author="Marta Román Geada" w:date="2025-02-17T11:59:00Z" w16du:dateUtc="2025-02-17T11:59:00Z">
        <w:r w:rsidDel="00303C35">
          <w:delText>will be</w:delText>
        </w:r>
      </w:del>
      <w:ins w:id="268" w:author="Marta Román Geada" w:date="2025-02-17T11:59:00Z" w16du:dateUtc="2025-02-17T11:59:00Z">
        <w:r w:rsidR="00303C35">
          <w:t>was</w:t>
        </w:r>
      </w:ins>
      <w:r>
        <w:t xml:space="preserve"> considered indicative of non-impacted seagrasses, while a positive SHSI </w:t>
      </w:r>
      <w:del w:id="269" w:author="Marta Román Geada" w:date="2025-02-17T11:59:00Z" w16du:dateUtc="2025-02-17T11:59:00Z">
        <w:r w:rsidDel="00303C35">
          <w:delText xml:space="preserve">will </w:delText>
        </w:r>
      </w:del>
      <w:ins w:id="270" w:author="Marta Román Geada" w:date="2025-02-17T11:59:00Z" w16du:dateUtc="2025-02-17T11:59:00Z">
        <w:r w:rsidR="00303C35">
          <w:t>was</w:t>
        </w:r>
      </w:ins>
      <w:del w:id="271" w:author="Marta Román Geada" w:date="2025-02-17T11:59:00Z" w16du:dateUtc="2025-02-17T11:59:00Z">
        <w:r w:rsidDel="00303C35">
          <w:delText>be</w:delText>
        </w:r>
      </w:del>
      <w:r>
        <w:t xml:space="preserve"> used as a marker for impacted seagrasses.</w:t>
      </w:r>
    </w:p>
    <w:tbl>
      <w:tblPr>
        <w:tblStyle w:val="Table"/>
        <w:tblW w:w="5000" w:type="pct"/>
        <w:tblLayout w:type="fixed"/>
        <w:tblLook w:val="0000" w:firstRow="0" w:lastRow="0" w:firstColumn="0" w:lastColumn="0" w:noHBand="0" w:noVBand="0"/>
      </w:tblPr>
      <w:tblGrid>
        <w:gridCol w:w="9360"/>
      </w:tblGrid>
      <w:tr w:rsidR="008B4DF2" w14:paraId="0E612569" w14:textId="77777777">
        <w:tc>
          <w:tcPr>
            <w:tcW w:w="7920" w:type="dxa"/>
          </w:tcPr>
          <w:p w14:paraId="26C47609" w14:textId="77777777" w:rsidR="008B4DF2" w:rsidRDefault="00000000" w:rsidP="001500D4">
            <w:pPr>
              <w:pStyle w:val="Compact"/>
            </w:pPr>
            <w:bookmarkStart w:id="272" w:name="fig-SDI_over_Time"/>
            <w:bookmarkStart w:id="273" w:name="cell-fig-SDI_over_Time"/>
            <w:r>
              <w:rPr>
                <w:noProof/>
              </w:rPr>
              <w:drawing>
                <wp:inline distT="0" distB="0" distL="0" distR="0" wp14:anchorId="0954F670" wp14:editId="1B7ED2E6">
                  <wp:extent cx="5646420" cy="3387852"/>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s/Low_res/SDI_exp_overtime.png"/>
                          <pic:cNvPicPr>
                            <a:picLocks noChangeAspect="1" noChangeArrowheads="1"/>
                          </pic:cNvPicPr>
                        </pic:nvPicPr>
                        <pic:blipFill>
                          <a:blip r:embed="rId19"/>
                          <a:stretch>
                            <a:fillRect/>
                          </a:stretch>
                        </pic:blipFill>
                        <pic:spPr bwMode="auto">
                          <a:xfrm>
                            <a:off x="0" y="0"/>
                            <a:ext cx="5646420" cy="3387852"/>
                          </a:xfrm>
                          <a:prstGeom prst="rect">
                            <a:avLst/>
                          </a:prstGeom>
                          <a:noFill/>
                          <a:ln w="9525">
                            <a:noFill/>
                            <a:headEnd/>
                            <a:tailEnd/>
                          </a:ln>
                        </pic:spPr>
                      </pic:pic>
                    </a:graphicData>
                  </a:graphic>
                </wp:inline>
              </w:drawing>
            </w:r>
          </w:p>
          <w:p w14:paraId="59F10532" w14:textId="475E8723" w:rsidR="008B4DF2" w:rsidRDefault="00000000">
            <w:pPr>
              <w:pStyle w:val="ImageCaption"/>
              <w:spacing w:before="200"/>
            </w:pPr>
            <w:r>
              <w:t>Figure 8: Median of the SHSI across exp</w:t>
            </w:r>
            <w:ins w:id="274" w:author="Marta Román Geada" w:date="2025-02-17T12:00:00Z" w16du:dateUtc="2025-02-17T12:00:00Z">
              <w:r w:rsidR="00303C35">
                <w:t>er</w:t>
              </w:r>
            </w:ins>
            <w:r>
              <w:t xml:space="preserve">imental runs, on each day of the experiment. Error structure </w:t>
            </w:r>
            <w:proofErr w:type="gramStart"/>
            <w:r>
              <w:t>represent</w:t>
            </w:r>
            <w:proofErr w:type="gramEnd"/>
            <w:r>
              <w:t xml:space="preserve"> the </w:t>
            </w:r>
            <w:commentRangeStart w:id="275"/>
            <w:r>
              <w:t>89 %</w:t>
            </w:r>
            <w:commentRangeEnd w:id="275"/>
            <w:r w:rsidR="00303C35">
              <w:rPr>
                <w:rStyle w:val="Marquedecommentaire"/>
                <w:i w:val="0"/>
              </w:rPr>
              <w:commentReference w:id="275"/>
            </w:r>
            <w:r>
              <w:t xml:space="preserve"> confidence interval (Quantiles 0.055 and 0.945 for lower and upper ribbon, respectively). The green line shows values of the Control group while the orange line indicates values of the Treatment group.</w:t>
            </w:r>
          </w:p>
        </w:tc>
        <w:bookmarkEnd w:id="272"/>
      </w:tr>
    </w:tbl>
    <w:p w14:paraId="3FE4E33E" w14:textId="77777777" w:rsidR="008B4DF2" w:rsidRDefault="00000000">
      <w:pPr>
        <w:pStyle w:val="Titre2"/>
      </w:pPr>
      <w:bookmarkStart w:id="276" w:name="X8f6520fb2cd603cd376acac4efc8d29f28e0a7a"/>
      <w:bookmarkEnd w:id="238"/>
      <w:bookmarkEnd w:id="247"/>
      <w:bookmarkEnd w:id="273"/>
      <w:r>
        <w:t>4.2 HW of September 2021 in Quiberon, South Brittany</w:t>
      </w:r>
    </w:p>
    <w:p w14:paraId="4AEEA0E8" w14:textId="77777777" w:rsidR="008B4DF2" w:rsidRDefault="00000000">
      <w:pPr>
        <w:pStyle w:val="Titre3"/>
      </w:pPr>
      <w:bookmarkStart w:id="277" w:name="spectral-changes"/>
      <w:r>
        <w:t>4.2.1 Spectral changes</w:t>
      </w:r>
    </w:p>
    <w:p w14:paraId="3F9FC6E3" w14:textId="77777777" w:rsidR="008B4DF2" w:rsidRDefault="00000000" w:rsidP="001500D4">
      <w:pPr>
        <w:pStyle w:val="FirstParagraph"/>
      </w:pPr>
      <w:r>
        <w:t xml:space="preserve">Sentinel-2 images acquired the 1st and 6th of September 2021 were </w:t>
      </w:r>
      <w:proofErr w:type="spellStart"/>
      <w:r>
        <w:t>analysed</w:t>
      </w:r>
      <w:proofErr w:type="spellEnd"/>
      <w:r>
        <w:t xml:space="preserve"> to assess the short-term impact of a HW on seagrass leaves in South Brittany, France (</w:t>
      </w:r>
      <w:hyperlink w:anchor="fig-S2_comparison">
        <w:r w:rsidR="008B4DF2">
          <w:rPr>
            <w:rStyle w:val="Lienhypertexte"/>
          </w:rPr>
          <w:t>Figure 9</w:t>
        </w:r>
      </w:hyperlink>
      <w:r>
        <w:t xml:space="preserve"> A and C). Both </w:t>
      </w:r>
      <w:proofErr w:type="gramStart"/>
      <w:r>
        <w:t>an AHW</w:t>
      </w:r>
      <w:proofErr w:type="gramEnd"/>
      <w:r>
        <w:t xml:space="preserve"> and a MHW occurred during the 2021 summer, from the 4th to the 7th and from the 3rd to the 8th of September, respectively (</w:t>
      </w:r>
      <w:hyperlink w:anchor="fig-S2_comparison">
        <w:r w:rsidR="008B4DF2">
          <w:rPr>
            <w:rStyle w:val="Lienhypertexte"/>
          </w:rPr>
          <w:t>Figure 9</w:t>
        </w:r>
      </w:hyperlink>
      <w:r>
        <w:t xml:space="preserve"> B). Within just a few days, the temperature experienced a sharp increase, from 22.2 to 30.8°C in air, and </w:t>
      </w:r>
      <w:r>
        <w:lastRenderedPageBreak/>
        <w:t>from 17.7 to 19.3 °C in water temperature. During this period, the 90th percentile of the air temperatures was 25.3 °C and 18.8 °C for the water temperature. The air temperature anomaly of 9.9 °C classified the AHW as a strong event, whereas the 1.7 °C anomaly in water temperature classified the MHW as a moderate event.</w:t>
      </w:r>
    </w:p>
    <w:p w14:paraId="6F9DCDCD" w14:textId="17291066" w:rsidR="008B4DF2" w:rsidRDefault="00000000" w:rsidP="001500D4">
      <w:pPr>
        <w:pStyle w:val="Corpsdetexte"/>
      </w:pPr>
      <w:r>
        <w:t>Two days after the start of the AHW, the Sentinel-2 image from the 6th of September revealed patches of brown seagrass in the true-color composition (</w:t>
      </w:r>
      <w:hyperlink w:anchor="fig-S2_comparison">
        <w:r w:rsidR="008B4DF2">
          <w:rPr>
            <w:rStyle w:val="Lienhypertexte"/>
          </w:rPr>
          <w:t>Figure 9</w:t>
        </w:r>
      </w:hyperlink>
      <w:r>
        <w:t xml:space="preserve"> C). Such brown patches were absent from the image from the 1st of September, taken before </w:t>
      </w:r>
      <w:proofErr w:type="gramStart"/>
      <w:r>
        <w:t>the HW</w:t>
      </w:r>
      <w:proofErr w:type="gramEnd"/>
      <w:r>
        <w:t xml:space="preserve"> began (</w:t>
      </w:r>
      <w:hyperlink w:anchor="fig-S2_comparison">
        <w:r w:rsidR="008B4DF2">
          <w:rPr>
            <w:rStyle w:val="Lienhypertexte"/>
          </w:rPr>
          <w:t>Figure 9</w:t>
        </w:r>
      </w:hyperlink>
      <w:r>
        <w:t xml:space="preserve"> A). Before the HW, all QPs appeared green on the Sentinel-2 image, with similar reflectance spectra, typical of green seagrass leaves (</w:t>
      </w:r>
      <w:hyperlink w:anchor="fig-S2_comparison">
        <w:r w:rsidR="008B4DF2">
          <w:rPr>
            <w:rStyle w:val="Lienhypertexte"/>
          </w:rPr>
          <w:t>Figure 9</w:t>
        </w:r>
      </w:hyperlink>
      <w:r>
        <w:t xml:space="preserve"> A and D). Their reflectance spectra showed a peak at 560 nm (in the green part of the spectra), low values at 665 nm and a high infrared plateau (&gt; 705 nm). However, on the 6th of September, QPs classified as impacted during the field campaign, showed significant differences in their reflectance spectral shape compared to unimpacted QPs (</w:t>
      </w:r>
      <w:hyperlink w:anchor="fig-S2_comparison">
        <w:r w:rsidR="008B4DF2">
          <w:rPr>
            <w:rStyle w:val="Lienhypertexte"/>
          </w:rPr>
          <w:t>Figure 9</w:t>
        </w:r>
      </w:hyperlink>
      <w:r>
        <w:t xml:space="preserve"> C and E). The reflectance spectra of brown seagrass were characterized by the loss of the reflectance peak at 560 nm and a decrease in the infrared plateau, which was replaced by a steadily increasing slope up to 940 nm. The darkening of large seagrass patches could also be observed in the true color composition (</w:t>
      </w:r>
      <w:hyperlink w:anchor="fig-S2_comparison">
        <w:r w:rsidR="008B4DF2">
          <w:rPr>
            <w:rStyle w:val="Lienhypertexte"/>
          </w:rPr>
          <w:t>Figure 9</w:t>
        </w:r>
      </w:hyperlink>
      <w:r>
        <w:t xml:space="preserve"> C)</w:t>
      </w:r>
      <w:ins w:id="278" w:author="Marta Román Geada" w:date="2025-02-17T12:12:00Z" w16du:dateUtc="2025-02-17T12:12:00Z">
        <w:r w:rsidR="00FD1A80">
          <w:t>.</w:t>
        </w:r>
      </w:ins>
    </w:p>
    <w:tbl>
      <w:tblPr>
        <w:tblStyle w:val="Table"/>
        <w:tblW w:w="5000" w:type="pct"/>
        <w:tblLayout w:type="fixed"/>
        <w:tblLook w:val="0000" w:firstRow="0" w:lastRow="0" w:firstColumn="0" w:lastColumn="0" w:noHBand="0" w:noVBand="0"/>
      </w:tblPr>
      <w:tblGrid>
        <w:gridCol w:w="9360"/>
      </w:tblGrid>
      <w:tr w:rsidR="008B4DF2" w14:paraId="1A252CEC" w14:textId="77777777">
        <w:tc>
          <w:tcPr>
            <w:tcW w:w="7920" w:type="dxa"/>
          </w:tcPr>
          <w:p w14:paraId="13ED1B6D" w14:textId="77777777" w:rsidR="008B4DF2" w:rsidRDefault="00000000" w:rsidP="001500D4">
            <w:pPr>
              <w:pStyle w:val="Compact"/>
            </w:pPr>
            <w:bookmarkStart w:id="279" w:name="fig-S2_comparison"/>
            <w:bookmarkStart w:id="280" w:name="cell-fig-S2_comparison"/>
            <w:r>
              <w:rPr>
                <w:noProof/>
              </w:rPr>
              <w:lastRenderedPageBreak/>
              <w:drawing>
                <wp:inline distT="0" distB="0" distL="0" distR="0" wp14:anchorId="6B6D7B79" wp14:editId="6226BA74">
                  <wp:extent cx="5646420" cy="5392331"/>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s/Low_res/Heatwaves_S2_plot.png"/>
                          <pic:cNvPicPr>
                            <a:picLocks noChangeAspect="1" noChangeArrowheads="1"/>
                          </pic:cNvPicPr>
                        </pic:nvPicPr>
                        <pic:blipFill>
                          <a:blip r:embed="rId20"/>
                          <a:stretch>
                            <a:fillRect/>
                          </a:stretch>
                        </pic:blipFill>
                        <pic:spPr bwMode="auto">
                          <a:xfrm>
                            <a:off x="0" y="0"/>
                            <a:ext cx="5646420" cy="5392331"/>
                          </a:xfrm>
                          <a:prstGeom prst="rect">
                            <a:avLst/>
                          </a:prstGeom>
                          <a:noFill/>
                          <a:ln w="9525">
                            <a:noFill/>
                            <a:headEnd/>
                            <a:tailEnd/>
                          </a:ln>
                        </pic:spPr>
                      </pic:pic>
                    </a:graphicData>
                  </a:graphic>
                </wp:inline>
              </w:drawing>
            </w:r>
          </w:p>
          <w:p w14:paraId="0A41D215" w14:textId="77777777" w:rsidR="008B4DF2" w:rsidRDefault="00000000">
            <w:pPr>
              <w:pStyle w:val="ImageCaption"/>
              <w:spacing w:before="200"/>
            </w:pPr>
            <w:r>
              <w:t xml:space="preserve">Figure 9: Intertidal seagrass meadow in South Brittany (France) observed before and during a heatwave (HW). A: RGB color composition of the Sentinel-2 image of the 1st of September 2021 before the HW; C: RGB color composition of the Sentinel-2 image of the 6th of September 2021 on the second day of a strong AHW. The circles correspond to QPs collected on the 10th of September 2021, with unimpacted seagrass in green and impacted </w:t>
            </w:r>
            <w:commentRangeStart w:id="281"/>
            <w:r>
              <w:t>seagrass</w:t>
            </w:r>
            <w:commentRangeEnd w:id="281"/>
            <w:r w:rsidR="00507A29">
              <w:rPr>
                <w:rStyle w:val="Marquedecommentaire"/>
                <w:i w:val="0"/>
              </w:rPr>
              <w:commentReference w:id="281"/>
            </w:r>
            <w:r>
              <w:t xml:space="preserve"> in orange; B: Detection of HW events based on both Air Temperature and Sea Surface Temperature (SST). The solid line represents the daily average temperature, while the dashed line indicates the 90th percentile of the climatology. </w:t>
            </w:r>
            <w:proofErr w:type="spellStart"/>
            <w:r>
              <w:t>Coloured</w:t>
            </w:r>
            <w:proofErr w:type="spellEnd"/>
            <w:r>
              <w:t xml:space="preserve"> areas identify HWs (marine in blue and </w:t>
            </w:r>
            <w:proofErr w:type="spellStart"/>
            <w:r>
              <w:t>atmospherical</w:t>
            </w:r>
            <w:proofErr w:type="spellEnd"/>
            <w:r>
              <w:t xml:space="preserve"> in red). The two vertical dashed lines represent the acquisition dates of the two Sentinel-2 images (01-09-2021 and 06-09-2021); D: Sentinel-2 reflectance of seagrass leaves before the HW for both categories of QPs; E: Sentinel-2 reflectance of seagrass leaves during the HW for both categories of QPs. Average spectral signatures were obtained in areas where QPs corresponded to green and brown seagrasses leaves (green and orange circles, </w:t>
            </w:r>
            <w:r>
              <w:lastRenderedPageBreak/>
              <w:t>respectively) as identified during the field survey. The shaded areas around the reflectance spectra represent the standard deviation.</w:t>
            </w:r>
          </w:p>
        </w:tc>
        <w:bookmarkEnd w:id="279"/>
      </w:tr>
    </w:tbl>
    <w:p w14:paraId="1F39238B" w14:textId="77777777" w:rsidR="008B4DF2" w:rsidRDefault="00000000">
      <w:pPr>
        <w:pStyle w:val="Titre3"/>
      </w:pPr>
      <w:bookmarkStart w:id="282" w:name="shsi-metric-applied-to-sentinel-2"/>
      <w:bookmarkEnd w:id="277"/>
      <w:bookmarkEnd w:id="280"/>
      <w:r>
        <w:lastRenderedPageBreak/>
        <w:t xml:space="preserve">4.2.2 SHSI metric applied to </w:t>
      </w:r>
      <w:commentRangeStart w:id="283"/>
      <w:r>
        <w:t>Sentinel</w:t>
      </w:r>
      <w:commentRangeEnd w:id="283"/>
      <w:r w:rsidR="009F04ED">
        <w:rPr>
          <w:rStyle w:val="Marquedecommentaire"/>
          <w:rFonts w:eastAsiaTheme="minorHAnsi" w:cstheme="minorBidi"/>
          <w:b w:val="0"/>
          <w:bCs w:val="0"/>
          <w:color w:val="auto"/>
        </w:rPr>
        <w:commentReference w:id="283"/>
      </w:r>
      <w:r>
        <w:t>-2</w:t>
      </w:r>
    </w:p>
    <w:p w14:paraId="6E153BBF" w14:textId="77777777" w:rsidR="008B4DF2" w:rsidRDefault="00000000" w:rsidP="001500D4">
      <w:pPr>
        <w:pStyle w:val="FirstParagraph"/>
      </w:pPr>
      <w:r>
        <w:t xml:space="preserve">Using Sentinel-2 data and the QPs, SHSI of green seagrass areas that appeared unimpacted by the HW (Unimpacted QPs ; </w:t>
      </w:r>
      <w:hyperlink w:anchor="fig-S2_comparison">
        <w:r w:rsidR="008B4DF2">
          <w:rPr>
            <w:rStyle w:val="Lienhypertexte"/>
          </w:rPr>
          <w:t>Figure 9</w:t>
        </w:r>
      </w:hyperlink>
      <w:r>
        <w:t xml:space="preserve"> C), showed minimal change between 1st and 6th of September (3 % ; </w:t>
      </w:r>
      <w:hyperlink w:anchor="fig-NDVI_GLI_SPC">
        <w:r w:rsidR="008B4DF2">
          <w:rPr>
            <w:rStyle w:val="Lienhypertexte"/>
          </w:rPr>
          <w:t>Figure 10</w:t>
        </w:r>
      </w:hyperlink>
      <w:r>
        <w:t xml:space="preserve">). In contrast, seagrass impacted by the HW that turned brown (Impacted QPs ; </w:t>
      </w:r>
      <w:hyperlink w:anchor="fig-S2_comparison">
        <w:r w:rsidR="008B4DF2">
          <w:rPr>
            <w:rStyle w:val="Lienhypertexte"/>
          </w:rPr>
          <w:t>Figure 9</w:t>
        </w:r>
      </w:hyperlink>
      <w:r>
        <w:t xml:space="preserve"> C) exhibited significant SHSI changes, showing an increase of 97 % during the HW exposure (</w:t>
      </w:r>
      <w:hyperlink w:anchor="fig-NDVI_GLI_SPC">
        <w:r w:rsidR="008B4DF2">
          <w:rPr>
            <w:rStyle w:val="Lienhypertexte"/>
          </w:rPr>
          <w:t>Figure 10</w:t>
        </w:r>
      </w:hyperlink>
      <w:r>
        <w:t>). One month after the event, on the 8th of October 2021, the SHSI of unimpacted seagrass had increased by 14 % compared to the 1st of September. Regarding impacted seagrass, one month after the event, the SHSI decreased to values comparable to those of unimpacted seagrass. This change reflects an increase of 15 % compared to values recorded on the 1st of September.</w:t>
      </w:r>
    </w:p>
    <w:tbl>
      <w:tblPr>
        <w:tblStyle w:val="Table"/>
        <w:tblW w:w="5000" w:type="pct"/>
        <w:tblLayout w:type="fixed"/>
        <w:tblLook w:val="0000" w:firstRow="0" w:lastRow="0" w:firstColumn="0" w:lastColumn="0" w:noHBand="0" w:noVBand="0"/>
      </w:tblPr>
      <w:tblGrid>
        <w:gridCol w:w="9360"/>
      </w:tblGrid>
      <w:tr w:rsidR="008B4DF2" w14:paraId="1B36659E" w14:textId="77777777">
        <w:tc>
          <w:tcPr>
            <w:tcW w:w="7920" w:type="dxa"/>
          </w:tcPr>
          <w:p w14:paraId="3FA20DB1" w14:textId="77777777" w:rsidR="008B4DF2" w:rsidRDefault="00000000" w:rsidP="001500D4">
            <w:pPr>
              <w:pStyle w:val="Compact"/>
            </w:pPr>
            <w:bookmarkStart w:id="284" w:name="fig-NDVI_GLI_SPC"/>
            <w:bookmarkStart w:id="285" w:name="cell-fig-NDVI_GLI_SPC"/>
            <w:r>
              <w:rPr>
                <w:noProof/>
              </w:rPr>
              <w:drawing>
                <wp:inline distT="0" distB="0" distL="0" distR="0" wp14:anchorId="02CBEAC2" wp14:editId="63F9B631">
                  <wp:extent cx="5646420" cy="2823210"/>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Figs/Low_res/SHSI_S2.png"/>
                          <pic:cNvPicPr>
                            <a:picLocks noChangeAspect="1" noChangeArrowheads="1"/>
                          </pic:cNvPicPr>
                        </pic:nvPicPr>
                        <pic:blipFill>
                          <a:blip r:embed="rId21"/>
                          <a:stretch>
                            <a:fillRect/>
                          </a:stretch>
                        </pic:blipFill>
                        <pic:spPr bwMode="auto">
                          <a:xfrm>
                            <a:off x="0" y="0"/>
                            <a:ext cx="5646420" cy="2823210"/>
                          </a:xfrm>
                          <a:prstGeom prst="rect">
                            <a:avLst/>
                          </a:prstGeom>
                          <a:noFill/>
                          <a:ln w="9525">
                            <a:noFill/>
                            <a:headEnd/>
                            <a:tailEnd/>
                          </a:ln>
                        </pic:spPr>
                      </pic:pic>
                    </a:graphicData>
                  </a:graphic>
                </wp:inline>
              </w:drawing>
            </w:r>
          </w:p>
          <w:p w14:paraId="46F40A27" w14:textId="77777777" w:rsidR="008B4DF2" w:rsidRDefault="00000000">
            <w:pPr>
              <w:pStyle w:val="ImageCaption"/>
              <w:spacing w:before="200"/>
            </w:pPr>
            <w:r>
              <w:t xml:space="preserve">Figure 10: Changes in the relative SHSI estimated from Sentinel-2, before (1st of September 2021), during (6th of September 2021) and after (8th of October 2021) a HW in the seagrass meadow of Quiberon (South Brittany, France). The relative SHSI difference was </w:t>
            </w:r>
            <w:proofErr w:type="spellStart"/>
            <w:r>
              <w:t>calulated</w:t>
            </w:r>
            <w:proofErr w:type="spellEnd"/>
            <w:r>
              <w:t xml:space="preserve"> using the 1st of September as a reference. SHSI was calculated for two categories of Qua</w:t>
            </w:r>
            <w:del w:id="286" w:author="Marta Román Geada" w:date="2025-02-17T12:15:00Z" w16du:dateUtc="2025-02-17T12:15:00Z">
              <w:r w:rsidDel="00084127">
                <w:delText>r</w:delText>
              </w:r>
            </w:del>
            <w:r>
              <w:t xml:space="preserve">drat Points (QPs; </w:t>
            </w:r>
            <w:hyperlink w:anchor="fig-S2_comparison">
              <w:r w:rsidR="008B4DF2">
                <w:rPr>
                  <w:rStyle w:val="Lienhypertexte"/>
                </w:rPr>
                <w:t>Figure 9</w:t>
              </w:r>
            </w:hyperlink>
            <w:r>
              <w:t xml:space="preserve">): unimpacted seagrass (green) and impacted seagrass (orange). Points </w:t>
            </w:r>
            <w:r>
              <w:lastRenderedPageBreak/>
              <w:t>represent the estimated value of the SHSI using a GLM, while the error bar represents the 89% confidence interval.</w:t>
            </w:r>
          </w:p>
        </w:tc>
        <w:bookmarkEnd w:id="284"/>
      </w:tr>
    </w:tbl>
    <w:bookmarkEnd w:id="285"/>
    <w:p w14:paraId="10E52403" w14:textId="77777777" w:rsidR="008B4DF2" w:rsidRDefault="00000000" w:rsidP="001500D4">
      <w:pPr>
        <w:pStyle w:val="Corpsdetexte"/>
      </w:pPr>
      <w:r>
        <w:lastRenderedPageBreak/>
        <w:t>Using the SHSI (</w:t>
      </w:r>
      <w:hyperlink w:anchor="eq-SDI">
        <w:r w:rsidR="008B4DF2">
          <w:rPr>
            <w:rStyle w:val="Lienhypertexte"/>
          </w:rPr>
          <w:t>Equation 3</w:t>
        </w:r>
      </w:hyperlink>
      <w:r>
        <w:t>), we detected large darkened seagrass patches in the meadow on 6th of September (</w:t>
      </w:r>
      <w:hyperlink w:anchor="fig-Map_darkening_Bathy">
        <w:r w:rsidR="008B4DF2">
          <w:rPr>
            <w:rStyle w:val="Lienhypertexte"/>
          </w:rPr>
          <w:t>Figure 11</w:t>
        </w:r>
      </w:hyperlink>
      <w:r>
        <w:t>). A total of 26.9 hectares of seagrass turned brown between 1st and 6th of September. The largest brown patch covered nearly 8 hectares. Overall, 24 % of the total seagrass meadow area showed signs of darkening between 1st and 6th of September. Comparing the spatial distribution of darkened patches with the site’s topography revealed that 94.6 % of darkened areas were located above a bathymetric level of 3.9 meters (</w:t>
      </w:r>
      <w:hyperlink w:anchor="fig-Map_darkening_Bathy">
        <w:r w:rsidR="008B4DF2">
          <w:rPr>
            <w:rStyle w:val="Lienhypertexte"/>
          </w:rPr>
          <w:t>Figure 11</w:t>
        </w:r>
      </w:hyperlink>
      <w:r>
        <w:t xml:space="preserve">, A and B). One month later, on </w:t>
      </w:r>
      <w:proofErr w:type="gramStart"/>
      <w:r>
        <w:t>8th</w:t>
      </w:r>
      <w:proofErr w:type="gramEnd"/>
      <w:r>
        <w:t xml:space="preserve"> of October, the previously darkened areas appeared to have regained their green </w:t>
      </w:r>
      <w:commentRangeStart w:id="287"/>
      <w:commentRangeStart w:id="288"/>
      <w:r>
        <w:t xml:space="preserve">coloration </w:t>
      </w:r>
      <w:commentRangeEnd w:id="287"/>
      <w:r w:rsidR="00874EB3">
        <w:rPr>
          <w:rStyle w:val="Marquedecommentaire"/>
        </w:rPr>
        <w:commentReference w:id="287"/>
      </w:r>
      <w:commentRangeEnd w:id="288"/>
      <w:r w:rsidR="00943895">
        <w:rPr>
          <w:rStyle w:val="Marquedecommentaire"/>
        </w:rPr>
        <w:commentReference w:id="288"/>
      </w:r>
      <w:r>
        <w:t>(</w:t>
      </w:r>
      <w:hyperlink w:anchor="fig-Map_darkening_Bathy">
        <w:r w:rsidR="008B4DF2">
          <w:rPr>
            <w:rStyle w:val="Lienhypertexte"/>
          </w:rPr>
          <w:t>Figure 11</w:t>
        </w:r>
      </w:hyperlink>
      <w:r>
        <w:t xml:space="preserve"> C).</w:t>
      </w:r>
    </w:p>
    <w:tbl>
      <w:tblPr>
        <w:tblStyle w:val="Table"/>
        <w:tblW w:w="5000" w:type="pct"/>
        <w:tblLayout w:type="fixed"/>
        <w:tblLook w:val="0000" w:firstRow="0" w:lastRow="0" w:firstColumn="0" w:lastColumn="0" w:noHBand="0" w:noVBand="0"/>
      </w:tblPr>
      <w:tblGrid>
        <w:gridCol w:w="9360"/>
      </w:tblGrid>
      <w:tr w:rsidR="008B4DF2" w14:paraId="7A61660B" w14:textId="77777777">
        <w:tc>
          <w:tcPr>
            <w:tcW w:w="7920" w:type="dxa"/>
          </w:tcPr>
          <w:p w14:paraId="41A330C0" w14:textId="77777777" w:rsidR="008B4DF2" w:rsidRDefault="00000000" w:rsidP="001500D4">
            <w:pPr>
              <w:pStyle w:val="Compact"/>
            </w:pPr>
            <w:bookmarkStart w:id="289" w:name="fig-Map_darkening_Bathy"/>
            <w:bookmarkStart w:id="290" w:name="cell-fig-Map_darkening_Bathy"/>
            <w:r>
              <w:rPr>
                <w:noProof/>
              </w:rPr>
              <w:drawing>
                <wp:inline distT="0" distB="0" distL="0" distR="0" wp14:anchorId="7DCF6BF6" wp14:editId="196DBE5F">
                  <wp:extent cx="5646420" cy="4076715"/>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Figs/Low_res/SHSI_S2_map.png"/>
                          <pic:cNvPicPr>
                            <a:picLocks noChangeAspect="1" noChangeArrowheads="1"/>
                          </pic:cNvPicPr>
                        </pic:nvPicPr>
                        <pic:blipFill>
                          <a:blip r:embed="rId22"/>
                          <a:stretch>
                            <a:fillRect/>
                          </a:stretch>
                        </pic:blipFill>
                        <pic:spPr bwMode="auto">
                          <a:xfrm>
                            <a:off x="0" y="0"/>
                            <a:ext cx="5646420" cy="4076715"/>
                          </a:xfrm>
                          <a:prstGeom prst="rect">
                            <a:avLst/>
                          </a:prstGeom>
                          <a:noFill/>
                          <a:ln w="9525">
                            <a:noFill/>
                            <a:headEnd/>
                            <a:tailEnd/>
                          </a:ln>
                        </pic:spPr>
                      </pic:pic>
                    </a:graphicData>
                  </a:graphic>
                </wp:inline>
              </w:drawing>
            </w:r>
          </w:p>
          <w:p w14:paraId="2C920F4A" w14:textId="4D14EEEE" w:rsidR="008B4DF2" w:rsidRDefault="00000000">
            <w:pPr>
              <w:pStyle w:val="ImageCaption"/>
              <w:spacing w:before="200"/>
            </w:pPr>
            <w:r>
              <w:t xml:space="preserve">Figure 11: Sentinel-2 color composition of the seagrass meadow of Quiberon, South Brittany, France, </w:t>
            </w:r>
            <w:commentRangeStart w:id="291"/>
            <w:r>
              <w:t>Before</w:t>
            </w:r>
            <w:ins w:id="292" w:author="Marta Román Geada" w:date="2025-02-18T12:22:00Z" w16du:dateUtc="2025-02-18T12:22:00Z">
              <w:r w:rsidR="00874EB3">
                <w:t xml:space="preserve"> (6th of September 2021</w:t>
              </w:r>
              <w:proofErr w:type="gramStart"/>
              <w:r w:rsidR="00874EB3">
                <w:t xml:space="preserve">) </w:t>
              </w:r>
            </w:ins>
            <w:r>
              <w:t xml:space="preserve"> (</w:t>
            </w:r>
            <w:proofErr w:type="gramEnd"/>
            <w:r>
              <w:t xml:space="preserve">A), During </w:t>
            </w:r>
            <w:ins w:id="293" w:author="Marta Román Geada" w:date="2025-02-18T12:22:00Z" w16du:dateUtc="2025-02-18T12:22:00Z">
              <w:r w:rsidR="00874EB3">
                <w:t xml:space="preserve">(6th of September 2021) </w:t>
              </w:r>
            </w:ins>
            <w:r>
              <w:t>(B) and After</w:t>
            </w:r>
            <w:ins w:id="294" w:author="Marta Román Geada" w:date="2025-02-18T12:22:00Z" w16du:dateUtc="2025-02-18T12:22:00Z">
              <w:r w:rsidR="00874EB3">
                <w:t xml:space="preserve"> </w:t>
              </w:r>
              <w:r w:rsidR="00874EB3">
                <w:lastRenderedPageBreak/>
                <w:t xml:space="preserve">(8th of October 2021) </w:t>
              </w:r>
            </w:ins>
            <w:r>
              <w:t xml:space="preserve"> (C</w:t>
            </w:r>
            <w:commentRangeEnd w:id="291"/>
            <w:r w:rsidR="00874EB3">
              <w:rPr>
                <w:rStyle w:val="Marquedecommentaire"/>
                <w:i w:val="0"/>
              </w:rPr>
              <w:commentReference w:id="291"/>
            </w:r>
            <w:r>
              <w:t>) the HW and SHSI applied to the same Sentinel-2 images Before (D), During (E) and After (F) the HW.</w:t>
            </w:r>
          </w:p>
        </w:tc>
        <w:bookmarkEnd w:id="289"/>
      </w:tr>
    </w:tbl>
    <w:bookmarkEnd w:id="290"/>
    <w:p w14:paraId="05949DE0" w14:textId="77777777" w:rsidR="008B4DF2" w:rsidRDefault="00000000" w:rsidP="001500D4">
      <w:pPr>
        <w:pStyle w:val="Corpsdetexte"/>
      </w:pPr>
      <w:r>
        <w:lastRenderedPageBreak/>
        <w:t>Additionally, there was a clear relationship between seagrass emersion time and seagrass darkening (</w:t>
      </w:r>
      <w:hyperlink w:anchor="fig-GAM_Emersion">
        <w:r w:rsidR="008B4DF2">
          <w:rPr>
            <w:rStyle w:val="Lienhypertexte"/>
          </w:rPr>
          <w:t>Figure 12</w:t>
        </w:r>
      </w:hyperlink>
      <w:r>
        <w:t xml:space="preserve">). Seagrass emerged during less than 13 hours a day were not impacted, whereas seagrass emerged during more than 13 hours turned brown with the maximum darkening </w:t>
      </w:r>
      <w:proofErr w:type="spellStart"/>
      <w:r>
        <w:t>occuring</w:t>
      </w:r>
      <w:proofErr w:type="spellEnd"/>
      <w:r>
        <w:t xml:space="preserve"> on seagrass emerged during more than 14.5 hours daily.</w:t>
      </w:r>
    </w:p>
    <w:tbl>
      <w:tblPr>
        <w:tblStyle w:val="Table"/>
        <w:tblW w:w="5000" w:type="pct"/>
        <w:tblLayout w:type="fixed"/>
        <w:tblLook w:val="0000" w:firstRow="0" w:lastRow="0" w:firstColumn="0" w:lastColumn="0" w:noHBand="0" w:noVBand="0"/>
      </w:tblPr>
      <w:tblGrid>
        <w:gridCol w:w="9360"/>
      </w:tblGrid>
      <w:tr w:rsidR="008B4DF2" w14:paraId="2056A611" w14:textId="77777777">
        <w:tc>
          <w:tcPr>
            <w:tcW w:w="7920" w:type="dxa"/>
          </w:tcPr>
          <w:p w14:paraId="317940D0" w14:textId="77777777" w:rsidR="008B4DF2" w:rsidRDefault="00000000" w:rsidP="001500D4">
            <w:pPr>
              <w:pStyle w:val="Compact"/>
            </w:pPr>
            <w:bookmarkStart w:id="295" w:name="fig-GAM_Emersion"/>
            <w:bookmarkStart w:id="296" w:name="cell-fig-GAM_Emersion"/>
            <w:r>
              <w:rPr>
                <w:noProof/>
              </w:rPr>
              <w:drawing>
                <wp:inline distT="0" distB="0" distL="0" distR="0" wp14:anchorId="222CFBAF" wp14:editId="32C032C1">
                  <wp:extent cx="5646420" cy="2823210"/>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Figs/Low_res/GAM_emersion.png"/>
                          <pic:cNvPicPr>
                            <a:picLocks noChangeAspect="1" noChangeArrowheads="1"/>
                          </pic:cNvPicPr>
                        </pic:nvPicPr>
                        <pic:blipFill>
                          <a:blip r:embed="rId23"/>
                          <a:stretch>
                            <a:fillRect/>
                          </a:stretch>
                        </pic:blipFill>
                        <pic:spPr bwMode="auto">
                          <a:xfrm>
                            <a:off x="0" y="0"/>
                            <a:ext cx="5646420" cy="2823210"/>
                          </a:xfrm>
                          <a:prstGeom prst="rect">
                            <a:avLst/>
                          </a:prstGeom>
                          <a:noFill/>
                          <a:ln w="9525">
                            <a:noFill/>
                            <a:headEnd/>
                            <a:tailEnd/>
                          </a:ln>
                        </pic:spPr>
                      </pic:pic>
                    </a:graphicData>
                  </a:graphic>
                </wp:inline>
              </w:drawing>
            </w:r>
          </w:p>
          <w:p w14:paraId="13B84C5F" w14:textId="77777777" w:rsidR="008B4DF2" w:rsidRDefault="00000000">
            <w:pPr>
              <w:pStyle w:val="ImageCaption"/>
              <w:spacing w:before="200"/>
            </w:pPr>
            <w:r>
              <w:t xml:space="preserve">Figure 12: Relative change of the SHSI before and during the HW events as a function of the daily emersion time of seagrass. The line represents a GAM estimate, and the shaded area indicates the standard error. Shaded points represent raw data, each corresponding to a single pixel of the </w:t>
            </w:r>
            <w:commentRangeStart w:id="297"/>
            <w:r>
              <w:t>meadow</w:t>
            </w:r>
            <w:commentRangeEnd w:id="297"/>
            <w:r w:rsidR="00084127">
              <w:rPr>
                <w:rStyle w:val="Marquedecommentaire"/>
                <w:i w:val="0"/>
              </w:rPr>
              <w:commentReference w:id="297"/>
            </w:r>
            <w:r>
              <w:t>.</w:t>
            </w:r>
          </w:p>
        </w:tc>
        <w:bookmarkEnd w:id="295"/>
      </w:tr>
    </w:tbl>
    <w:p w14:paraId="372D8D94" w14:textId="77777777" w:rsidR="008B4DF2" w:rsidRDefault="00000000">
      <w:pPr>
        <w:pStyle w:val="Titre1"/>
      </w:pPr>
      <w:bookmarkStart w:id="298" w:name="discussion"/>
      <w:bookmarkEnd w:id="236"/>
      <w:bookmarkEnd w:id="276"/>
      <w:bookmarkEnd w:id="282"/>
      <w:bookmarkEnd w:id="296"/>
      <w:r>
        <w:t xml:space="preserve">5. </w:t>
      </w:r>
      <w:commentRangeStart w:id="299"/>
      <w:r>
        <w:t>Discussion</w:t>
      </w:r>
      <w:commentRangeEnd w:id="299"/>
      <w:r w:rsidR="006F5845">
        <w:rPr>
          <w:rStyle w:val="Marquedecommentaire"/>
          <w:rFonts w:eastAsiaTheme="minorHAnsi" w:cstheme="minorBidi"/>
          <w:b w:val="0"/>
          <w:bCs w:val="0"/>
          <w:color w:val="auto"/>
        </w:rPr>
        <w:commentReference w:id="299"/>
      </w:r>
    </w:p>
    <w:p w14:paraId="699D3178" w14:textId="1F47D4B3" w:rsidR="008B4DF2" w:rsidRDefault="00000000">
      <w:pPr>
        <w:pStyle w:val="Titre2"/>
      </w:pPr>
      <w:bookmarkStart w:id="300" w:name="Xd32f8be805d1b37672f96d647c22fdb6e508461"/>
      <w:r>
        <w:t xml:space="preserve">5.1 </w:t>
      </w:r>
      <w:del w:id="301" w:author="Marta Román Geada" w:date="2025-02-17T14:16:00Z" w16du:dateUtc="2025-02-17T14:16:00Z">
        <w:r w:rsidDel="001500D4">
          <w:delText>Physiological i</w:delText>
        </w:r>
      </w:del>
      <w:ins w:id="302" w:author="Marta Román Geada" w:date="2025-02-17T14:22:00Z" w16du:dateUtc="2025-02-17T14:22:00Z">
        <w:r w:rsidR="00CB0611">
          <w:t>Effect</w:t>
        </w:r>
      </w:ins>
      <w:del w:id="303" w:author="Marta Román Geada" w:date="2025-02-17T14:22:00Z" w16du:dateUtc="2025-02-17T14:22:00Z">
        <w:r w:rsidDel="00CB0611">
          <w:delText>mpacts</w:delText>
        </w:r>
      </w:del>
      <w:r>
        <w:t xml:space="preserve"> of heatwaves on </w:t>
      </w:r>
      <w:del w:id="304" w:author="Marta Román Geada" w:date="2025-02-17T14:16:00Z" w16du:dateUtc="2025-02-17T14:16:00Z">
        <w:r w:rsidRPr="001500D4" w:rsidDel="001500D4">
          <w:rPr>
            <w:i/>
            <w:iCs/>
            <w:rPrChange w:id="305" w:author="Marta Román Geada" w:date="2025-02-17T14:16:00Z" w16du:dateUtc="2025-02-17T14:16:00Z">
              <w:rPr/>
            </w:rPrChange>
          </w:rPr>
          <w:delText>seagrasses</w:delText>
        </w:r>
      </w:del>
      <w:ins w:id="306" w:author="Marta Román Geada" w:date="2025-02-17T14:16:00Z" w16du:dateUtc="2025-02-17T14:16:00Z">
        <w:r w:rsidR="001500D4" w:rsidRPr="001500D4">
          <w:rPr>
            <w:i/>
            <w:iCs/>
            <w:rPrChange w:id="307" w:author="Marta Román Geada" w:date="2025-02-17T14:16:00Z" w16du:dateUtc="2025-02-17T14:16:00Z">
              <w:rPr/>
            </w:rPrChange>
          </w:rPr>
          <w:t xml:space="preserve">Zostera </w:t>
        </w:r>
        <w:proofErr w:type="spellStart"/>
        <w:r w:rsidR="001500D4" w:rsidRPr="001500D4">
          <w:rPr>
            <w:i/>
            <w:iCs/>
            <w:rPrChange w:id="308" w:author="Marta Román Geada" w:date="2025-02-17T14:16:00Z" w16du:dateUtc="2025-02-17T14:16:00Z">
              <w:rPr/>
            </w:rPrChange>
          </w:rPr>
          <w:t>noltei</w:t>
        </w:r>
        <w:proofErr w:type="spellEnd"/>
        <w:r w:rsidR="001500D4">
          <w:rPr>
            <w:i/>
            <w:iCs/>
          </w:rPr>
          <w:t xml:space="preserve"> </w:t>
        </w:r>
      </w:ins>
      <w:ins w:id="309" w:author="Marta Román Geada" w:date="2025-02-17T14:17:00Z" w16du:dateUtc="2025-02-17T14:17:00Z">
        <w:r w:rsidR="001500D4" w:rsidRPr="001500D4">
          <w:rPr>
            <w:rPrChange w:id="310" w:author="Marta Román Geada" w:date="2025-02-17T14:17:00Z" w16du:dateUtc="2025-02-17T14:17:00Z">
              <w:rPr>
                <w:i/>
                <w:iCs/>
              </w:rPr>
            </w:rPrChange>
          </w:rPr>
          <w:t>reflectance</w:t>
        </w:r>
      </w:ins>
    </w:p>
    <w:p w14:paraId="4E7FA61B" w14:textId="6F418836" w:rsidR="008B4DF2" w:rsidDel="00CD2401" w:rsidRDefault="00000000" w:rsidP="00EF450C">
      <w:pPr>
        <w:pStyle w:val="FirstParagraph"/>
        <w:rPr>
          <w:del w:id="311" w:author="Marta Román Geada" w:date="2025-02-17T13:10:00Z" w16du:dateUtc="2025-02-17T13:10:00Z"/>
        </w:rPr>
      </w:pPr>
      <w:commentRangeStart w:id="312"/>
      <w:del w:id="313" w:author="Marta Román Geada" w:date="2025-02-17T13:10:00Z" w16du:dateUtc="2025-02-17T13:10:00Z">
        <w:r w:rsidDel="00CD2401">
          <w:delText>Although extensive research exists on marine heatwaves</w:delText>
        </w:r>
      </w:del>
      <w:del w:id="314" w:author="Marta Román Geada" w:date="2025-02-17T12:18:00Z" w16du:dateUtc="2025-02-17T12:18:00Z">
        <w:r w:rsidDel="00084127">
          <w:delText>’</w:delText>
        </w:r>
      </w:del>
      <w:del w:id="315" w:author="Marta Román Geada" w:date="2025-02-17T13:10:00Z" w16du:dateUtc="2025-02-17T13:10:00Z">
        <w:r w:rsidDel="00CD2401">
          <w:delText xml:space="preserve"> effects on subtidal seagrasses (Arias-Ortiz et al., 2018; Deguette et al., 2022; Strydom et al., 2020), </w:delText>
        </w:r>
      </w:del>
      <w:del w:id="316" w:author="Marta Román Geada" w:date="2025-02-17T12:18:00Z" w16du:dateUtc="2025-02-17T12:18:00Z">
        <w:r w:rsidDel="00084127">
          <w:delText xml:space="preserve">little </w:delText>
        </w:r>
      </w:del>
      <w:del w:id="317" w:author="Marta Román Geada" w:date="2025-02-17T13:10:00Z" w16du:dateUtc="2025-02-17T13:10:00Z">
        <w:r w:rsidDel="00CD2401">
          <w:delText xml:space="preserve">attention has been given to intertidal habitats and even less to the effect of atmospheric extreme events on intertidal seagrass. </w:delText>
        </w:r>
        <w:commentRangeEnd w:id="312"/>
        <w:r w:rsidR="00CD2401" w:rsidDel="00CD2401">
          <w:rPr>
            <w:rStyle w:val="Marquedecommentaire"/>
          </w:rPr>
          <w:commentReference w:id="312"/>
        </w:r>
      </w:del>
      <w:r>
        <w:t xml:space="preserve">This study </w:t>
      </w:r>
      <w:del w:id="318" w:author="Marta Román Geada" w:date="2025-02-18T11:07:00Z" w16du:dateUtc="2025-02-18T11:07:00Z">
        <w:r w:rsidDel="007810AB">
          <w:delText>initiates an exploration of</w:delText>
        </w:r>
      </w:del>
      <w:ins w:id="319" w:author="Marta Román Geada" w:date="2025-02-18T11:07:00Z" w16du:dateUtc="2025-02-18T11:07:00Z">
        <w:r w:rsidR="007810AB">
          <w:t>explored</w:t>
        </w:r>
      </w:ins>
      <w:r>
        <w:t xml:space="preserve"> </w:t>
      </w:r>
      <w:ins w:id="320" w:author="Marta Román Geada" w:date="2025-02-17T13:39:00Z" w16du:dateUtc="2025-02-17T13:39:00Z">
        <w:r w:rsidR="000E2CF0">
          <w:t xml:space="preserve">the dual effect of MHWs and AHWs </w:t>
        </w:r>
      </w:ins>
      <w:del w:id="321" w:author="Marta Román Geada" w:date="2025-02-17T13:39:00Z" w16du:dateUtc="2025-02-17T13:39:00Z">
        <w:r w:rsidDel="000E2CF0">
          <w:delText xml:space="preserve">how </w:delText>
        </w:r>
      </w:del>
      <w:ins w:id="322" w:author="Marta Román Geada" w:date="2025-02-17T13:39:00Z" w16du:dateUtc="2025-02-17T13:39:00Z">
        <w:r w:rsidR="000E2CF0">
          <w:t xml:space="preserve">on </w:t>
        </w:r>
      </w:ins>
      <w:ins w:id="323" w:author="Marta Román Geada" w:date="2025-02-17T12:27:00Z" w16du:dateUtc="2025-02-17T12:27:00Z">
        <w:r w:rsidR="00A64B29">
          <w:t xml:space="preserve">spectral reflectance of </w:t>
        </w:r>
      </w:ins>
      <w:r>
        <w:t>intertidal seagrasses</w:t>
      </w:r>
      <w:del w:id="324" w:author="Marta Román Geada" w:date="2025-02-17T13:39:00Z" w16du:dateUtc="2025-02-17T13:39:00Z">
        <w:r w:rsidDel="000E2CF0">
          <w:delText xml:space="preserve"> respond to the dual influence of MHWs and AHWs</w:delText>
        </w:r>
      </w:del>
      <w:del w:id="325" w:author="Marta Román Geada" w:date="2025-02-17T13:14:00Z" w16du:dateUtc="2025-02-17T13:14:00Z">
        <w:r w:rsidDel="004D1B84">
          <w:delText>, underscoring the need for further investigation</w:delText>
        </w:r>
      </w:del>
      <w:del w:id="326" w:author="Marta Román Geada" w:date="2025-02-17T12:27:00Z" w16du:dateUtc="2025-02-17T12:27:00Z">
        <w:r w:rsidDel="00A64B29">
          <w:delText xml:space="preserve"> in this under-explored area</w:delText>
        </w:r>
      </w:del>
      <w:r>
        <w:t>.</w:t>
      </w:r>
    </w:p>
    <w:p w14:paraId="121427AA" w14:textId="7E4C7A18" w:rsidR="008B4DF2" w:rsidDel="000E2CF0" w:rsidRDefault="00CD2401">
      <w:pPr>
        <w:pStyle w:val="FirstParagraph"/>
        <w:rPr>
          <w:del w:id="327" w:author="Marta Román Geada" w:date="2025-02-17T13:37:00Z" w16du:dateUtc="2025-02-17T13:37:00Z"/>
        </w:rPr>
        <w:pPrChange w:id="328" w:author="Marta Román Geada" w:date="2025-02-17T13:16:00Z" w16du:dateUtc="2025-02-17T13:16:00Z">
          <w:pPr>
            <w:pStyle w:val="Corpsdetexte"/>
          </w:pPr>
        </w:pPrChange>
      </w:pPr>
      <w:ins w:id="329" w:author="Marta Román Geada" w:date="2025-02-17T13:10:00Z" w16du:dateUtc="2025-02-17T13:10:00Z">
        <w:r>
          <w:t xml:space="preserve"> </w:t>
        </w:r>
      </w:ins>
      <w:del w:id="330" w:author="Marta Román Geada" w:date="2025-02-17T13:10:00Z" w16du:dateUtc="2025-02-17T13:10:00Z">
        <w:r w:rsidDel="00CD2401">
          <w:delText xml:space="preserve">In the present study, </w:delText>
        </w:r>
        <w:commentRangeStart w:id="331"/>
        <w:r w:rsidDel="00CD2401">
          <w:delText>s</w:delText>
        </w:r>
      </w:del>
      <w:ins w:id="332" w:author="Marta Román Geada" w:date="2025-02-17T13:10:00Z" w16du:dateUtc="2025-02-17T13:10:00Z">
        <w:r>
          <w:t>S</w:t>
        </w:r>
      </w:ins>
      <w:r>
        <w:t xml:space="preserve">ignificant </w:t>
      </w:r>
      <w:commentRangeEnd w:id="331"/>
      <w:r w:rsidR="00F03EA4">
        <w:rPr>
          <w:rStyle w:val="Marquedecommentaire"/>
        </w:rPr>
        <w:commentReference w:id="331"/>
      </w:r>
      <w:r>
        <w:t>changes in the reflectance of seagrasses exposed to HWs were observed</w:t>
      </w:r>
      <w:ins w:id="333" w:author="Marta Román Geada" w:date="2025-02-17T13:37:00Z" w16du:dateUtc="2025-02-17T13:37:00Z">
        <w:r w:rsidR="000E2CF0">
          <w:t xml:space="preserve"> both in field measurements and the laboratory experiment</w:t>
        </w:r>
      </w:ins>
      <w:del w:id="334" w:author="Marta Román Geada" w:date="2025-02-17T12:28:00Z" w16du:dateUtc="2025-02-17T12:28:00Z">
        <w:r w:rsidDel="00A64B29">
          <w:delText xml:space="preserve"> experimentally</w:delText>
        </w:r>
      </w:del>
      <w:r>
        <w:t xml:space="preserve">. </w:t>
      </w:r>
      <w:del w:id="335" w:author="Marta Román Geada" w:date="2025-02-17T15:16:00Z" w16du:dateUtc="2025-02-17T15:16:00Z">
        <w:r w:rsidDel="00585364">
          <w:delText xml:space="preserve">These </w:delText>
        </w:r>
      </w:del>
      <w:ins w:id="336" w:author="Marta Román Geada" w:date="2025-02-17T15:16:00Z" w16du:dateUtc="2025-02-17T15:16:00Z">
        <w:r w:rsidR="00585364">
          <w:t xml:space="preserve">Effects </w:t>
        </w:r>
      </w:ins>
      <w:del w:id="337" w:author="Marta Román Geada" w:date="2025-02-17T13:10:00Z" w16du:dateUtc="2025-02-17T13:10:00Z">
        <w:r w:rsidDel="00CD2401">
          <w:delText>changes</w:delText>
        </w:r>
      </w:del>
      <w:ins w:id="338" w:author="Marta Román Geada" w:date="2025-02-17T12:29:00Z" w16du:dateUtc="2025-02-17T12:29:00Z">
        <w:r w:rsidR="00A64B29">
          <w:t>were</w:t>
        </w:r>
      </w:ins>
      <w:r>
        <w:t xml:space="preserve"> </w:t>
      </w:r>
      <w:del w:id="339" w:author="Marta Román Geada" w:date="2025-02-17T15:16:00Z" w16du:dateUtc="2025-02-17T15:16:00Z">
        <w:r w:rsidDel="00585364">
          <w:delText xml:space="preserve">mainly </w:delText>
        </w:r>
      </w:del>
      <w:del w:id="340" w:author="Marta Román Geada" w:date="2025-02-17T12:28:00Z" w16du:dateUtc="2025-02-17T12:28:00Z">
        <w:r w:rsidDel="00A64B29">
          <w:delText>include a</w:delText>
        </w:r>
      </w:del>
      <w:del w:id="341" w:author="Marta Román Geada" w:date="2025-02-17T12:29:00Z" w16du:dateUtc="2025-02-17T12:29:00Z">
        <w:r w:rsidDel="00A64B29">
          <w:delText xml:space="preserve"> </w:delText>
        </w:r>
      </w:del>
      <w:r>
        <w:t>drop</w:t>
      </w:r>
      <w:ins w:id="342" w:author="Marta Román Geada" w:date="2025-02-17T12:28:00Z" w16du:dateUtc="2025-02-17T12:28:00Z">
        <w:r w:rsidR="00A64B29">
          <w:t>s</w:t>
        </w:r>
      </w:ins>
      <w:r>
        <w:t xml:space="preserve"> </w:t>
      </w:r>
      <w:del w:id="343" w:author="Marta Román Geada" w:date="2025-02-17T12:29:00Z" w16du:dateUtc="2025-02-17T12:29:00Z">
        <w:r w:rsidDel="00A64B29">
          <w:delText xml:space="preserve">in </w:delText>
        </w:r>
      </w:del>
      <w:ins w:id="344" w:author="Marta Román Geada" w:date="2025-02-17T12:29:00Z" w16du:dateUtc="2025-02-17T12:29:00Z">
        <w:r w:rsidR="00A64B29">
          <w:t xml:space="preserve">of </w:t>
        </w:r>
      </w:ins>
      <w:r>
        <w:t xml:space="preserve">reflectance around 560 nm and </w:t>
      </w:r>
      <w:del w:id="345" w:author="Marta Román Geada" w:date="2025-02-17T12:28:00Z" w16du:dateUtc="2025-02-17T12:28:00Z">
        <w:r w:rsidDel="00A64B29">
          <w:delText xml:space="preserve">another drop </w:delText>
        </w:r>
      </w:del>
      <w:r>
        <w:t xml:space="preserve">around 740 nm </w:t>
      </w:r>
      <w:del w:id="346" w:author="Marta Román Geada" w:date="2025-02-17T12:28:00Z" w16du:dateUtc="2025-02-17T12:28:00Z">
        <w:r w:rsidDel="00A64B29">
          <w:delText xml:space="preserve">in the near-infrared part of the spectrum </w:delText>
        </w:r>
      </w:del>
      <w:r>
        <w:t>(</w:t>
      </w:r>
      <w:r>
        <w:fldChar w:fldCharType="begin"/>
      </w:r>
      <w:r>
        <w:instrText>HYPERLINK \l "fig-Exp_Spectral_indices" \h</w:instrText>
      </w:r>
      <w:r>
        <w:fldChar w:fldCharType="separate"/>
      </w:r>
      <w:r>
        <w:rPr>
          <w:rStyle w:val="Lienhypertexte"/>
        </w:rPr>
        <w:t>Figure 7</w:t>
      </w:r>
      <w:r>
        <w:fldChar w:fldCharType="end"/>
      </w:r>
      <w:r>
        <w:t>)</w:t>
      </w:r>
      <w:ins w:id="347" w:author="Marta Román Geada" w:date="2025-02-17T12:29:00Z" w16du:dateUtc="2025-02-17T12:29:00Z">
        <w:r w:rsidR="00A64B29">
          <w:t xml:space="preserve"> and of</w:t>
        </w:r>
      </w:ins>
      <w:del w:id="348" w:author="Marta Román Geada" w:date="2025-02-17T12:29:00Z" w16du:dateUtc="2025-02-17T12:29:00Z">
        <w:r w:rsidDel="00A64B29">
          <w:delText>. T</w:delText>
        </w:r>
      </w:del>
      <w:ins w:id="349" w:author="Marta Román Geada" w:date="2025-02-17T12:29:00Z" w16du:dateUtc="2025-02-17T12:29:00Z">
        <w:r w:rsidR="00A64B29">
          <w:t xml:space="preserve"> t</w:t>
        </w:r>
      </w:ins>
      <w:r>
        <w:t xml:space="preserve">he </w:t>
      </w:r>
      <w:r>
        <w:lastRenderedPageBreak/>
        <w:t>second derivative at 665 nm (R’’665), NDVI, and GLI (</w:t>
      </w:r>
      <w:r>
        <w:fldChar w:fldCharType="begin"/>
      </w:r>
      <w:r>
        <w:instrText>HYPERLINK \l "fig-Exp_Spectral_indices" \h</w:instrText>
      </w:r>
      <w:r>
        <w:fldChar w:fldCharType="separate"/>
      </w:r>
      <w:r>
        <w:rPr>
          <w:rStyle w:val="Lienhypertexte"/>
        </w:rPr>
        <w:t>Figure 7</w:t>
      </w:r>
      <w:r>
        <w:fldChar w:fldCharType="end"/>
      </w:r>
      <w:r>
        <w:t xml:space="preserve"> A, B &amp; C) </w:t>
      </w:r>
      <w:del w:id="350" w:author="Marta Román Geada" w:date="2025-02-17T12:29:00Z" w16du:dateUtc="2025-02-17T12:29:00Z">
        <w:r w:rsidDel="00A64B29">
          <w:delText>all demonstrated a clear decline over the experimental period</w:delText>
        </w:r>
      </w:del>
      <w:ins w:id="351" w:author="Marta Román Geada" w:date="2025-02-17T12:29:00Z" w16du:dateUtc="2025-02-17T12:29:00Z">
        <w:r w:rsidR="00A64B29">
          <w:t>indexes</w:t>
        </w:r>
      </w:ins>
      <w:r>
        <w:t>. These changes suggest a progressive reduction in photosynthetic activity as well as potential structural or physiological changes to the leaves, such as degraded pigmentation or altered light absorption</w:t>
      </w:r>
      <w:del w:id="352" w:author="Marta Román Geada" w:date="2025-02-17T12:30:00Z" w16du:dateUtc="2025-02-17T12:30:00Z">
        <w:r w:rsidDel="00A64B29">
          <w:delText xml:space="preserve"> in the treatment group relative to the control as a consequence of the simulated HW event</w:delText>
        </w:r>
      </w:del>
      <w:r>
        <w:t xml:space="preserve">. </w:t>
      </w:r>
      <w:del w:id="353" w:author="Marta Román Geada" w:date="2025-02-18T09:30:00Z" w16du:dateUtc="2025-02-18T09:30:00Z">
        <w:r w:rsidDel="006F5845">
          <w:delText xml:space="preserve">In </w:delText>
        </w:r>
      </w:del>
      <w:ins w:id="354" w:author="Marta Román Geada" w:date="2025-02-18T09:30:00Z" w16du:dateUtc="2025-02-18T09:30:00Z">
        <w:r w:rsidR="006F5845">
          <w:t xml:space="preserve">By </w:t>
        </w:r>
      </w:ins>
      <w:r>
        <w:t>contrast, SHSI showed a marked increase, reaching up to 600% for some samples by day 3 (</w:t>
      </w:r>
      <w:r>
        <w:fldChar w:fldCharType="begin"/>
      </w:r>
      <w:r>
        <w:instrText>HYPERLINK \l "fig-Exp_Spectral_indices" \h</w:instrText>
      </w:r>
      <w:r>
        <w:fldChar w:fldCharType="separate"/>
      </w:r>
      <w:r>
        <w:rPr>
          <w:rStyle w:val="Lienhypertexte"/>
        </w:rPr>
        <w:t>Figure 7</w:t>
      </w:r>
      <w:r>
        <w:fldChar w:fldCharType="end"/>
      </w:r>
      <w:r>
        <w:t xml:space="preserve"> D)</w:t>
      </w:r>
      <w:ins w:id="355" w:author="Marta Román Geada" w:date="2025-02-17T12:30:00Z" w16du:dateUtc="2025-02-17T12:30:00Z">
        <w:r w:rsidR="00A64B29">
          <w:t xml:space="preserve">, which </w:t>
        </w:r>
      </w:ins>
      <w:del w:id="356" w:author="Marta Román Geada" w:date="2025-02-17T12:30:00Z" w16du:dateUtc="2025-02-17T12:30:00Z">
        <w:r w:rsidDel="00A64B29">
          <w:delText xml:space="preserve">. This positive trend in SHSI </w:delText>
        </w:r>
      </w:del>
      <w:r>
        <w:t>demonstrate</w:t>
      </w:r>
      <w:ins w:id="357" w:author="Marta Román Geada" w:date="2025-02-17T12:30:00Z" w16du:dateUtc="2025-02-17T12:30:00Z">
        <w:r w:rsidR="00A64B29">
          <w:t xml:space="preserve">d </w:t>
        </w:r>
      </w:ins>
      <w:del w:id="358" w:author="Marta Román Geada" w:date="2025-02-17T12:30:00Z" w16du:dateUtc="2025-02-17T12:30:00Z">
        <w:r w:rsidDel="00A64B29">
          <w:delText xml:space="preserve">s </w:delText>
        </w:r>
      </w:del>
      <w:r>
        <w:t xml:space="preserve">its sensitivity at </w:t>
      </w:r>
      <w:del w:id="359" w:author="Marta Román Geada" w:date="2025-02-17T15:16:00Z" w16du:dateUtc="2025-02-17T15:16:00Z">
        <w:r w:rsidDel="00585364">
          <w:delText>quantifing</w:delText>
        </w:r>
      </w:del>
      <w:ins w:id="360" w:author="Marta Román Geada" w:date="2025-02-17T15:16:00Z" w16du:dateUtc="2025-02-17T15:16:00Z">
        <w:r w:rsidR="00585364">
          <w:t>quantifying</w:t>
        </w:r>
      </w:ins>
      <w:r>
        <w:t xml:space="preserve"> seagrass browning. </w:t>
      </w:r>
      <w:ins w:id="361" w:author="Marta Román Geada" w:date="2025-02-18T09:30:00Z" w16du:dateUtc="2025-02-18T09:30:00Z">
        <w:r w:rsidR="006F5845">
          <w:t xml:space="preserve">Moreover, </w:t>
        </w:r>
      </w:ins>
      <w:commentRangeStart w:id="362"/>
      <w:del w:id="363" w:author="Marta Román Geada" w:date="2025-02-17T12:38:00Z" w16du:dateUtc="2025-02-17T12:38:00Z">
        <w:r w:rsidDel="00B96AE4">
          <w:delText xml:space="preserve">While the general trends </w:delText>
        </w:r>
      </w:del>
      <w:del w:id="364" w:author="Marta Román Geada" w:date="2025-02-17T12:30:00Z" w16du:dateUtc="2025-02-17T12:30:00Z">
        <w:r w:rsidDel="00A64B29">
          <w:delText xml:space="preserve">are </w:delText>
        </w:r>
      </w:del>
      <w:del w:id="365" w:author="Marta Román Geada" w:date="2025-02-17T12:38:00Z" w16du:dateUtc="2025-02-17T12:38:00Z">
        <w:r w:rsidDel="00B96AE4">
          <w:delText xml:space="preserve">consistent across experimental runs, there </w:delText>
        </w:r>
      </w:del>
      <w:del w:id="366" w:author="Marta Román Geada" w:date="2025-02-17T12:30:00Z" w16du:dateUtc="2025-02-17T12:30:00Z">
        <w:r w:rsidDel="00A64B29">
          <w:delText xml:space="preserve">is </w:delText>
        </w:r>
      </w:del>
      <w:del w:id="367" w:author="Marta Román Geada" w:date="2025-02-17T12:38:00Z" w16du:dateUtc="2025-02-17T12:38:00Z">
        <w:r w:rsidDel="00B96AE4">
          <w:delText>some variability, particularly evident in the confidence intervals</w:delText>
        </w:r>
        <w:commentRangeEnd w:id="362"/>
        <w:r w:rsidR="00B96AE4" w:rsidDel="00B96AE4">
          <w:rPr>
            <w:rStyle w:val="Marquedecommentaire"/>
          </w:rPr>
          <w:commentReference w:id="362"/>
        </w:r>
        <w:r w:rsidDel="00B96AE4">
          <w:delText>, which are wider for SHSI than for the other indices. This suggests that while darkening is a consistent response, it may vary in intensity between individual samples or experimental runs. Furthermore, the contrasting magnitudes of change—especially the pronounced increases in SHSI versus the declines in other indices—highlight the sensitivity of SHSI to changes associated with seagrass darkening, which could be indicative of stress or adaptation responses specific to the treatment conditions.</w:delText>
        </w:r>
      </w:del>
    </w:p>
    <w:p w14:paraId="76C0535B" w14:textId="167B21DE" w:rsidR="00EF450C" w:rsidRPr="00EF450C" w:rsidRDefault="006F5845">
      <w:pPr>
        <w:spacing w:before="60" w:after="60" w:line="360" w:lineRule="auto"/>
        <w:contextualSpacing/>
        <w:rPr>
          <w:ins w:id="368" w:author="Marta Román Geada" w:date="2025-02-17T13:34:00Z" w16du:dateUtc="2025-02-17T13:34:00Z"/>
        </w:rPr>
        <w:pPrChange w:id="369" w:author="Marta Román Geada" w:date="2025-02-17T13:37:00Z" w16du:dateUtc="2025-02-17T13:37:00Z">
          <w:pPr>
            <w:pStyle w:val="Corpsdetexte"/>
          </w:pPr>
        </w:pPrChange>
      </w:pPr>
      <w:ins w:id="370" w:author="Marta Román Geada" w:date="2025-02-18T09:30:00Z" w16du:dateUtc="2025-02-18T09:30:00Z">
        <w:r>
          <w:t>w</w:t>
        </w:r>
      </w:ins>
      <w:commentRangeStart w:id="371"/>
      <w:ins w:id="372" w:author="Marta Román Geada" w:date="2025-02-17T13:34:00Z" w16du:dateUtc="2025-02-17T13:34:00Z">
        <w:r w:rsidR="00EF450C" w:rsidRPr="00EF450C">
          <w:t>e o</w:t>
        </w:r>
        <w:r w:rsidR="00EF450C" w:rsidRPr="00EF00F1">
          <w:t>bserved a considerable dec</w:t>
        </w:r>
        <w:r w:rsidR="00EF450C">
          <w:t>rease in the reflectance in the NIR regions</w:t>
        </w:r>
      </w:ins>
      <w:ins w:id="373" w:author="Marta Román Geada" w:date="2025-02-17T13:35:00Z" w16du:dateUtc="2025-02-17T13:35:00Z">
        <w:r w:rsidR="00EF450C">
          <w:t xml:space="preserve"> (700 - 1300 nm)</w:t>
        </w:r>
      </w:ins>
      <w:ins w:id="374" w:author="Marta Román Geada" w:date="2025-02-17T13:34:00Z" w16du:dateUtc="2025-02-17T13:34:00Z">
        <w:r w:rsidR="00EF450C">
          <w:t xml:space="preserve"> in stressed plants, which is mainly related with the destruction of the membranes (chloroplasts, thylakoids, cell walls)</w:t>
        </w:r>
        <w:r w:rsidR="00EF450C" w:rsidRPr="00EF450C">
          <w:t xml:space="preserve"> </w:t>
        </w:r>
        <w:r w:rsidR="00EF450C">
          <w:t>due to thermal oxidative stress, and the consequent decrease of light scattering in NIR</w:t>
        </w:r>
      </w:ins>
      <w:ins w:id="375" w:author="Marta Román Geada" w:date="2025-02-17T13:36:00Z" w16du:dateUtc="2025-02-17T13:36:00Z">
        <w:r w:rsidR="00EF450C">
          <w:t xml:space="preserve"> range</w:t>
        </w:r>
      </w:ins>
      <w:ins w:id="376" w:author="Marta Román Geada" w:date="2025-02-17T13:34:00Z" w16du:dateUtc="2025-02-17T13:34:00Z">
        <w:r w:rsidR="00EF450C">
          <w:t xml:space="preserve"> through the leaf surface (</w:t>
        </w:r>
        <w:proofErr w:type="spellStart"/>
        <w:r w:rsidR="00EF450C">
          <w:t>Knipling</w:t>
        </w:r>
        <w:proofErr w:type="spellEnd"/>
        <w:r w:rsidR="00EF450C">
          <w:t>, 1970).</w:t>
        </w:r>
        <w:commentRangeEnd w:id="371"/>
        <w:r w:rsidR="00EF450C">
          <w:rPr>
            <w:rStyle w:val="Marquedecommentaire"/>
          </w:rPr>
          <w:commentReference w:id="371"/>
        </w:r>
      </w:ins>
    </w:p>
    <w:p w14:paraId="2A424DAC" w14:textId="71DCDDAE" w:rsidR="008B4DF2" w:rsidRPr="000E2CF0" w:rsidDel="004D1B84" w:rsidRDefault="00114905" w:rsidP="007D5E59">
      <w:pPr>
        <w:pStyle w:val="Corpsdetexte"/>
        <w:rPr>
          <w:del w:id="377" w:author="Marta Román Geada" w:date="2025-02-17T13:01:00Z" w16du:dateUtc="2025-02-17T13:01:00Z"/>
        </w:rPr>
      </w:pPr>
      <w:ins w:id="378" w:author="Marta Román Geada" w:date="2025-02-17T12:55:00Z" w16du:dateUtc="2025-02-17T12:55:00Z">
        <w:r>
          <w:t xml:space="preserve">The leaf darkening observed in plants </w:t>
        </w:r>
      </w:ins>
      <w:ins w:id="379" w:author="Marta Román Geada" w:date="2025-02-17T12:56:00Z" w16du:dateUtc="2025-02-17T12:56:00Z">
        <w:r w:rsidR="00BA28B1">
          <w:t xml:space="preserve">subjected to thermal stress </w:t>
        </w:r>
      </w:ins>
      <w:ins w:id="380" w:author="Marta Román Geada" w:date="2025-02-17T12:55:00Z" w16du:dateUtc="2025-02-17T12:55:00Z">
        <w:r>
          <w:t xml:space="preserve">was mainly </w:t>
        </w:r>
      </w:ins>
      <w:ins w:id="381" w:author="Marta Román Geada" w:date="2025-02-18T12:22:00Z" w16du:dateUtc="2025-02-18T12:22:00Z">
        <w:r w:rsidR="00654C67">
          <w:t>explained by</w:t>
        </w:r>
      </w:ins>
      <w:ins w:id="382" w:author="Marta Román Geada" w:date="2025-02-17T12:55:00Z" w16du:dateUtc="2025-02-17T12:55:00Z">
        <w:r>
          <w:t xml:space="preserve"> </w:t>
        </w:r>
      </w:ins>
      <w:ins w:id="383" w:author="Marta Román Geada" w:date="2025-02-17T12:56:00Z" w16du:dateUtc="2025-02-17T12:56:00Z">
        <w:r w:rsidR="00BA28B1">
          <w:t xml:space="preserve">the oxidation of phenolic compounds </w:t>
        </w:r>
      </w:ins>
      <w:ins w:id="384" w:author="Marta Román Geada" w:date="2025-02-17T12:59:00Z" w16du:dateUtc="2025-02-17T12:59:00Z">
        <w:r w:rsidR="00BA28B1">
          <w:t xml:space="preserve">by the enzyme polyphenol oxidase </w:t>
        </w:r>
      </w:ins>
      <w:ins w:id="385" w:author="Marta Román Geada" w:date="2025-02-17T12:56:00Z" w16du:dateUtc="2025-02-17T12:56:00Z">
        <w:r w:rsidR="00BA28B1">
          <w:t>(CITATION)</w:t>
        </w:r>
      </w:ins>
      <w:ins w:id="386" w:author="Marta Román Geada" w:date="2025-02-17T13:00:00Z" w16du:dateUtc="2025-02-17T13:00:00Z">
        <w:r w:rsidR="00BA28B1">
          <w:t xml:space="preserve"> and with a damage of the photosynthetic apparatus </w:t>
        </w:r>
      </w:ins>
      <w:ins w:id="387" w:author="Marta Román Geada" w:date="2025-02-17T13:01:00Z" w16du:dateUtc="2025-02-17T13:01:00Z">
        <w:r w:rsidR="00BA28B1">
          <w:t>(</w:t>
        </w:r>
      </w:ins>
      <w:proofErr w:type="spellStart"/>
      <w:ins w:id="388" w:author="Marta Román Geada" w:date="2025-02-17T13:06:00Z" w16du:dateUtc="2025-02-17T13:06:00Z">
        <w:r w:rsidR="00D0636A" w:rsidRPr="00D0636A">
          <w:t>Allakhverdiev</w:t>
        </w:r>
        <w:proofErr w:type="spellEnd"/>
        <w:r w:rsidR="00D0636A">
          <w:t xml:space="preserve"> et al., 2008</w:t>
        </w:r>
      </w:ins>
      <w:ins w:id="389" w:author="Marta Román Geada" w:date="2025-02-17T13:01:00Z" w16du:dateUtc="2025-02-17T13:01:00Z">
        <w:r w:rsidR="00BA28B1">
          <w:t>). High temperatures destabilize chloroplasts</w:t>
        </w:r>
        <w:r w:rsidR="00BA28B1" w:rsidRPr="00BA28B1">
          <w:t xml:space="preserve"> </w:t>
        </w:r>
        <w:r w:rsidR="00BA28B1">
          <w:t>membranes, disrupting photosystem II and impairing recovery of photosynthetic function. As chlorophyll-a degrades, the ratio of pigments shifts, with pigments like carotenoids becoming more prominent</w:t>
        </w:r>
      </w:ins>
      <w:ins w:id="390" w:author="Marta Román Geada" w:date="2025-02-17T13:02:00Z" w16du:dateUtc="2025-02-17T13:02:00Z">
        <w:r w:rsidR="00BA28B1" w:rsidRPr="00BA28B1">
          <w:t xml:space="preserve"> </w:t>
        </w:r>
        <w:commentRangeStart w:id="391"/>
        <w:r w:rsidR="00BA28B1">
          <w:t>(</w:t>
        </w:r>
        <w:proofErr w:type="spellStart"/>
        <w:r w:rsidR="00BA28B1">
          <w:t>Dascaliuc</w:t>
        </w:r>
        <w:proofErr w:type="spellEnd"/>
        <w:r w:rsidR="00BA28B1">
          <w:t xml:space="preserve"> et al., 2007; Jones and Clayton-Greene, 1992).</w:t>
        </w:r>
      </w:ins>
      <w:commentRangeEnd w:id="391"/>
      <w:ins w:id="392" w:author="Marta Román Geada" w:date="2025-02-17T13:03:00Z" w16du:dateUtc="2025-02-17T13:03:00Z">
        <w:r w:rsidR="00BA28B1">
          <w:rPr>
            <w:rStyle w:val="Marquedecommentaire"/>
          </w:rPr>
          <w:commentReference w:id="391"/>
        </w:r>
      </w:ins>
      <w:ins w:id="393" w:author="Marta Román Geada" w:date="2025-02-17T13:48:00Z" w16du:dateUtc="2025-02-17T13:48:00Z">
        <w:r w:rsidR="00074B62" w:rsidRPr="00074B62">
          <w:t xml:space="preserve"> </w:t>
        </w:r>
        <w:r w:rsidR="00074B62">
          <w:t>These processes can eventually result in growth impairment and plant death.</w:t>
        </w:r>
      </w:ins>
      <w:del w:id="394" w:author="Marta Román Geada" w:date="2025-02-17T13:02:00Z" w16du:dateUtc="2025-02-17T13:02:00Z">
        <w:r w:rsidRPr="000E2CF0" w:rsidDel="00BA28B1">
          <w:delText xml:space="preserve">Change in vegetation color </w:delText>
        </w:r>
      </w:del>
      <w:del w:id="395" w:author="Marta Román Geada" w:date="2025-02-17T12:50:00Z" w16du:dateUtc="2025-02-17T12:50:00Z">
        <w:r w:rsidRPr="000E2CF0" w:rsidDel="00114905">
          <w:delText xml:space="preserve">can be multifactorial and </w:delText>
        </w:r>
      </w:del>
      <w:del w:id="396" w:author="Marta Román Geada" w:date="2025-02-17T12:49:00Z" w16du:dateUtc="2025-02-17T12:49:00Z">
        <w:r w:rsidRPr="000E2CF0" w:rsidDel="00114905">
          <w:delText xml:space="preserve">has </w:delText>
        </w:r>
      </w:del>
      <w:del w:id="397" w:author="Marta Román Geada" w:date="2025-02-17T13:02:00Z" w16du:dateUtc="2025-02-17T13:02:00Z">
        <w:r w:rsidRPr="000E2CF0" w:rsidDel="00BA28B1">
          <w:delText xml:space="preserve">been documented </w:delText>
        </w:r>
      </w:del>
      <w:del w:id="398" w:author="Marta Román Geada" w:date="2025-02-17T12:51:00Z" w16du:dateUtc="2025-02-17T12:51:00Z">
        <w:r w:rsidRPr="000E2CF0" w:rsidDel="00114905">
          <w:delText xml:space="preserve">in plants under various stress conditions, including thermal stress </w:delText>
        </w:r>
      </w:del>
      <w:del w:id="399" w:author="Marta Román Geada" w:date="2025-02-17T13:02:00Z" w16du:dateUtc="2025-02-17T13:02:00Z">
        <w:r w:rsidRPr="000E2CF0" w:rsidDel="00BA28B1">
          <w:delText>(Dascaliuc et al., 2007; Jones and Clayton-Greene, 1992</w:delText>
        </w:r>
      </w:del>
      <w:del w:id="400" w:author="Marta Román Geada" w:date="2025-02-17T12:57:00Z" w16du:dateUtc="2025-02-17T12:57:00Z">
        <w:r w:rsidRPr="000E2CF0" w:rsidDel="00BA28B1">
          <w:delText xml:space="preserve">). Leaf blackening in angiosperms, as observed in </w:delText>
        </w:r>
        <w:r w:rsidRPr="000E2CF0" w:rsidDel="00BA28B1">
          <w:rPr>
            <w:i/>
            <w:iCs/>
          </w:rPr>
          <w:delText>Protea neriifolia</w:delText>
        </w:r>
        <w:r w:rsidRPr="000E2CF0" w:rsidDel="00BA28B1">
          <w:delText>, is primarily driven by</w:delText>
        </w:r>
      </w:del>
      <w:del w:id="401" w:author="Marta Román Geada" w:date="2025-02-17T12:56:00Z" w16du:dateUtc="2025-02-17T12:56:00Z">
        <w:r w:rsidRPr="000E2CF0" w:rsidDel="00BA28B1">
          <w:delText xml:space="preserve"> oxidative processes involving the enzyme polyphenol oxidase and the oxidation of phenolic compounds</w:delText>
        </w:r>
      </w:del>
      <w:del w:id="402" w:author="Marta Román Geada" w:date="2025-02-17T12:57:00Z" w16du:dateUtc="2025-02-17T12:57:00Z">
        <w:r w:rsidRPr="000E2CF0" w:rsidDel="00BA28B1">
          <w:delText>. When photosynthesis is inhibited by factors such as low light, chemical interference,</w:delText>
        </w:r>
      </w:del>
      <w:del w:id="403" w:author="Marta Román Geada" w:date="2025-02-17T13:02:00Z" w16du:dateUtc="2025-02-17T13:02:00Z">
        <w:r w:rsidRPr="000E2CF0" w:rsidDel="00BA28B1">
          <w:delText xml:space="preserve"> </w:delText>
        </w:r>
      </w:del>
      <w:del w:id="404" w:author="Marta Román Geada" w:date="2025-02-17T12:54:00Z" w16du:dateUtc="2025-02-17T12:54:00Z">
        <w:r w:rsidDel="00114905">
          <w:delText xml:space="preserve">or </w:delText>
        </w:r>
      </w:del>
      <w:del w:id="405" w:author="Marta Román Geada" w:date="2025-02-17T12:59:00Z" w16du:dateUtc="2025-02-17T12:59:00Z">
        <w:r w:rsidDel="00BA28B1">
          <w:delText xml:space="preserve">thermal stress, the plant’s production of </w:delText>
        </w:r>
      </w:del>
      <w:del w:id="406" w:author="Marta Román Geada" w:date="2025-02-17T12:57:00Z" w16du:dateUtc="2025-02-17T12:57:00Z">
        <w:r w:rsidDel="00BA28B1">
          <w:delText xml:space="preserve">essential carbohydrates and antioxidants </w:delText>
        </w:r>
      </w:del>
      <w:del w:id="407" w:author="Marta Román Geada" w:date="2025-02-17T12:59:00Z" w16du:dateUtc="2025-02-17T12:59:00Z">
        <w:r w:rsidDel="00BA28B1">
          <w:delText>diminishes, increasing oxidative stress</w:delText>
        </w:r>
      </w:del>
      <w:del w:id="408" w:author="Marta Román Geada" w:date="2025-02-17T12:57:00Z" w16du:dateUtc="2025-02-17T12:57:00Z">
        <w:r w:rsidDel="00BA28B1">
          <w:delText xml:space="preserve"> and leading to darkening</w:delText>
        </w:r>
      </w:del>
      <w:del w:id="409" w:author="Marta Román Geada" w:date="2025-02-17T12:59:00Z" w16du:dateUtc="2025-02-17T12:59:00Z">
        <w:r w:rsidDel="00BA28B1">
          <w:delText>.</w:delText>
        </w:r>
      </w:del>
      <w:del w:id="410" w:author="Marta Román Geada" w:date="2025-02-17T12:51:00Z" w16du:dateUtc="2025-02-17T12:51:00Z">
        <w:r w:rsidDel="00114905">
          <w:delText xml:space="preserve"> Experimental essays have proved that low-oxygen environments and the addition of antioxydants like diphenylamine, have been effective in reducing these oxidative reactions.</w:delText>
        </w:r>
      </w:del>
      <w:del w:id="411" w:author="Marta Román Geada" w:date="2025-02-17T12:59:00Z" w16du:dateUtc="2025-02-17T12:59:00Z">
        <w:r w:rsidDel="00BA28B1">
          <w:delText xml:space="preserve"> In the absence of photosynthesis, membrane integrity is also compromised, allowing polyphenol oxidase to interact with phenolic compounds, thereby accelerating darkening. </w:delText>
        </w:r>
      </w:del>
      <w:del w:id="412" w:author="Marta Román Geada" w:date="2025-02-17T13:01:00Z" w16du:dateUtc="2025-02-17T13:01:00Z">
        <w:r w:rsidDel="00BA28B1">
          <w:delText>Furthermore, high temperatures can destabilize membranes, especially in chloroplasts, disrupting photosystem II and impairing recovery of photosynthetic function. As chlorophyll-a degrades, the ratio of pigments shifts, with pigments like carotenoids becoming more prominent, leading to a darkening of the leaves.</w:delText>
        </w:r>
      </w:del>
    </w:p>
    <w:p w14:paraId="104EC462" w14:textId="77777777" w:rsidR="00074B62" w:rsidRDefault="000E2CF0" w:rsidP="001500D4">
      <w:pPr>
        <w:pStyle w:val="Corpsdetexte"/>
        <w:rPr>
          <w:ins w:id="413" w:author="Marta Román Geada" w:date="2025-02-17T14:18:00Z" w16du:dateUtc="2025-02-17T14:18:00Z"/>
        </w:rPr>
      </w:pPr>
      <w:ins w:id="414" w:author="Marta Román Geada" w:date="2025-02-17T13:38:00Z" w16du:dateUtc="2025-02-17T13:38:00Z">
        <w:r>
          <w:t xml:space="preserve"> </w:t>
        </w:r>
      </w:ins>
    </w:p>
    <w:p w14:paraId="7FD050B9" w14:textId="5F67D736" w:rsidR="00DD179E" w:rsidDel="00163AFC" w:rsidRDefault="00000000" w:rsidP="007D5E59">
      <w:pPr>
        <w:pStyle w:val="Corpsdetexte"/>
        <w:rPr>
          <w:del w:id="415" w:author="Marta Román Geada" w:date="2025-02-17T13:42:00Z" w16du:dateUtc="2025-02-17T13:42:00Z"/>
        </w:rPr>
      </w:pPr>
      <w:del w:id="416" w:author="Marta Román Geada" w:date="2025-02-17T14:19:00Z" w16du:dateUtc="2025-02-17T14:19:00Z">
        <w:r w:rsidDel="00CB0611">
          <w:rPr>
            <w:i/>
            <w:iCs/>
          </w:rPr>
          <w:delText>Zostera noltei</w:delText>
        </w:r>
        <w:r w:rsidDel="00CB0611">
          <w:delText>, as a species inhabiting the intertidal zone and regularly exposed to air, has developed adaptations to minimize hydric stress</w:delText>
        </w:r>
      </w:del>
      <w:del w:id="417" w:author="Marta Román Geada" w:date="2025-02-17T13:20:00Z" w16du:dateUtc="2025-02-17T13:20:00Z">
        <w:r w:rsidDel="00DD179E">
          <w:delText>; drying out</w:delText>
        </w:r>
      </w:del>
      <w:del w:id="418" w:author="Marta Román Geada" w:date="2025-02-17T13:22:00Z" w16du:dateUtc="2025-02-17T13:22:00Z">
        <w:r w:rsidDel="00DD179E">
          <w:delText xml:space="preserve">. For example, it exhibits smaller, </w:delText>
        </w:r>
      </w:del>
      <w:del w:id="419" w:author="Marta Román Geada" w:date="2025-02-17T14:19:00Z" w16du:dateUtc="2025-02-17T14:19:00Z">
        <w:r w:rsidDel="00CB0611">
          <w:delText>narrow</w:delText>
        </w:r>
      </w:del>
      <w:del w:id="420" w:author="Marta Román Geada" w:date="2025-02-17T13:22:00Z" w16du:dateUtc="2025-02-17T13:22:00Z">
        <w:r w:rsidDel="00DD179E">
          <w:delText>er</w:delText>
        </w:r>
      </w:del>
      <w:del w:id="421" w:author="Marta Román Geada" w:date="2025-02-17T14:19:00Z" w16du:dateUtc="2025-02-17T14:19:00Z">
        <w:r w:rsidDel="00CB0611">
          <w:delText xml:space="preserve"> leaves</w:delText>
        </w:r>
      </w:del>
      <w:del w:id="422" w:author="Marta Román Geada" w:date="2025-02-17T13:22:00Z" w16du:dateUtc="2025-02-17T13:22:00Z">
        <w:r w:rsidDel="00DD179E">
          <w:delText xml:space="preserve"> compared to species residing lower in the intertidal zone, such as </w:delText>
        </w:r>
        <w:r w:rsidDel="00DD179E">
          <w:rPr>
            <w:i/>
            <w:iCs/>
          </w:rPr>
          <w:delText>Zostera marina</w:delText>
        </w:r>
      </w:del>
      <w:del w:id="423" w:author="Marta Román Geada" w:date="2025-02-17T14:19:00Z" w16du:dateUtc="2025-02-17T14:19:00Z">
        <w:r w:rsidDel="00CB0611">
          <w:delText>, which help</w:delText>
        </w:r>
      </w:del>
      <w:del w:id="424" w:author="Marta Román Geada" w:date="2025-02-17T13:22:00Z" w16du:dateUtc="2025-02-17T13:22:00Z">
        <w:r w:rsidDel="00DD179E">
          <w:delText>s</w:delText>
        </w:r>
      </w:del>
      <w:del w:id="425" w:author="Marta Román Geada" w:date="2025-02-17T14:19:00Z" w16du:dateUtc="2025-02-17T14:19:00Z">
        <w:r w:rsidDel="00CB0611">
          <w:delText xml:space="preserve"> reduce water loss during air exposure periods (Cabaço et al., 2009). However, </w:delText>
        </w:r>
      </w:del>
      <w:del w:id="426" w:author="Marta Román Geada" w:date="2025-02-17T13:22:00Z" w16du:dateUtc="2025-02-17T13:22:00Z">
        <w:r w:rsidDel="00DD179E">
          <w:delText xml:space="preserve">during </w:delText>
        </w:r>
      </w:del>
      <w:del w:id="427" w:author="Marta Román Geada" w:date="2025-02-17T14:19:00Z" w16du:dateUtc="2025-02-17T14:19:00Z">
        <w:r w:rsidDel="00CB0611">
          <w:delText xml:space="preserve">intense warming </w:delText>
        </w:r>
      </w:del>
      <w:del w:id="428" w:author="Marta Román Geada" w:date="2025-02-17T13:22:00Z" w16du:dateUtc="2025-02-17T13:22:00Z">
        <w:r w:rsidDel="00DD179E">
          <w:delText xml:space="preserve">events </w:delText>
        </w:r>
      </w:del>
      <w:del w:id="429" w:author="Marta Román Geada" w:date="2025-02-17T14:19:00Z" w16du:dateUtc="2025-02-17T14:19:00Z">
        <w:r w:rsidDel="00CB0611">
          <w:delText xml:space="preserve">and </w:delText>
        </w:r>
      </w:del>
      <w:del w:id="430" w:author="Marta Román Geada" w:date="2025-02-17T13:22:00Z" w16du:dateUtc="2025-02-17T13:22:00Z">
        <w:r w:rsidDel="00DD179E">
          <w:delText xml:space="preserve">under </w:delText>
        </w:r>
      </w:del>
      <w:del w:id="431" w:author="Marta Román Geada" w:date="2025-02-17T14:19:00Z" w16du:dateUtc="2025-02-17T14:19:00Z">
        <w:r w:rsidDel="00CB0611">
          <w:delText>high light conditions</w:delText>
        </w:r>
      </w:del>
      <w:del w:id="432" w:author="Marta Román Geada" w:date="2025-02-17T13:23:00Z" w16du:dateUtc="2025-02-17T13:23:00Z">
        <w:r w:rsidDel="00DD179E">
          <w:delText xml:space="preserve">, desiccation </w:delText>
        </w:r>
      </w:del>
      <w:del w:id="433" w:author="Marta Román Geada" w:date="2025-02-17T13:21:00Z" w16du:dateUtc="2025-02-17T13:21:00Z">
        <w:r w:rsidDel="00DD179E">
          <w:delText xml:space="preserve">can occur in certain parts of the meadow, particularly </w:delText>
        </w:r>
      </w:del>
      <w:del w:id="434" w:author="Marta Román Geada" w:date="2025-02-17T13:23:00Z" w16du:dateUtc="2025-02-17T13:23:00Z">
        <w:r w:rsidDel="00DD179E">
          <w:delText>where seagrass leaves are emerged</w:delText>
        </w:r>
      </w:del>
      <w:del w:id="435" w:author="Marta Román Geada" w:date="2025-02-17T14:19:00Z" w16du:dateUtc="2025-02-17T14:19:00Z">
        <w:r w:rsidDel="00CB0611">
          <w:delText xml:space="preserve"> </w:delText>
        </w:r>
      </w:del>
      <w:del w:id="436" w:author="Marta Román Geada" w:date="2025-02-17T13:23:00Z" w16du:dateUtc="2025-02-17T13:23:00Z">
        <w:r w:rsidDel="00DD179E">
          <w:delText xml:space="preserve">during </w:delText>
        </w:r>
      </w:del>
      <w:del w:id="437" w:author="Marta Román Geada" w:date="2025-02-17T14:19:00Z" w16du:dateUtc="2025-02-17T14:19:00Z">
        <w:r w:rsidDel="00CB0611">
          <w:delText>prolonged periods (</w:delText>
        </w:r>
        <w:r w:rsidDel="00CB0611">
          <w:fldChar w:fldCharType="begin"/>
        </w:r>
        <w:r w:rsidDel="00CB0611">
          <w:delInstrText>HYPERLINK \l "fig-GAM_Emersion" \h</w:delInstrText>
        </w:r>
        <w:r w:rsidDel="00CB0611">
          <w:fldChar w:fldCharType="separate"/>
        </w:r>
        <w:r w:rsidDel="00CB0611">
          <w:rPr>
            <w:rStyle w:val="Lienhypertexte"/>
          </w:rPr>
          <w:delText>Figure 12</w:delText>
        </w:r>
        <w:r w:rsidDel="00CB0611">
          <w:fldChar w:fldCharType="end"/>
        </w:r>
        <w:r w:rsidDel="00CB0611">
          <w:delText>)</w:delText>
        </w:r>
      </w:del>
      <w:del w:id="438" w:author="Marta Román Geada" w:date="2025-02-17T13:47:00Z" w16du:dateUtc="2025-02-17T13:47:00Z">
        <w:r w:rsidDel="00074B62">
          <w:delText xml:space="preserve">. </w:delText>
        </w:r>
      </w:del>
      <w:del w:id="439" w:author="Marta Román Geada" w:date="2025-02-17T13:25:00Z" w16du:dateUtc="2025-02-17T13:25:00Z">
        <w:r w:rsidDel="00DD179E">
          <w:delText>Under such hydric stress, cellular turgor pressure decreases (the internal cell water pressure that maintains cell shape), and concentrations of ions like Na+ and Cl– can reach toxic levels. These effects can impair cellular functions, enzymatic activity, and membrane stability.</w:delText>
        </w:r>
      </w:del>
    </w:p>
    <w:p w14:paraId="60E96211" w14:textId="7C9A962E" w:rsidR="00EF450C" w:rsidRPr="00EF450C" w:rsidDel="00074B62" w:rsidRDefault="00000000" w:rsidP="007D5E59">
      <w:pPr>
        <w:pStyle w:val="Corpsdetexte"/>
        <w:rPr>
          <w:del w:id="440" w:author="Marta Román Geada" w:date="2025-02-17T13:49:00Z" w16du:dateUtc="2025-02-17T13:49:00Z"/>
        </w:rPr>
      </w:pPr>
      <w:del w:id="441" w:author="Marta Román Geada" w:date="2025-02-17T13:34:00Z" w16du:dateUtc="2025-02-17T13:34:00Z">
        <w:r w:rsidDel="00EF450C">
          <w:delText>In healthy plant leaves, the high infrared reflectance in the near-infrared spectral range</w:delText>
        </w:r>
      </w:del>
      <w:r>
        <w:t xml:space="preserve"> </w:t>
      </w:r>
      <w:del w:id="442" w:author="Marta Román Geada" w:date="2025-02-17T13:34:00Z" w16du:dateUtc="2025-02-17T13:34:00Z">
        <w:r w:rsidDel="00EF450C">
          <w:delText xml:space="preserve">(700 - 1300 nm) </w:delText>
        </w:r>
      </w:del>
      <w:del w:id="443" w:author="Marta Román Geada" w:date="2025-02-17T13:33:00Z" w16du:dateUtc="2025-02-17T13:33:00Z">
        <w:r w:rsidDel="00EF450C">
          <w:delText>is primarily due to the internal cellular structure that scatters light, as well as the absence of light absorption by pigments in that spectral range. Once sunlight enters the leaf, it is diffused through various layers, particularly the spongy mesophyll, which contains air spaces and cell walls with different refractive indices. The scattering effect in the NIR is intensified because there is minimal absorption allowing light to reflect back</w:delText>
        </w:r>
      </w:del>
      <w:del w:id="444" w:author="Marta Román Geada" w:date="2025-02-17T13:32:00Z" w16du:dateUtc="2025-02-17T13:32:00Z">
        <w:r w:rsidDel="00EF450C">
          <w:delText xml:space="preserve"> through the leaf surface</w:delText>
        </w:r>
      </w:del>
      <w:del w:id="445" w:author="Marta Román Geada" w:date="2025-02-17T13:33:00Z" w16du:dateUtc="2025-02-17T13:33:00Z">
        <w:r w:rsidDel="00EF450C">
          <w:delText xml:space="preserve">. Therefore, once the </w:delText>
        </w:r>
      </w:del>
      <w:del w:id="446" w:author="Marta Román Geada" w:date="2025-02-17T13:31:00Z" w16du:dateUtc="2025-02-17T13:31:00Z">
        <w:r w:rsidDel="00EF450C">
          <w:delText xml:space="preserve">membranes (chloroplasts, thylakoids, cell walls) </w:delText>
        </w:r>
      </w:del>
      <w:del w:id="447" w:author="Marta Román Geada" w:date="2025-02-17T13:33:00Z" w16du:dateUtc="2025-02-17T13:33:00Z">
        <w:r w:rsidDel="00EF450C">
          <w:delText>are destroyed</w:delText>
        </w:r>
      </w:del>
      <w:del w:id="448" w:author="Marta Román Geada" w:date="2025-02-17T13:32:00Z" w16du:dateUtc="2025-02-17T13:32:00Z">
        <w:r w:rsidDel="00EF450C">
          <w:delText xml:space="preserve"> due to oxidative stress</w:delText>
        </w:r>
      </w:del>
      <w:del w:id="449" w:author="Marta Román Geada" w:date="2025-02-17T13:33:00Z" w16du:dateUtc="2025-02-17T13:33:00Z">
        <w:r w:rsidDel="00EF450C">
          <w:delText>, the reflectance in the Red Edge and the NIR regions decreases significantly (Knipling, 1970).</w:delText>
        </w:r>
      </w:del>
      <w:ins w:id="450" w:author="Marta Román Geada" w:date="2025-02-17T13:49:00Z" w16du:dateUtc="2025-02-17T13:49:00Z">
        <w:r w:rsidR="00074B62">
          <w:tab/>
        </w:r>
      </w:ins>
    </w:p>
    <w:p w14:paraId="6E71B23C" w14:textId="3E61E67D" w:rsidR="00163AFC" w:rsidRDefault="00000000" w:rsidP="001500D4">
      <w:pPr>
        <w:pStyle w:val="Corpsdetexte"/>
        <w:rPr>
          <w:ins w:id="451" w:author="Marta Román Geada" w:date="2025-02-18T09:39:00Z" w16du:dateUtc="2025-02-18T09:39:00Z"/>
        </w:rPr>
      </w:pPr>
      <w:del w:id="452" w:author="Marta Román Geada" w:date="2025-02-17T13:41:00Z" w16du:dateUtc="2025-02-17T13:41:00Z">
        <w:r w:rsidDel="00163AFC">
          <w:delText xml:space="preserve">The influence of heat stress on seagrass enables the detection of leaves darkening using remote sensing. </w:delText>
        </w:r>
      </w:del>
      <w:r>
        <w:t>The SHSI (</w:t>
      </w:r>
      <w:hyperlink w:anchor="eq-SDI">
        <w:r w:rsidR="00163AFC">
          <w:rPr>
            <w:rStyle w:val="Lienhypertexte"/>
          </w:rPr>
          <w:t>Equation 3</w:t>
        </w:r>
      </w:hyperlink>
      <w:r>
        <w:t xml:space="preserve">) developed in this study </w:t>
      </w:r>
      <w:del w:id="453" w:author="Marta Román Geada" w:date="2025-02-18T12:23:00Z" w16du:dateUtc="2025-02-18T12:23:00Z">
        <w:r w:rsidDel="00654C67">
          <w:delText xml:space="preserve">leverages </w:delText>
        </w:r>
      </w:del>
      <w:ins w:id="454" w:author="Marta Román Geada" w:date="2025-02-18T12:23:00Z" w16du:dateUtc="2025-02-18T12:23:00Z">
        <w:r w:rsidR="00654C67">
          <w:t xml:space="preserve">leveraged </w:t>
        </w:r>
      </w:ins>
      <w:r>
        <w:t>key reflectance bands (560, 740 and 840 nm) to detect reductions in the green and the Red-Edge regions</w:t>
      </w:r>
      <w:ins w:id="455" w:author="Marta Román Geada" w:date="2025-02-17T13:41:00Z" w16du:dateUtc="2025-02-17T13:41:00Z">
        <w:r w:rsidR="00163AFC">
          <w:t xml:space="preserve"> caused by thermal stress</w:t>
        </w:r>
      </w:ins>
      <w:r>
        <w:t xml:space="preserve">. </w:t>
      </w:r>
      <w:del w:id="456" w:author="Marta Román Geada" w:date="2025-02-17T13:43:00Z" w16du:dateUtc="2025-02-17T13:43:00Z">
        <w:r w:rsidDel="00163AFC">
          <w:delText xml:space="preserve">SHSI can be used to assess the extent and severity of darkening events across intertidal seagrass meadows from space. </w:delText>
        </w:r>
      </w:del>
      <w:ins w:id="457" w:author="Marta Román Geada" w:date="2025-02-17T13:43:00Z" w16du:dateUtc="2025-02-17T13:43:00Z">
        <w:r w:rsidR="00163AFC">
          <w:t>The</w:t>
        </w:r>
      </w:ins>
      <w:ins w:id="458" w:author="Marta Román Geada" w:date="2025-02-17T13:44:00Z" w16du:dateUtc="2025-02-17T13:44:00Z">
        <w:r w:rsidR="00163AFC">
          <w:t>se</w:t>
        </w:r>
      </w:ins>
      <w:ins w:id="459" w:author="Marta Román Geada" w:date="2025-02-17T13:43:00Z" w16du:dateUtc="2025-02-17T13:43:00Z">
        <w:r w:rsidR="00163AFC">
          <w:t xml:space="preserve"> wavelengths are captured by </w:t>
        </w:r>
      </w:ins>
      <w:del w:id="460" w:author="Marta Román Geada" w:date="2025-02-17T13:43:00Z" w16du:dateUtc="2025-02-17T13:43:00Z">
        <w:r w:rsidDel="00163AFC">
          <w:delText>C</w:delText>
        </w:r>
      </w:del>
      <w:ins w:id="461" w:author="Marta Román Geada" w:date="2025-02-17T13:43:00Z" w16du:dateUtc="2025-02-17T13:43:00Z">
        <w:r w:rsidR="00163AFC">
          <w:t>c</w:t>
        </w:r>
      </w:ins>
      <w:r>
        <w:t xml:space="preserve">urrent multi-spectral satellite missions, including Sentinel-2, Pleiades-Neo, WorldView-3, </w:t>
      </w:r>
      <w:proofErr w:type="spellStart"/>
      <w:r>
        <w:t>SkySat</w:t>
      </w:r>
      <w:proofErr w:type="spellEnd"/>
      <w:r>
        <w:t>, and GeoSat-2 along with upcoming missions (Sentinel-2 Next Generation and Landsat Next)</w:t>
      </w:r>
      <w:del w:id="462" w:author="Marta Román Geada" w:date="2025-02-17T13:43:00Z" w16du:dateUtc="2025-02-17T13:43:00Z">
        <w:r w:rsidDel="00163AFC">
          <w:delText xml:space="preserve">, capture reflectance in the three wavelengths used as input for SHSI. </w:delText>
        </w:r>
      </w:del>
      <w:ins w:id="463" w:author="Marta Román Geada" w:date="2025-02-17T13:43:00Z" w16du:dateUtc="2025-02-17T13:43:00Z">
        <w:r w:rsidR="00163AFC">
          <w:t>.</w:t>
        </w:r>
        <w:r w:rsidR="00163AFC" w:rsidRPr="00163AFC">
          <w:t xml:space="preserve"> </w:t>
        </w:r>
      </w:ins>
      <w:ins w:id="464" w:author="Marta Román Geada" w:date="2025-02-17T13:44:00Z" w16du:dateUtc="2025-02-17T13:44:00Z">
        <w:r w:rsidR="00163AFC">
          <w:t xml:space="preserve">Therefore, </w:t>
        </w:r>
      </w:ins>
      <w:ins w:id="465" w:author="Marta Román Geada" w:date="2025-02-17T13:43:00Z" w16du:dateUtc="2025-02-17T13:43:00Z">
        <w:r w:rsidR="00163AFC">
          <w:t>SHSI can be used to assess the extent and severity of darkening events across intertidal seagrass meadows from space.</w:t>
        </w:r>
      </w:ins>
      <w:ins w:id="466" w:author="Marta Román Geada" w:date="2025-02-18T09:39:00Z" w16du:dateUtc="2025-02-18T09:39:00Z">
        <w:r w:rsidR="00507A29">
          <w:t xml:space="preserve"> However, cloud coverage can limit continuous observations from satellite imagery, necessitating the integration of </w:t>
        </w:r>
        <w:r w:rsidR="00507A29">
          <w:lastRenderedPageBreak/>
          <w:t>alternative tools, such as multi-spectral drone platforms.</w:t>
        </w:r>
        <w:r w:rsidR="00507A29" w:rsidRPr="00507A29">
          <w:t xml:space="preserve"> </w:t>
        </w:r>
        <w:r w:rsidR="00507A29">
          <w:t>Combined approaches allow for precise, localized monitoring of damaged seagrass meadows immediately after extreme events, which is critical for the early detection of ecosystem degradation</w:t>
        </w:r>
      </w:ins>
      <w:ins w:id="467" w:author="Marta Román Geada" w:date="2025-02-18T12:23:00Z" w16du:dateUtc="2025-02-18T12:23:00Z">
        <w:r w:rsidR="00654C67">
          <w:t>.</w:t>
        </w:r>
      </w:ins>
    </w:p>
    <w:p w14:paraId="50DDB513" w14:textId="77777777" w:rsidR="00507A29" w:rsidRDefault="00507A29" w:rsidP="001500D4">
      <w:pPr>
        <w:pStyle w:val="Corpsdetexte"/>
        <w:rPr>
          <w:ins w:id="468" w:author="Marta Román Geada" w:date="2025-02-17T13:42:00Z" w16du:dateUtc="2025-02-17T13:42:00Z"/>
        </w:rPr>
      </w:pPr>
    </w:p>
    <w:p w14:paraId="36D3A82F" w14:textId="370C3B0D" w:rsidR="008B4DF2" w:rsidRDefault="00000000" w:rsidP="001500D4">
      <w:pPr>
        <w:pStyle w:val="Corpsdetexte"/>
        <w:rPr>
          <w:ins w:id="469" w:author="Marta Román Geada" w:date="2025-02-17T14:19:00Z" w16du:dateUtc="2025-02-17T14:19:00Z"/>
        </w:rPr>
      </w:pPr>
      <w:commentRangeStart w:id="470"/>
      <w:del w:id="471" w:author="Marta Román Geada" w:date="2025-02-17T13:51:00Z" w16du:dateUtc="2025-02-17T13:51:00Z">
        <w:r w:rsidDel="00074B62">
          <w:delText xml:space="preserve">As climate change advances, remote sensing becomes a crucial tool for monitoring cumulative ecological impacts on seagrass meadows due to HWs. </w:delText>
        </w:r>
      </w:del>
      <w:del w:id="472" w:author="Marta Román Geada" w:date="2025-02-17T13:50:00Z" w16du:dateUtc="2025-02-17T13:50:00Z">
        <w:r w:rsidDel="00074B62">
          <w:delText xml:space="preserve">Although </w:delText>
        </w:r>
      </w:del>
      <w:del w:id="473" w:author="Marta Román Geada" w:date="2025-02-17T13:49:00Z" w16du:dateUtc="2025-02-17T13:49:00Z">
        <w:r w:rsidDel="00074B62">
          <w:delText xml:space="preserve">the physiological and structural changes occur at the cellular level </w:delText>
        </w:r>
      </w:del>
      <w:del w:id="474" w:author="Marta Román Geada" w:date="2025-02-17T13:50:00Z" w16du:dateUtc="2025-02-17T13:50:00Z">
        <w:r w:rsidDel="00074B62">
          <w:delText>over short temporal scales, their</w:delText>
        </w:r>
      </w:del>
      <w:del w:id="475" w:author="Marta Román Geada" w:date="2025-02-18T10:36:00Z" w16du:dateUtc="2025-02-18T10:36:00Z">
        <w:r w:rsidDel="000E18B1">
          <w:delText xml:space="preserve"> synchronous </w:delText>
        </w:r>
      </w:del>
      <w:del w:id="476" w:author="Marta Román Geada" w:date="2025-02-17T13:51:00Z" w16du:dateUtc="2025-02-17T13:51:00Z">
        <w:r w:rsidDel="00074B62">
          <w:delText xml:space="preserve">manifestation </w:delText>
        </w:r>
      </w:del>
      <w:del w:id="477" w:author="Marta Román Geada" w:date="2025-02-18T10:36:00Z" w16du:dateUtc="2025-02-18T10:36:00Z">
        <w:r w:rsidDel="000E18B1">
          <w:delText xml:space="preserve">across </w:delText>
        </w:r>
      </w:del>
      <w:del w:id="478" w:author="Marta Román Geada" w:date="2025-02-17T13:51:00Z" w16du:dateUtc="2025-02-17T13:51:00Z">
        <w:r w:rsidDel="00074B62">
          <w:delText>the entire</w:delText>
        </w:r>
      </w:del>
      <w:del w:id="479" w:author="Marta Román Geada" w:date="2025-02-18T10:36:00Z" w16du:dateUtc="2025-02-18T10:36:00Z">
        <w:r w:rsidDel="000E18B1">
          <w:delText xml:space="preserve"> meadow</w:delText>
        </w:r>
      </w:del>
      <w:del w:id="480" w:author="Marta Román Geada" w:date="2025-02-17T13:50:00Z" w16du:dateUtc="2025-02-17T13:50:00Z">
        <w:r w:rsidDel="00074B62">
          <w:delText xml:space="preserve"> causes changes at large spatial scales</w:delText>
        </w:r>
      </w:del>
      <w:del w:id="481" w:author="Marta Román Geada" w:date="2025-02-18T10:36:00Z" w16du:dateUtc="2025-02-18T10:36:00Z">
        <w:r w:rsidDel="000E18B1">
          <w:delText xml:space="preserve">. Remote sensing, with its synoptic views and real-time acquisition capabilities, </w:delText>
        </w:r>
      </w:del>
      <w:del w:id="482" w:author="Marta Román Geada" w:date="2025-02-17T13:53:00Z" w16du:dateUtc="2025-02-17T13:53:00Z">
        <w:r w:rsidDel="00074B62">
          <w:delText>enable</w:delText>
        </w:r>
      </w:del>
      <w:del w:id="483" w:author="Marta Román Geada" w:date="2025-02-17T13:52:00Z" w16du:dateUtc="2025-02-17T13:52:00Z">
        <w:r w:rsidDel="00074B62">
          <w:delText>s</w:delText>
        </w:r>
      </w:del>
      <w:del w:id="484" w:author="Marta Román Geada" w:date="2025-02-17T13:53:00Z" w16du:dateUtc="2025-02-17T13:53:00Z">
        <w:r w:rsidDel="00074B62">
          <w:delText xml:space="preserve"> the monitoring of these rapid biological responses to </w:delText>
        </w:r>
      </w:del>
      <w:del w:id="485" w:author="Marta Román Geada" w:date="2025-02-17T13:52:00Z" w16du:dateUtc="2025-02-17T13:52:00Z">
        <w:r w:rsidDel="00074B62">
          <w:delText xml:space="preserve">anthropogenic stressors. </w:delText>
        </w:r>
      </w:del>
      <w:del w:id="486" w:author="Marta Román Geada" w:date="2025-02-18T09:39:00Z" w16du:dateUtc="2025-02-18T09:39:00Z">
        <w:r w:rsidDel="00507A29">
          <w:delText>However, cloud coverage can limit continuous observations, necessitating the integration of alternative tools, such as multi-spectral drone platforms. Combined approaches allow for precise, localized monitoring of damaged seagrass meadows immediately after extreme events, which is critical for the early detection of ecosystem degradation, quick actions for habitat conservation and targeted management strategies</w:delText>
        </w:r>
      </w:del>
      <w:del w:id="487" w:author="Marta Román Geada" w:date="2025-02-18T09:54:00Z" w16du:dateUtc="2025-02-18T09:54:00Z">
        <w:r w:rsidDel="007A1A30">
          <w:delText xml:space="preserve">. </w:delText>
        </w:r>
      </w:del>
      <w:del w:id="488" w:author="Marta Román Geada" w:date="2025-02-17T14:20:00Z" w16du:dateUtc="2025-02-17T14:20:00Z">
        <w:r w:rsidDel="00CB0611">
          <w:delText>Moreover, uninterrupted, multi-year data acquisition would strengthen predictive ecological models for future heatwave impacts, enhancing the capacity for adaptive management and supporting long-term resilience planning for seagrass ecosystems.</w:delText>
        </w:r>
      </w:del>
      <w:commentRangeEnd w:id="470"/>
      <w:r w:rsidR="00585364">
        <w:rPr>
          <w:rStyle w:val="Marquedecommentaire"/>
        </w:rPr>
        <w:commentReference w:id="470"/>
      </w:r>
    </w:p>
    <w:p w14:paraId="4A42C3BF" w14:textId="77777777" w:rsidR="00CB0611" w:rsidRDefault="00CB0611" w:rsidP="001500D4">
      <w:pPr>
        <w:pStyle w:val="Corpsdetexte"/>
        <w:rPr>
          <w:ins w:id="489" w:author="Marta Román Geada" w:date="2025-02-17T14:17:00Z" w16du:dateUtc="2025-02-17T14:17:00Z"/>
        </w:rPr>
      </w:pPr>
    </w:p>
    <w:p w14:paraId="07F42408" w14:textId="7E023AFE" w:rsidR="00CB0611" w:rsidRDefault="00CB0611" w:rsidP="007810AB">
      <w:pPr>
        <w:pStyle w:val="Titre2"/>
        <w:rPr>
          <w:ins w:id="490" w:author="Marta Román Geada" w:date="2025-02-17T14:19:00Z" w16du:dateUtc="2025-02-17T14:19:00Z"/>
        </w:rPr>
      </w:pPr>
      <w:ins w:id="491" w:author="Marta Román Geada" w:date="2025-02-17T14:19:00Z" w16du:dateUtc="2025-02-17T14:19:00Z">
        <w:r>
          <w:t>5.</w:t>
        </w:r>
      </w:ins>
      <w:ins w:id="492" w:author="Marta Román Geada" w:date="2025-02-18T09:40:00Z" w16du:dateUtc="2025-02-18T09:40:00Z">
        <w:r w:rsidR="00507A29">
          <w:t>2</w:t>
        </w:r>
      </w:ins>
      <w:ins w:id="493" w:author="Marta Román Geada" w:date="2025-02-17T14:19:00Z" w16du:dateUtc="2025-02-17T14:19:00Z">
        <w:r>
          <w:t xml:space="preserve">. </w:t>
        </w:r>
      </w:ins>
      <w:ins w:id="494" w:author="Marta Román Geada" w:date="2025-02-17T14:23:00Z" w16du:dateUtc="2025-02-17T14:23:00Z">
        <w:r>
          <w:t>Observations of HW effects in the field</w:t>
        </w:r>
      </w:ins>
    </w:p>
    <w:p w14:paraId="3C16FB0F" w14:textId="77777777" w:rsidR="00CB0611" w:rsidRDefault="00CB0611" w:rsidP="00CB0611">
      <w:pPr>
        <w:pStyle w:val="Corpsdetexte"/>
        <w:rPr>
          <w:ins w:id="495" w:author="Marta Román Geada" w:date="2025-02-17T14:19:00Z" w16du:dateUtc="2025-02-17T14:19:00Z"/>
        </w:rPr>
      </w:pPr>
    </w:p>
    <w:p w14:paraId="1BF8E89A" w14:textId="77777777" w:rsidR="008E3AE1" w:rsidRDefault="00042CAF" w:rsidP="0088296F">
      <w:pPr>
        <w:pStyle w:val="Corpsdetexte"/>
        <w:rPr>
          <w:ins w:id="496" w:author="Marta Román Geada" w:date="2025-02-18T12:28:00Z" w16du:dateUtc="2025-02-18T12:28:00Z"/>
        </w:rPr>
      </w:pPr>
      <w:ins w:id="497" w:author="Marta Román Geada" w:date="2025-02-17T15:48:00Z" w16du:dateUtc="2025-02-17T15:48:00Z">
        <w:r>
          <w:t xml:space="preserve">Sentinel-2 images acquired before, during, and after a HW event enabled the assessment of leaf darkening using the SHSI index. </w:t>
        </w:r>
      </w:ins>
      <w:ins w:id="498" w:author="Marta Román Geada" w:date="2025-02-17T14:19:00Z" w16du:dateUtc="2025-02-17T14:19:00Z">
        <w:r w:rsidR="00CB0611" w:rsidRPr="00EF00F1">
          <w:t xml:space="preserve">Analyses of satellite images </w:t>
        </w:r>
        <w:r w:rsidR="00CB0611">
          <w:t xml:space="preserve">in Quiberon </w:t>
        </w:r>
      </w:ins>
      <w:ins w:id="499" w:author="Marta Román Geada" w:date="2025-02-17T15:28:00Z" w16du:dateUtc="2025-02-17T15:28:00Z">
        <w:r w:rsidR="00535FBC">
          <w:t>B</w:t>
        </w:r>
      </w:ins>
      <w:ins w:id="500" w:author="Marta Román Geada" w:date="2025-02-17T14:19:00Z" w16du:dateUtc="2025-02-17T14:19:00Z">
        <w:r w:rsidR="00CB0611">
          <w:t xml:space="preserve">ay during the 2021 HW </w:t>
        </w:r>
        <w:r w:rsidR="00CB0611" w:rsidRPr="00EF00F1">
          <w:t xml:space="preserve">revealed that most of the darkening </w:t>
        </w:r>
        <w:r w:rsidR="00CB0611">
          <w:t>of the meadow took place in the upper subtidal</w:t>
        </w:r>
      </w:ins>
      <w:ins w:id="501" w:author="Marta Román Geada" w:date="2025-02-17T15:25:00Z" w16du:dateUtc="2025-02-17T15:25:00Z">
        <w:r w:rsidR="00535FBC">
          <w:t>,</w:t>
        </w:r>
      </w:ins>
      <w:ins w:id="502" w:author="Marta Román Geada" w:date="2025-02-17T14:19:00Z" w16du:dateUtc="2025-02-17T14:19:00Z">
        <w:r w:rsidR="00CB0611">
          <w:t xml:space="preserve"> </w:t>
        </w:r>
      </w:ins>
      <w:ins w:id="503" w:author="Marta Román Geada" w:date="2025-02-17T15:25:00Z" w16du:dateUtc="2025-02-17T15:25:00Z">
        <w:r w:rsidR="00585364">
          <w:t xml:space="preserve">where </w:t>
        </w:r>
      </w:ins>
      <w:ins w:id="504" w:author="Marta Román Geada" w:date="2025-02-17T15:58:00Z" w16du:dateUtc="2025-02-17T15:58:00Z">
        <w:r w:rsidR="007F2D9A">
          <w:t>plants</w:t>
        </w:r>
      </w:ins>
      <w:ins w:id="505" w:author="Marta Román Geada" w:date="2025-02-17T15:25:00Z" w16du:dateUtc="2025-02-17T15:25:00Z">
        <w:r w:rsidR="00585364">
          <w:t xml:space="preserve"> were exposed to air for approximately 14 hours per day, while no significant browning was observed around mean sea level.</w:t>
        </w:r>
      </w:ins>
      <w:ins w:id="506" w:author="Marta Román Geada" w:date="2025-02-17T15:27:00Z" w16du:dateUtc="2025-02-17T15:27:00Z">
        <w:r w:rsidR="00535FBC" w:rsidRPr="00535FBC">
          <w:t xml:space="preserve"> </w:t>
        </w:r>
      </w:ins>
      <w:ins w:id="507" w:author="Marta Román Geada" w:date="2025-02-17T15:36:00Z" w16du:dateUtc="2025-02-17T15:36:00Z">
        <w:r w:rsidR="0088296F">
          <w:t>This con</w:t>
        </w:r>
      </w:ins>
      <w:ins w:id="508" w:author="Marta Román Geada" w:date="2025-02-17T15:32:00Z" w16du:dateUtc="2025-02-17T15:32:00Z">
        <w:r w:rsidR="00535FBC">
          <w:t>trast</w:t>
        </w:r>
      </w:ins>
      <w:ins w:id="509" w:author="Marta Román Geada" w:date="2025-02-17T15:36:00Z" w16du:dateUtc="2025-02-17T15:36:00Z">
        <w:r w:rsidR="0088296F">
          <w:t>ed</w:t>
        </w:r>
      </w:ins>
      <w:ins w:id="510" w:author="Marta Román Geada" w:date="2025-02-17T15:32:00Z" w16du:dateUtc="2025-02-17T15:32:00Z">
        <w:r w:rsidR="00535FBC">
          <w:t xml:space="preserve"> with</w:t>
        </w:r>
      </w:ins>
      <w:ins w:id="511" w:author="Marta Román Geada" w:date="2025-02-17T15:31:00Z" w16du:dateUtc="2025-02-17T15:31:00Z">
        <w:r w:rsidR="00535FBC">
          <w:t xml:space="preserve"> the experiment, </w:t>
        </w:r>
      </w:ins>
      <w:ins w:id="512" w:author="Marta Román Geada" w:date="2025-02-17T15:36:00Z" w16du:dateUtc="2025-02-17T15:36:00Z">
        <w:r w:rsidR="0088296F">
          <w:t>in which</w:t>
        </w:r>
      </w:ins>
      <w:ins w:id="513" w:author="Marta Román Geada" w:date="2025-02-17T15:37:00Z" w16du:dateUtc="2025-02-17T15:37:00Z">
        <w:r w:rsidR="0088296F">
          <w:t xml:space="preserve"> s</w:t>
        </w:r>
      </w:ins>
      <w:ins w:id="514" w:author="Marta Román Geada" w:date="2025-02-17T15:31:00Z" w16du:dateUtc="2025-02-17T15:31:00Z">
        <w:r w:rsidR="00535FBC">
          <w:t xml:space="preserve">eagrasses were exposed to a symmetric tidal cycle, spending equal amounts of time submerged and exposed to air. </w:t>
        </w:r>
      </w:ins>
      <w:ins w:id="515" w:author="Marta Román Geada" w:date="2025-02-17T15:39:00Z" w16du:dateUtc="2025-02-17T15:39:00Z">
        <w:r w:rsidR="0088296F">
          <w:t>However, i</w:t>
        </w:r>
      </w:ins>
      <w:ins w:id="516" w:author="Marta Román Geada" w:date="2025-02-17T15:31:00Z" w16du:dateUtc="2025-02-17T15:31:00Z">
        <w:r w:rsidR="00535FBC">
          <w:t xml:space="preserve">n the field, this configuration occurs only in meadows located at hydrographic zero height (mean sea level). </w:t>
        </w:r>
      </w:ins>
      <w:ins w:id="517" w:author="Marta Román Geada" w:date="2025-02-18T09:42:00Z" w16du:dateUtc="2025-02-18T09:42:00Z">
        <w:r w:rsidR="00F2769A">
          <w:t>Thus, u</w:t>
        </w:r>
      </w:ins>
      <w:ins w:id="518" w:author="Marta Román Geada" w:date="2025-02-17T15:37:00Z" w16du:dateUtc="2025-02-17T15:37:00Z">
        <w:r w:rsidR="0088296F">
          <w:t xml:space="preserve">nder the same atmospheric temperatures, bathymetry, and therefore, </w:t>
        </w:r>
      </w:ins>
      <w:ins w:id="519" w:author="Marta Román Geada" w:date="2025-02-17T15:27:00Z" w16du:dateUtc="2025-02-17T15:27:00Z">
        <w:r w:rsidR="00535FBC">
          <w:t xml:space="preserve">exposure times </w:t>
        </w:r>
      </w:ins>
      <w:ins w:id="520" w:author="Marta Román Geada" w:date="2025-02-17T15:37:00Z" w16du:dateUtc="2025-02-17T15:37:00Z">
        <w:r w:rsidR="0088296F">
          <w:t>will modulate</w:t>
        </w:r>
      </w:ins>
      <w:ins w:id="521" w:author="Marta Román Geada" w:date="2025-02-17T15:27:00Z" w16du:dateUtc="2025-02-17T15:27:00Z">
        <w:r w:rsidR="00535FBC">
          <w:t xml:space="preserve"> the stress effects observed, as seagrasses </w:t>
        </w:r>
      </w:ins>
      <w:ins w:id="522" w:author="Marta Román Geada" w:date="2025-02-17T15:40:00Z" w16du:dateUtc="2025-02-17T15:40:00Z">
        <w:r w:rsidR="0088296F">
          <w:t xml:space="preserve">located lower in the intertidal </w:t>
        </w:r>
      </w:ins>
      <w:ins w:id="523" w:author="Marta Román Geada" w:date="2025-02-17T15:27:00Z" w16du:dateUtc="2025-02-17T15:27:00Z">
        <w:r w:rsidR="00535FBC">
          <w:t xml:space="preserve">may </w:t>
        </w:r>
      </w:ins>
      <w:ins w:id="524" w:author="Marta Román Geada" w:date="2025-02-17T15:47:00Z" w16du:dateUtc="2025-02-17T15:47:00Z">
        <w:r>
          <w:t>be more resistant</w:t>
        </w:r>
      </w:ins>
      <w:ins w:id="525" w:author="Marta Román Geada" w:date="2025-02-17T15:41:00Z" w16du:dateUtc="2025-02-17T15:41:00Z">
        <w:r w:rsidR="0088296F">
          <w:t xml:space="preserve"> </w:t>
        </w:r>
      </w:ins>
      <w:ins w:id="526" w:author="Marta Román Geada" w:date="2025-02-17T15:47:00Z" w16du:dateUtc="2025-02-17T15:47:00Z">
        <w:r>
          <w:t>to HWs than those in upper fringes</w:t>
        </w:r>
      </w:ins>
      <w:ins w:id="527" w:author="Marta Román Geada" w:date="2025-02-17T15:27:00Z" w16du:dateUtc="2025-02-17T15:27:00Z">
        <w:r w:rsidR="00535FBC">
          <w:t>.</w:t>
        </w:r>
      </w:ins>
      <w:ins w:id="528" w:author="Marta Román Geada" w:date="2025-02-17T15:26:00Z" w16du:dateUtc="2025-02-17T15:26:00Z">
        <w:r w:rsidR="00535FBC">
          <w:t xml:space="preserve"> </w:t>
        </w:r>
      </w:ins>
    </w:p>
    <w:p w14:paraId="53B45D7F" w14:textId="43AB77B0" w:rsidR="00535FBC" w:rsidRDefault="008E3AE1" w:rsidP="0088296F">
      <w:pPr>
        <w:pStyle w:val="Corpsdetexte"/>
        <w:rPr>
          <w:ins w:id="529" w:author="Marta Román Geada" w:date="2025-02-18T09:41:00Z" w16du:dateUtc="2025-02-18T09:41:00Z"/>
        </w:rPr>
      </w:pPr>
      <w:ins w:id="530" w:author="Marta Román Geada" w:date="2025-02-18T12:28:00Z" w16du:dateUtc="2025-02-18T12:28:00Z">
        <w:r>
          <w:t xml:space="preserve">Field observations </w:t>
        </w:r>
      </w:ins>
      <w:ins w:id="531" w:author="Marta Román Geada" w:date="2025-02-18T12:29:00Z" w16du:dateUtc="2025-02-18T12:29:00Z">
        <w:r>
          <w:t>revealed that</w:t>
        </w:r>
      </w:ins>
      <w:commentRangeStart w:id="532"/>
      <w:ins w:id="533" w:author="Marta Román Geada" w:date="2025-02-18T12:28:00Z" w16du:dateUtc="2025-02-18T12:28:00Z">
        <w:r>
          <w:t xml:space="preserve"> leaf detachment began after the heatwave, causing an </w:t>
        </w:r>
        <w:commentRangeStart w:id="534"/>
        <w:r>
          <w:t xml:space="preserve">apparent </w:t>
        </w:r>
        <w:commentRangeEnd w:id="534"/>
        <w:r>
          <w:rPr>
            <w:rStyle w:val="Marquedecommentaire"/>
          </w:rPr>
          <w:commentReference w:id="534"/>
        </w:r>
        <w:r>
          <w:t xml:space="preserve">decline in seagrass density at the upper intertidal. </w:t>
        </w:r>
        <w:commentRangeEnd w:id="532"/>
        <w:r>
          <w:rPr>
            <w:rStyle w:val="Marquedecommentaire"/>
          </w:rPr>
          <w:commentReference w:id="532"/>
        </w:r>
      </w:ins>
      <w:ins w:id="535" w:author="Marta Román Geada" w:date="2025-02-17T14:19:00Z" w16du:dateUtc="2025-02-17T14:19:00Z">
        <w:r w:rsidR="00CB0611">
          <w:rPr>
            <w:i/>
            <w:iCs/>
          </w:rPr>
          <w:t xml:space="preserve">Zostera </w:t>
        </w:r>
        <w:proofErr w:type="spellStart"/>
        <w:r w:rsidR="00CB0611">
          <w:rPr>
            <w:i/>
            <w:iCs/>
          </w:rPr>
          <w:t>noltei</w:t>
        </w:r>
        <w:proofErr w:type="spellEnd"/>
        <w:r w:rsidR="00CB0611">
          <w:t>, as a species inhabiting the intertidal zone and regularly exposed to air, has developed adaptations to minimize hydric stress, such as its narrow leaves, which help reduce water loss during air exposure periods (</w:t>
        </w:r>
        <w:proofErr w:type="spellStart"/>
        <w:r w:rsidR="00CB0611">
          <w:t>Cabaço</w:t>
        </w:r>
        <w:proofErr w:type="spellEnd"/>
        <w:r w:rsidR="00CB0611">
          <w:t xml:space="preserve"> et al., 2009).</w:t>
        </w:r>
      </w:ins>
      <w:ins w:id="536" w:author="Marta Román Geada" w:date="2025-02-17T15:42:00Z" w16du:dateUtc="2025-02-17T15:42:00Z">
        <w:r w:rsidR="0088296F">
          <w:t xml:space="preserve"> Nonetheless, </w:t>
        </w:r>
      </w:ins>
      <w:ins w:id="537" w:author="Marta Román Geada" w:date="2025-02-17T14:19:00Z" w16du:dateUtc="2025-02-17T14:19:00Z">
        <w:r w:rsidR="00CB0611">
          <w:t xml:space="preserve">if plants </w:t>
        </w:r>
      </w:ins>
      <w:ins w:id="538" w:author="Marta Román Geada" w:date="2025-02-17T15:47:00Z" w16du:dateUtc="2025-02-17T15:47:00Z">
        <w:r w:rsidR="00042CAF">
          <w:t xml:space="preserve">at the upper subtidal </w:t>
        </w:r>
      </w:ins>
      <w:ins w:id="539" w:author="Marta Román Geada" w:date="2025-02-17T14:19:00Z" w16du:dateUtc="2025-02-17T14:19:00Z">
        <w:r w:rsidR="00CB0611">
          <w:t xml:space="preserve">are exposed to intense </w:t>
        </w:r>
      </w:ins>
      <w:ins w:id="540" w:author="Marta Román Geada" w:date="2025-02-17T15:20:00Z" w16du:dateUtc="2025-02-17T15:20:00Z">
        <w:r w:rsidR="00585364">
          <w:t>heating</w:t>
        </w:r>
      </w:ins>
      <w:ins w:id="541" w:author="Marta Román Geada" w:date="2025-02-17T14:19:00Z" w16du:dateUtc="2025-02-17T14:19:00Z">
        <w:r w:rsidR="00CB0611">
          <w:t xml:space="preserve"> and </w:t>
        </w:r>
      </w:ins>
      <w:ins w:id="542" w:author="Marta Román Geada" w:date="2025-02-17T15:20:00Z" w16du:dateUtc="2025-02-17T15:20:00Z">
        <w:r w:rsidR="00585364">
          <w:t>irradiance</w:t>
        </w:r>
      </w:ins>
      <w:ins w:id="543" w:author="Marta Román Geada" w:date="2025-02-17T14:19:00Z" w16du:dateUtc="2025-02-17T14:19:00Z">
        <w:r w:rsidR="00CB0611">
          <w:t xml:space="preserve"> for prolonged periods, these </w:t>
        </w:r>
        <w:r w:rsidR="00CB0611">
          <w:lastRenderedPageBreak/>
          <w:t xml:space="preserve">mechanisms may not be </w:t>
        </w:r>
      </w:ins>
      <w:ins w:id="544" w:author="Marta Román Geada" w:date="2025-02-18T09:43:00Z" w16du:dateUtc="2025-02-18T09:43:00Z">
        <w:r w:rsidR="00F2769A">
          <w:t>able</w:t>
        </w:r>
      </w:ins>
      <w:ins w:id="545" w:author="Marta Román Geada" w:date="2025-02-17T14:19:00Z" w16du:dateUtc="2025-02-17T14:19:00Z">
        <w:r w:rsidR="00CB0611">
          <w:t xml:space="preserve"> to prevent degradation</w:t>
        </w:r>
        <w:r w:rsidR="00CB0611" w:rsidRPr="008031D4">
          <w:t xml:space="preserve"> </w:t>
        </w:r>
        <w:r w:rsidR="00CB0611">
          <w:t>of photosynthetic pigments</w:t>
        </w:r>
      </w:ins>
      <w:ins w:id="546" w:author="Marta Román Geada" w:date="2025-02-17T15:50:00Z" w16du:dateUtc="2025-02-17T15:50:00Z">
        <w:r w:rsidR="00042CAF">
          <w:t xml:space="preserve">, </w:t>
        </w:r>
      </w:ins>
      <w:ins w:id="547" w:author="Marta Román Geada" w:date="2025-02-17T15:42:00Z" w16du:dateUtc="2025-02-17T15:42:00Z">
        <w:r w:rsidR="0088296F">
          <w:t>decreases in photosynthetic capacity</w:t>
        </w:r>
      </w:ins>
      <w:ins w:id="548" w:author="Marta Román Geada" w:date="2025-02-17T15:50:00Z" w16du:dateUtc="2025-02-17T15:50:00Z">
        <w:r w:rsidR="00042CAF">
          <w:t xml:space="preserve"> and tissue degradation. </w:t>
        </w:r>
      </w:ins>
    </w:p>
    <w:p w14:paraId="5758FA66" w14:textId="7AE788FA" w:rsidR="00042CAF" w:rsidRDefault="00042CAF" w:rsidP="00042CAF">
      <w:pPr>
        <w:pStyle w:val="Corpsdetexte"/>
        <w:rPr>
          <w:ins w:id="549" w:author="Marta Román Geada" w:date="2025-02-17T15:49:00Z" w16du:dateUtc="2025-02-17T15:49:00Z"/>
        </w:rPr>
      </w:pPr>
      <w:ins w:id="550" w:author="Marta Román Geada" w:date="2025-02-17T15:46:00Z" w16du:dateUtc="2025-02-17T15:46:00Z">
        <w:r>
          <w:t xml:space="preserve">During the HW, Sentinel-2 imagery indicated that impacted seagrass patches (i.e., areas exhibiting seagrass darkening) experienced a sharp decline in NDVI. </w:t>
        </w:r>
      </w:ins>
      <w:ins w:id="551" w:author="Marta Román Geada" w:date="2025-02-17T15:49:00Z" w16du:dateUtc="2025-02-17T15:49:00Z">
        <w:r>
          <w:t>Moreover, t</w:t>
        </w:r>
      </w:ins>
      <w:ins w:id="552" w:author="Marta Román Geada" w:date="2025-02-17T15:46:00Z" w16du:dateUtc="2025-02-17T15:46:00Z">
        <w:r>
          <w:t>he Sentinel-2 image acquired one month after the HW showed that the NDVI of impacted seagrass patches had not recovered to its initial level (</w:t>
        </w:r>
        <w:r>
          <w:fldChar w:fldCharType="begin"/>
        </w:r>
        <w:r>
          <w:instrText>HYPERLINK \l "fig-NDVI_GLI_SPC" \h</w:instrText>
        </w:r>
        <w:r>
          <w:fldChar w:fldCharType="separate"/>
        </w:r>
        <w:r>
          <w:rPr>
            <w:rStyle w:val="Lienhypertexte"/>
          </w:rPr>
          <w:t>Figure 10</w:t>
        </w:r>
        <w:r>
          <w:fldChar w:fldCharType="end"/>
        </w:r>
        <w:r>
          <w:t xml:space="preserve">). NDVI is commonly used as a proxy for seagrass cover (Davies et al., 2024a; </w:t>
        </w:r>
        <w:proofErr w:type="spellStart"/>
        <w:r>
          <w:t>Zoffoli</w:t>
        </w:r>
        <w:proofErr w:type="spellEnd"/>
        <w:r>
          <w:t xml:space="preserve"> et al., 2020), with higher NDVI values associated with greater seagrass coverage and lower NDVI values indicating reduced cover. Our findings demonstrate that heatwaves alter</w:t>
        </w:r>
      </w:ins>
      <w:ins w:id="553" w:author="Marta Román Geada" w:date="2025-02-17T15:49:00Z" w16du:dateUtc="2025-02-17T15:49:00Z">
        <w:r>
          <w:t>ed</w:t>
        </w:r>
      </w:ins>
      <w:ins w:id="554" w:author="Marta Román Geada" w:date="2025-02-17T15:46:00Z" w16du:dateUtc="2025-02-17T15:46:00Z">
        <w:r>
          <w:t xml:space="preserve"> the spectral signature of seagrasses, causing a decrease in NDVI—and consequently, in the satellite-derived estimate of seagrass cover—while the actual coverage observed in the field remain</w:t>
        </w:r>
      </w:ins>
      <w:ins w:id="555" w:author="Marta Román Geada" w:date="2025-02-17T15:49:00Z" w16du:dateUtc="2025-02-17T15:49:00Z">
        <w:r>
          <w:t>ed</w:t>
        </w:r>
      </w:ins>
      <w:ins w:id="556" w:author="Marta Román Geada" w:date="2025-02-17T15:46:00Z" w16du:dateUtc="2025-02-17T15:46:00Z">
        <w:r>
          <w:t xml:space="preserve"> stable (see </w:t>
        </w:r>
        <w:r>
          <w:fldChar w:fldCharType="begin"/>
        </w:r>
        <w:r>
          <w:instrText>HYPERLINK \l "fig-QuiberonImg" \h</w:instrText>
        </w:r>
        <w:r>
          <w:fldChar w:fldCharType="separate"/>
        </w:r>
        <w:r>
          <w:rPr>
            <w:rStyle w:val="Lienhypertexte"/>
          </w:rPr>
          <w:t>Figure 5</w:t>
        </w:r>
        <w:r>
          <w:fldChar w:fldCharType="end"/>
        </w:r>
        <w:r>
          <w:t xml:space="preserve">). This discrepancy underscores a limitation of remote sensing in accurately capturing true seagrass cover during stress events. </w:t>
        </w:r>
      </w:ins>
      <w:commentRangeStart w:id="557"/>
      <w:ins w:id="558" w:author="Marta Román Geada" w:date="2025-02-18T09:44:00Z" w16du:dateUtc="2025-02-18T09:44:00Z">
        <w:r w:rsidR="00F2769A">
          <w:t>A</w:t>
        </w:r>
      </w:ins>
      <w:ins w:id="559" w:author="Marta Román Geada" w:date="2025-02-18T09:46:00Z" w16du:dateUtc="2025-02-18T09:46:00Z">
        <w:r w:rsidR="00F2769A">
          <w:t>s</w:t>
        </w:r>
      </w:ins>
      <w:ins w:id="560" w:author="Marta Román Geada" w:date="2025-02-18T09:44:00Z" w16du:dateUtc="2025-02-18T09:44:00Z">
        <w:r w:rsidR="00F2769A">
          <w:t xml:space="preserve"> well, the observed changes in </w:t>
        </w:r>
      </w:ins>
      <w:ins w:id="561" w:author="Marta Román Geada" w:date="2025-02-18T09:56:00Z" w16du:dateUtc="2025-02-18T09:56:00Z">
        <w:r w:rsidR="007A1A30">
          <w:t xml:space="preserve">seagrass </w:t>
        </w:r>
      </w:ins>
      <w:ins w:id="562" w:author="Marta Román Geada" w:date="2025-02-18T09:44:00Z" w16du:dateUtc="2025-02-18T09:44:00Z">
        <w:r w:rsidR="00F2769A">
          <w:t xml:space="preserve">reflectance linked with </w:t>
        </w:r>
      </w:ins>
      <w:ins w:id="563" w:author="Marta Román Geada" w:date="2025-02-18T13:16:00Z" w16du:dateUtc="2025-02-18T13:16:00Z">
        <w:r w:rsidR="00AB40BD">
          <w:t xml:space="preserve">low tide </w:t>
        </w:r>
      </w:ins>
      <w:ins w:id="564" w:author="Marta Román Geada" w:date="2025-02-18T09:44:00Z" w16du:dateUtc="2025-02-18T09:44:00Z">
        <w:r w:rsidR="00F2769A">
          <w:t xml:space="preserve">heating and </w:t>
        </w:r>
      </w:ins>
      <w:ins w:id="565" w:author="Marta Román Geada" w:date="2025-02-18T09:50:00Z" w16du:dateUtc="2025-02-18T09:50:00Z">
        <w:r w:rsidR="00F2769A">
          <w:t>desiccation</w:t>
        </w:r>
      </w:ins>
      <w:ins w:id="566" w:author="Marta Román Geada" w:date="2025-02-18T09:44:00Z" w16du:dateUtc="2025-02-18T09:44:00Z">
        <w:r w:rsidR="00F2769A">
          <w:t xml:space="preserve"> </w:t>
        </w:r>
      </w:ins>
      <w:ins w:id="567" w:author="Marta Román Geada" w:date="2025-02-18T09:45:00Z" w16du:dateUtc="2025-02-18T09:45:00Z">
        <w:r w:rsidR="00F2769A">
          <w:t>highligh</w:t>
        </w:r>
      </w:ins>
      <w:ins w:id="568" w:author="Marta Román Geada" w:date="2025-02-18T13:33:00Z" w16du:dateUtc="2025-02-18T13:33:00Z">
        <w:r w:rsidR="00FE03FA">
          <w:t>t</w:t>
        </w:r>
      </w:ins>
      <w:ins w:id="569" w:author="Marta Román Geada" w:date="2025-02-18T09:45:00Z" w16du:dateUtc="2025-02-18T09:45:00Z">
        <w:r w:rsidR="00F2769A">
          <w:t xml:space="preserve"> the </w:t>
        </w:r>
      </w:ins>
      <w:ins w:id="570" w:author="Marta Román Geada" w:date="2025-02-18T09:57:00Z" w16du:dateUtc="2025-02-18T09:57:00Z">
        <w:r w:rsidR="007A1A30">
          <w:t>potential influence</w:t>
        </w:r>
      </w:ins>
      <w:ins w:id="571" w:author="Marta Román Geada" w:date="2025-02-18T09:48:00Z" w16du:dateUtc="2025-02-18T09:48:00Z">
        <w:r w:rsidR="00F2769A">
          <w:t xml:space="preserve"> </w:t>
        </w:r>
      </w:ins>
      <w:ins w:id="572" w:author="Marta Román Geada" w:date="2025-02-18T09:46:00Z" w16du:dateUtc="2025-02-18T09:46:00Z">
        <w:r w:rsidR="00F2769A">
          <w:t xml:space="preserve">of </w:t>
        </w:r>
      </w:ins>
      <w:ins w:id="573" w:author="Marta Román Geada" w:date="2025-02-18T09:45:00Z" w16du:dateUtc="2025-02-18T09:45:00Z">
        <w:r w:rsidR="00F2769A">
          <w:t xml:space="preserve">temperature and humidity </w:t>
        </w:r>
      </w:ins>
      <w:ins w:id="574" w:author="Marta Román Geada" w:date="2025-02-18T13:34:00Z" w16du:dateUtc="2025-02-18T13:34:00Z">
        <w:r w:rsidR="00FE03FA">
          <w:t xml:space="preserve">variations </w:t>
        </w:r>
      </w:ins>
      <w:ins w:id="575" w:author="Marta Román Geada" w:date="2025-02-18T09:58:00Z" w16du:dateUtc="2025-02-18T09:58:00Z">
        <w:r w:rsidR="007A1A30">
          <w:t>on the</w:t>
        </w:r>
      </w:ins>
      <w:ins w:id="576" w:author="Marta Román Geada" w:date="2025-02-18T09:57:00Z" w16du:dateUtc="2025-02-18T09:57:00Z">
        <w:r w:rsidR="007A1A30">
          <w:t xml:space="preserve"> mapping </w:t>
        </w:r>
      </w:ins>
      <w:ins w:id="577" w:author="Marta Román Geada" w:date="2025-02-18T09:58:00Z" w16du:dateUtc="2025-02-18T09:58:00Z">
        <w:r w:rsidR="007A1A30">
          <w:t xml:space="preserve">accuracy </w:t>
        </w:r>
      </w:ins>
      <w:ins w:id="578" w:author="Marta Román Geada" w:date="2025-02-18T09:46:00Z" w16du:dateUtc="2025-02-18T09:46:00Z">
        <w:r w:rsidR="00F2769A">
          <w:t xml:space="preserve">of intertidal </w:t>
        </w:r>
      </w:ins>
      <w:ins w:id="579" w:author="Marta Román Geada" w:date="2025-02-18T09:56:00Z" w16du:dateUtc="2025-02-18T09:56:00Z">
        <w:r w:rsidR="007A1A30">
          <w:t>macrophytes</w:t>
        </w:r>
      </w:ins>
      <w:ins w:id="580" w:author="Marta Román Geada" w:date="2025-02-18T09:48:00Z" w16du:dateUtc="2025-02-18T09:48:00Z">
        <w:r w:rsidR="00F2769A">
          <w:t xml:space="preserve"> </w:t>
        </w:r>
      </w:ins>
      <w:ins w:id="581" w:author="Marta Román Geada" w:date="2025-02-18T09:51:00Z" w16du:dateUtc="2025-02-18T09:51:00Z">
        <w:r w:rsidR="007A1A30">
          <w:t>(</w:t>
        </w:r>
        <w:proofErr w:type="spellStart"/>
        <w:r w:rsidR="007A1A30">
          <w:t>Peidro-Devesa</w:t>
        </w:r>
        <w:proofErr w:type="spellEnd"/>
        <w:r w:rsidR="007A1A30">
          <w:t xml:space="preserve"> et al., 2024)</w:t>
        </w:r>
      </w:ins>
      <w:ins w:id="582" w:author="Marta Román Geada" w:date="2025-02-18T09:47:00Z" w16du:dateUtc="2025-02-18T09:47:00Z">
        <w:r w:rsidR="00F2769A">
          <w:t xml:space="preserve">. </w:t>
        </w:r>
      </w:ins>
      <w:commentRangeEnd w:id="557"/>
      <w:ins w:id="583" w:author="Marta Román Geada" w:date="2025-02-18T09:58:00Z" w16du:dateUtc="2025-02-18T09:58:00Z">
        <w:r w:rsidR="007A1A30">
          <w:rPr>
            <w:rStyle w:val="Marquedecommentaire"/>
          </w:rPr>
          <w:commentReference w:id="557"/>
        </w:r>
      </w:ins>
    </w:p>
    <w:p w14:paraId="09B78D0F" w14:textId="2E9E2ED2" w:rsidR="00535FBC" w:rsidRDefault="00654C67" w:rsidP="002B4DDE">
      <w:pPr>
        <w:pStyle w:val="Corpsdetexte"/>
        <w:rPr>
          <w:ins w:id="584" w:author="Marta Román Geada" w:date="2025-02-17T14:24:00Z" w16du:dateUtc="2025-02-17T14:24:00Z"/>
        </w:rPr>
      </w:pPr>
      <w:ins w:id="585" w:author="Marta Román Geada" w:date="2025-02-18T12:24:00Z" w16du:dateUtc="2025-02-18T12:24:00Z">
        <w:r>
          <w:t>One mo</w:t>
        </w:r>
      </w:ins>
      <w:ins w:id="586" w:author="Marta Román Geada" w:date="2025-02-18T12:31:00Z" w16du:dateUtc="2025-02-18T12:31:00Z">
        <w:r w:rsidR="008E3AE1">
          <w:t>n</w:t>
        </w:r>
      </w:ins>
      <w:ins w:id="587" w:author="Marta Román Geada" w:date="2025-02-18T12:24:00Z" w16du:dateUtc="2025-02-18T12:24:00Z">
        <w:r>
          <w:t>th after the heatwave, the SHSI</w:t>
        </w:r>
      </w:ins>
      <w:ins w:id="588" w:author="Marta Román Geada" w:date="2025-02-18T12:25:00Z" w16du:dateUtc="2025-02-18T12:25:00Z">
        <w:r>
          <w:t xml:space="preserve"> in impacted </w:t>
        </w:r>
        <w:r w:rsidR="008E3AE1">
          <w:t>quadrats</w:t>
        </w:r>
        <w:r>
          <w:t xml:space="preserve"> recovered to </w:t>
        </w:r>
        <w:r w:rsidR="008E3AE1">
          <w:t>similar values to those of the unimpacted ones</w:t>
        </w:r>
      </w:ins>
      <w:ins w:id="589" w:author="Marta Román Geada" w:date="2025-02-18T13:16:00Z" w16du:dateUtc="2025-02-18T13:16:00Z">
        <w:r w:rsidR="009532B2">
          <w:t xml:space="preserve">. Moreover, </w:t>
        </w:r>
      </w:ins>
      <w:ins w:id="590" w:author="Marta Román Geada" w:date="2025-02-18T12:26:00Z" w16du:dateUtc="2025-02-18T12:26:00Z">
        <w:r w:rsidR="008E3AE1">
          <w:t xml:space="preserve">Sentinel-2 </w:t>
        </w:r>
      </w:ins>
      <w:ins w:id="591" w:author="Marta Román Geada" w:date="2025-02-18T13:00:00Z" w16du:dateUtc="2025-02-18T13:00:00Z">
        <w:r w:rsidR="000C6350">
          <w:t xml:space="preserve">images </w:t>
        </w:r>
      </w:ins>
      <w:ins w:id="592" w:author="Marta Román Geada" w:date="2025-02-18T12:29:00Z" w16du:dateUtc="2025-02-18T12:29:00Z">
        <w:r w:rsidR="008E3AE1">
          <w:t xml:space="preserve">revealed a </w:t>
        </w:r>
        <w:commentRangeStart w:id="593"/>
        <w:r w:rsidR="008E3AE1">
          <w:t>partial recovery in areas</w:t>
        </w:r>
      </w:ins>
      <w:commentRangeEnd w:id="593"/>
      <w:ins w:id="594" w:author="Marta Román Geada" w:date="2025-02-18T12:30:00Z" w16du:dateUtc="2025-02-18T12:30:00Z">
        <w:r w:rsidR="008E3AE1">
          <w:rPr>
            <w:rStyle w:val="Marquedecommentaire"/>
          </w:rPr>
          <w:commentReference w:id="593"/>
        </w:r>
      </w:ins>
      <w:ins w:id="595" w:author="Marta Román Geada" w:date="2025-02-18T13:18:00Z" w16du:dateUtc="2025-02-18T13:18:00Z">
        <w:r w:rsidR="009532B2">
          <w:t xml:space="preserve"> of the </w:t>
        </w:r>
      </w:ins>
      <w:ins w:id="596" w:author="Marta Román Geada" w:date="2025-02-18T12:30:00Z" w16du:dateUtc="2025-02-18T12:30:00Z">
        <w:r w:rsidR="008E3AE1">
          <w:t>mid to low intertidal</w:t>
        </w:r>
      </w:ins>
      <w:ins w:id="597" w:author="Marta Román Geada" w:date="2025-02-18T12:34:00Z" w16du:dateUtc="2025-02-18T12:34:00Z">
        <w:r w:rsidR="008E3AE1">
          <w:t xml:space="preserve">, </w:t>
        </w:r>
      </w:ins>
      <w:ins w:id="598" w:author="Marta Román Geada" w:date="2025-02-18T13:34:00Z" w16du:dateUtc="2025-02-18T13:34:00Z">
        <w:r w:rsidR="00FE03FA">
          <w:t>as shown by their return to</w:t>
        </w:r>
      </w:ins>
      <w:ins w:id="599" w:author="Marta Román Geada" w:date="2025-02-18T12:34:00Z" w16du:dateUtc="2025-02-18T12:34:00Z">
        <w:r w:rsidR="008E3AE1">
          <w:t xml:space="preserve"> green color</w:t>
        </w:r>
      </w:ins>
      <w:ins w:id="600" w:author="Marta Román Geada" w:date="2025-02-18T12:31:00Z" w16du:dateUtc="2025-02-18T12:31:00Z">
        <w:r w:rsidR="008E3AE1">
          <w:t xml:space="preserve">. </w:t>
        </w:r>
      </w:ins>
      <w:ins w:id="601" w:author="Marta Román Geada" w:date="2025-02-18T13:00:00Z" w16du:dateUtc="2025-02-18T13:00:00Z">
        <w:r w:rsidR="000C6350">
          <w:t xml:space="preserve">These results suggested </w:t>
        </w:r>
      </w:ins>
      <w:ins w:id="602" w:author="Marta Román Geada" w:date="2025-02-18T13:18:00Z" w16du:dateUtc="2025-02-18T13:18:00Z">
        <w:r w:rsidR="009532B2">
          <w:t xml:space="preserve">a certain </w:t>
        </w:r>
      </w:ins>
      <w:ins w:id="603" w:author="Marta Román Geada" w:date="2025-02-18T13:17:00Z" w16du:dateUtc="2025-02-18T13:17:00Z">
        <w:r w:rsidR="009532B2">
          <w:t>the resilience</w:t>
        </w:r>
      </w:ins>
      <w:ins w:id="604" w:author="Marta Román Geada" w:date="2025-02-18T13:01:00Z" w16du:dateUtc="2025-02-18T13:01:00Z">
        <w:r w:rsidR="000C6350">
          <w:t xml:space="preserve"> capacity of </w:t>
        </w:r>
        <w:r w:rsidR="000C6350">
          <w:rPr>
            <w:i/>
            <w:iCs/>
          </w:rPr>
          <w:t xml:space="preserve">Z. </w:t>
        </w:r>
        <w:proofErr w:type="spellStart"/>
        <w:r w:rsidR="000C6350">
          <w:rPr>
            <w:i/>
            <w:iCs/>
          </w:rPr>
          <w:t>noltei</w:t>
        </w:r>
        <w:proofErr w:type="spellEnd"/>
        <w:r w:rsidR="000C6350">
          <w:rPr>
            <w:i/>
            <w:iCs/>
          </w:rPr>
          <w:t xml:space="preserve"> </w:t>
        </w:r>
      </w:ins>
      <w:ins w:id="605" w:author="Marta Román Geada" w:date="2025-02-18T13:02:00Z" w16du:dateUtc="2025-02-18T13:02:00Z">
        <w:r w:rsidR="000C6350">
          <w:t xml:space="preserve">patches </w:t>
        </w:r>
      </w:ins>
      <w:ins w:id="606" w:author="Marta Román Geada" w:date="2025-02-18T13:01:00Z" w16du:dateUtc="2025-02-18T13:01:00Z">
        <w:r w:rsidR="000C6350">
          <w:t xml:space="preserve">after thermal disturbance. </w:t>
        </w:r>
      </w:ins>
      <w:ins w:id="607" w:author="Marta Román Geada" w:date="2025-02-18T12:31:00Z" w16du:dateUtc="2025-02-18T12:31:00Z">
        <w:r w:rsidR="008E3AE1" w:rsidRPr="00C32120">
          <w:rPr>
            <w:i/>
            <w:iCs/>
            <w:rPrChange w:id="608" w:author="Marta Román Geada" w:date="2025-02-18T12:37:00Z" w16du:dateUtc="2025-02-18T12:37:00Z">
              <w:rPr/>
            </w:rPrChange>
          </w:rPr>
          <w:t xml:space="preserve">Zostera </w:t>
        </w:r>
        <w:proofErr w:type="spellStart"/>
        <w:r w:rsidR="008E3AE1" w:rsidRPr="00C32120">
          <w:rPr>
            <w:i/>
            <w:iCs/>
            <w:rPrChange w:id="609" w:author="Marta Román Geada" w:date="2025-02-18T12:37:00Z" w16du:dateUtc="2025-02-18T12:37:00Z">
              <w:rPr/>
            </w:rPrChange>
          </w:rPr>
          <w:t>noltei</w:t>
        </w:r>
        <w:proofErr w:type="spellEnd"/>
        <w:r w:rsidR="008E3AE1">
          <w:t xml:space="preserve"> is a</w:t>
        </w:r>
      </w:ins>
      <w:ins w:id="610" w:author="Marta Román Geada" w:date="2025-02-18T12:32:00Z" w16du:dateUtc="2025-02-18T12:32:00Z">
        <w:r w:rsidR="008E3AE1">
          <w:t xml:space="preserve"> dynamic,</w:t>
        </w:r>
      </w:ins>
      <w:ins w:id="611" w:author="Marta Román Geada" w:date="2025-02-18T12:31:00Z" w16du:dateUtc="2025-02-18T12:31:00Z">
        <w:r w:rsidR="008E3AE1">
          <w:t xml:space="preserve"> fast-growing colonizer species </w:t>
        </w:r>
      </w:ins>
      <w:ins w:id="612" w:author="Marta Román Geada" w:date="2025-02-18T12:32:00Z" w16du:dateUtc="2025-02-18T12:32:00Z">
        <w:r w:rsidR="008E3AE1">
          <w:t>(</w:t>
        </w:r>
      </w:ins>
      <w:ins w:id="613" w:author="Marta Román Geada" w:date="2025-02-18T12:42:00Z" w16du:dateUtc="2025-02-18T12:42:00Z">
        <w:r w:rsidR="00C32120">
          <w:t>Roca et al., 2016</w:t>
        </w:r>
      </w:ins>
      <w:ins w:id="614" w:author="Marta Román Geada" w:date="2025-02-18T12:32:00Z" w16du:dateUtc="2025-02-18T12:32:00Z">
        <w:r w:rsidR="008E3AE1">
          <w:t xml:space="preserve">), with </w:t>
        </w:r>
      </w:ins>
      <w:ins w:id="615" w:author="Marta Román Geada" w:date="2025-02-18T12:46:00Z" w16du:dateUtc="2025-02-18T12:46:00Z">
        <w:r w:rsidR="002B4DDE">
          <w:t xml:space="preserve">fast </w:t>
        </w:r>
      </w:ins>
      <w:ins w:id="616" w:author="Marta Román Geada" w:date="2025-02-18T12:32:00Z" w16du:dateUtc="2025-02-18T12:32:00Z">
        <w:r w:rsidR="008E3AE1">
          <w:t>leaf turnover times</w:t>
        </w:r>
      </w:ins>
      <w:ins w:id="617" w:author="Marta Román Geada" w:date="2025-02-18T12:46:00Z" w16du:dateUtc="2025-02-18T12:46:00Z">
        <w:r w:rsidR="002B4DDE">
          <w:t xml:space="preserve"> and growth rates </w:t>
        </w:r>
      </w:ins>
      <w:ins w:id="618" w:author="Marta Román Geada" w:date="2025-02-18T12:32:00Z" w16du:dateUtc="2025-02-18T12:32:00Z">
        <w:r w:rsidR="008E3AE1">
          <w:t>(</w:t>
        </w:r>
      </w:ins>
      <w:ins w:id="619" w:author="Marta Román Geada" w:date="2025-02-18T12:37:00Z" w16du:dateUtc="2025-02-18T12:37:00Z">
        <w:r w:rsidR="00C32120">
          <w:t>Borum et al., 2004</w:t>
        </w:r>
      </w:ins>
      <w:ins w:id="620" w:author="Marta Román Geada" w:date="2025-02-18T12:32:00Z" w16du:dateUtc="2025-02-18T12:32:00Z">
        <w:r w:rsidR="008E3AE1">
          <w:t>)</w:t>
        </w:r>
      </w:ins>
      <w:ins w:id="621" w:author="Marta Román Geada" w:date="2025-02-18T12:35:00Z" w16du:dateUtc="2025-02-18T12:35:00Z">
        <w:r w:rsidR="008E3AE1">
          <w:t xml:space="preserve"> </w:t>
        </w:r>
      </w:ins>
      <w:ins w:id="622" w:author="Marta Román Geada" w:date="2025-02-18T13:18:00Z" w16du:dateUtc="2025-02-18T13:18:00Z">
        <w:r w:rsidR="009532B2">
          <w:t>and</w:t>
        </w:r>
      </w:ins>
      <w:ins w:id="623" w:author="Marta Román Geada" w:date="2025-02-18T12:52:00Z" w16du:dateUtc="2025-02-18T12:52:00Z">
        <w:r w:rsidR="002B4DDE">
          <w:t xml:space="preserve"> fast</w:t>
        </w:r>
      </w:ins>
      <w:ins w:id="624" w:author="Marta Román Geada" w:date="2025-02-18T12:51:00Z" w16du:dateUtc="2025-02-18T12:51:00Z">
        <w:r w:rsidR="002B4DDE">
          <w:t xml:space="preserve"> rhizome elongation rates </w:t>
        </w:r>
      </w:ins>
      <w:ins w:id="625" w:author="Marta Román Geada" w:date="2025-02-18T12:36:00Z" w16du:dateUtc="2025-02-18T12:36:00Z">
        <w:r w:rsidR="00C32120">
          <w:t>(</w:t>
        </w:r>
      </w:ins>
      <w:ins w:id="626" w:author="Marta Román Geada" w:date="2025-02-18T12:51:00Z" w16du:dateUtc="2025-02-18T12:51:00Z">
        <w:r w:rsidR="002B4DDE">
          <w:t>Duarte, 1991</w:t>
        </w:r>
      </w:ins>
      <w:ins w:id="627" w:author="Marta Román Geada" w:date="2025-02-18T12:36:00Z" w16du:dateUtc="2025-02-18T12:36:00Z">
        <w:r w:rsidR="00C32120">
          <w:t>)</w:t>
        </w:r>
      </w:ins>
      <w:ins w:id="628" w:author="Marta Román Geada" w:date="2025-02-18T12:33:00Z" w16du:dateUtc="2025-02-18T12:33:00Z">
        <w:r w:rsidR="008E3AE1">
          <w:t>.</w:t>
        </w:r>
      </w:ins>
      <w:ins w:id="629" w:author="Marta Román Geada" w:date="2025-02-18T12:32:00Z" w16du:dateUtc="2025-02-18T12:32:00Z">
        <w:r w:rsidR="008E3AE1">
          <w:t xml:space="preserve"> </w:t>
        </w:r>
      </w:ins>
      <w:ins w:id="630" w:author="Marta Román Geada" w:date="2025-02-18T12:33:00Z" w16du:dateUtc="2025-02-18T12:33:00Z">
        <w:r w:rsidR="008E3AE1">
          <w:t xml:space="preserve">Therefore, the </w:t>
        </w:r>
      </w:ins>
      <w:ins w:id="631" w:author="Marta Román Geada" w:date="2025-02-18T12:53:00Z" w16du:dateUtc="2025-02-18T12:53:00Z">
        <w:r w:rsidR="002B4DDE">
          <w:t>return to green color in some parts of the</w:t>
        </w:r>
      </w:ins>
      <w:ins w:id="632" w:author="Marta Román Geada" w:date="2025-02-18T12:33:00Z" w16du:dateUtc="2025-02-18T12:33:00Z">
        <w:r w:rsidR="008E3AE1">
          <w:t xml:space="preserve"> meadow after recovery </w:t>
        </w:r>
      </w:ins>
      <w:ins w:id="633" w:author="Marta Román Geada" w:date="2025-02-18T12:53:00Z" w16du:dateUtc="2025-02-18T12:53:00Z">
        <w:r w:rsidR="002B4DDE">
          <w:t>was</w:t>
        </w:r>
      </w:ins>
      <w:ins w:id="634" w:author="Marta Román Geada" w:date="2025-02-18T12:33:00Z" w16du:dateUtc="2025-02-18T12:33:00Z">
        <w:r w:rsidR="008E3AE1">
          <w:t xml:space="preserve"> the consequence of new leaf </w:t>
        </w:r>
      </w:ins>
      <w:ins w:id="635" w:author="Marta Román Geada" w:date="2025-02-18T12:54:00Z" w16du:dateUtc="2025-02-18T12:54:00Z">
        <w:r w:rsidR="002B4DDE">
          <w:t xml:space="preserve">growth, which was </w:t>
        </w:r>
      </w:ins>
      <w:ins w:id="636" w:author="Marta Román Geada" w:date="2025-02-18T12:58:00Z" w16du:dateUtc="2025-02-18T12:58:00Z">
        <w:r w:rsidR="005C32D0">
          <w:t xml:space="preserve">likely </w:t>
        </w:r>
      </w:ins>
      <w:ins w:id="637" w:author="Marta Román Geada" w:date="2025-02-18T12:54:00Z" w16du:dateUtc="2025-02-18T12:54:00Z">
        <w:r w:rsidR="002B4DDE">
          <w:t>sustained by the</w:t>
        </w:r>
      </w:ins>
      <w:ins w:id="638" w:author="Marta Román Geada" w:date="2025-02-18T12:55:00Z" w16du:dateUtc="2025-02-18T12:55:00Z">
        <w:r w:rsidR="002B4DDE">
          <w:t xml:space="preserve"> </w:t>
        </w:r>
      </w:ins>
      <w:ins w:id="639" w:author="Marta Román Geada" w:date="2025-02-18T12:54:00Z" w16du:dateUtc="2025-02-18T12:54:00Z">
        <w:r w:rsidR="002B4DDE">
          <w:t xml:space="preserve">energy reserves </w:t>
        </w:r>
      </w:ins>
      <w:ins w:id="640" w:author="Marta Román Geada" w:date="2025-02-18T13:35:00Z" w16du:dateUtc="2025-02-18T13:35:00Z">
        <w:r w:rsidR="00FE03FA">
          <w:t>of</w:t>
        </w:r>
      </w:ins>
      <w:ins w:id="641" w:author="Marta Román Geada" w:date="2025-02-18T13:19:00Z" w16du:dateUtc="2025-02-18T13:19:00Z">
        <w:r w:rsidR="009532B2">
          <w:t xml:space="preserve"> </w:t>
        </w:r>
      </w:ins>
      <w:ins w:id="642" w:author="Marta Román Geada" w:date="2025-02-18T12:54:00Z" w16du:dateUtc="2025-02-18T12:54:00Z">
        <w:r w:rsidR="002B4DDE">
          <w:t>the surviving below ground biomass</w:t>
        </w:r>
      </w:ins>
      <w:ins w:id="643" w:author="Marta Román Geada" w:date="2025-02-18T12:55:00Z" w16du:dateUtc="2025-02-18T12:55:00Z">
        <w:r w:rsidR="002B4DDE">
          <w:t xml:space="preserve"> (</w:t>
        </w:r>
      </w:ins>
      <w:proofErr w:type="spellStart"/>
      <w:ins w:id="644" w:author="Marta Román Geada" w:date="2025-02-18T12:58:00Z" w16du:dateUtc="2025-02-18T12:58:00Z">
        <w:r w:rsidR="005C32D0">
          <w:t>Hemminga</w:t>
        </w:r>
        <w:proofErr w:type="spellEnd"/>
        <w:r w:rsidR="005C32D0">
          <w:t>, 1998</w:t>
        </w:r>
      </w:ins>
      <w:ins w:id="645" w:author="Marta Román Geada" w:date="2025-02-18T12:55:00Z" w16du:dateUtc="2025-02-18T12:55:00Z">
        <w:r w:rsidR="002B4DDE">
          <w:t>).</w:t>
        </w:r>
      </w:ins>
    </w:p>
    <w:p w14:paraId="6025B63C" w14:textId="167C2E99" w:rsidR="001500D4" w:rsidDel="00CB0611" w:rsidRDefault="001500D4" w:rsidP="001500D4">
      <w:pPr>
        <w:pStyle w:val="Corpsdetexte"/>
        <w:rPr>
          <w:del w:id="646" w:author="Marta Román Geada" w:date="2025-02-17T14:19:00Z" w16du:dateUtc="2025-02-17T14:19:00Z"/>
        </w:rPr>
      </w:pPr>
    </w:p>
    <w:p w14:paraId="70E7DCA7" w14:textId="46D764D2" w:rsidR="008B4DF2" w:rsidRDefault="00000000">
      <w:pPr>
        <w:pStyle w:val="Titre2"/>
      </w:pPr>
      <w:bookmarkStart w:id="647" w:name="seagrass-resilience-to-heatwaves"/>
      <w:bookmarkEnd w:id="300"/>
      <w:r>
        <w:t>5.</w:t>
      </w:r>
      <w:del w:id="648" w:author="Marta Román Geada" w:date="2025-02-17T14:21:00Z" w16du:dateUtc="2025-02-17T14:21:00Z">
        <w:r w:rsidDel="00CB0611">
          <w:delText xml:space="preserve">2 </w:delText>
        </w:r>
      </w:del>
      <w:ins w:id="649" w:author="Marta Román Geada" w:date="2025-02-18T10:59:00Z" w16du:dateUtc="2025-02-18T10:59:00Z">
        <w:r w:rsidR="00647D56">
          <w:t>3</w:t>
        </w:r>
      </w:ins>
      <w:ins w:id="650" w:author="Marta Román Geada" w:date="2025-02-17T14:21:00Z" w16du:dateUtc="2025-02-17T14:21:00Z">
        <w:r w:rsidR="00CB0611">
          <w:t xml:space="preserve"> </w:t>
        </w:r>
      </w:ins>
      <w:ins w:id="651" w:author="Marta Román Geada" w:date="2025-02-18T09:53:00Z" w16du:dateUtc="2025-02-18T09:53:00Z">
        <w:r w:rsidR="007A1A30">
          <w:t xml:space="preserve">Ecological implications of </w:t>
        </w:r>
      </w:ins>
      <w:ins w:id="652" w:author="Marta Román Geada" w:date="2025-02-18T09:54:00Z" w16du:dateUtc="2025-02-18T09:54:00Z">
        <w:r w:rsidR="007A1A30">
          <w:t>heatwave</w:t>
        </w:r>
      </w:ins>
      <w:ins w:id="653" w:author="Marta Román Geada" w:date="2025-02-18T11:13:00Z" w16du:dateUtc="2025-02-18T11:13:00Z">
        <w:r w:rsidR="001D6BC2">
          <w:t xml:space="preserve">s </w:t>
        </w:r>
      </w:ins>
      <w:ins w:id="654" w:author="Marta Román Geada" w:date="2025-02-18T13:01:00Z" w16du:dateUtc="2025-02-18T13:01:00Z">
        <w:r w:rsidR="000C6350">
          <w:t>impact</w:t>
        </w:r>
      </w:ins>
      <w:ins w:id="655" w:author="Marta Román Geada" w:date="2025-02-18T11:13:00Z" w16du:dateUtc="2025-02-18T11:13:00Z">
        <w:r w:rsidR="001D6BC2">
          <w:t xml:space="preserve"> </w:t>
        </w:r>
      </w:ins>
      <w:ins w:id="656" w:author="Marta Román Geada" w:date="2025-02-18T09:54:00Z" w16du:dateUtc="2025-02-18T09:54:00Z">
        <w:r w:rsidR="007A1A30">
          <w:t xml:space="preserve">on </w:t>
        </w:r>
        <w:r w:rsidR="007A1A30">
          <w:rPr>
            <w:i/>
            <w:iCs/>
          </w:rPr>
          <w:t>Z</w:t>
        </w:r>
      </w:ins>
      <w:ins w:id="657" w:author="Marta Román Geada" w:date="2025-02-18T13:03:00Z" w16du:dateUtc="2025-02-18T13:03:00Z">
        <w:r w:rsidR="000C6350">
          <w:rPr>
            <w:i/>
            <w:iCs/>
          </w:rPr>
          <w:t>ostera</w:t>
        </w:r>
      </w:ins>
      <w:ins w:id="658" w:author="Marta Román Geada" w:date="2025-02-18T09:54:00Z" w16du:dateUtc="2025-02-18T09:54:00Z">
        <w:r w:rsidR="007A1A30">
          <w:rPr>
            <w:i/>
            <w:iCs/>
          </w:rPr>
          <w:t xml:space="preserve"> </w:t>
        </w:r>
        <w:proofErr w:type="spellStart"/>
        <w:r w:rsidR="007A1A30">
          <w:rPr>
            <w:i/>
            <w:iCs/>
          </w:rPr>
          <w:t>noltei</w:t>
        </w:r>
        <w:proofErr w:type="spellEnd"/>
        <w:r w:rsidR="007A1A30">
          <w:rPr>
            <w:i/>
            <w:iCs/>
          </w:rPr>
          <w:t xml:space="preserve"> </w:t>
        </w:r>
      </w:ins>
      <w:del w:id="659" w:author="Marta Román Geada" w:date="2025-02-18T09:54:00Z" w16du:dateUtc="2025-02-18T09:54:00Z">
        <w:r w:rsidDel="007A1A30">
          <w:delText>Seagrass resilience to heatwaves</w:delText>
        </w:r>
      </w:del>
    </w:p>
    <w:p w14:paraId="7FD71DFB" w14:textId="12B5E79C" w:rsidR="003C6A8F" w:rsidRDefault="00D14DB1" w:rsidP="003C6A8F">
      <w:pPr>
        <w:pStyle w:val="Corpsdetexte"/>
        <w:rPr>
          <w:ins w:id="660" w:author="Marta Román Geada" w:date="2025-02-18T10:50:00Z" w16du:dateUtc="2025-02-18T10:50:00Z"/>
        </w:rPr>
      </w:pPr>
      <w:ins w:id="661" w:author="Marta Román Geada" w:date="2025-02-18T10:02:00Z" w16du:dateUtc="2025-02-18T10:02:00Z">
        <w:r>
          <w:t xml:space="preserve">In the present study we observed that heatwave-driven thermal stress </w:t>
        </w:r>
      </w:ins>
      <w:ins w:id="662" w:author="Marta Román Geada" w:date="2025-02-18T10:06:00Z" w16du:dateUtc="2025-02-18T10:06:00Z">
        <w:r>
          <w:t>changed the</w:t>
        </w:r>
      </w:ins>
      <w:ins w:id="663" w:author="Marta Román Geada" w:date="2025-02-18T10:04:00Z" w16du:dateUtc="2025-02-18T10:04:00Z">
        <w:r>
          <w:t xml:space="preserve"> spectral reflectanc</w:t>
        </w:r>
      </w:ins>
      <w:ins w:id="664" w:author="Marta Román Geada" w:date="2025-02-18T10:06:00Z" w16du:dateUtc="2025-02-18T10:06:00Z">
        <w:r>
          <w:t xml:space="preserve">e of </w:t>
        </w:r>
        <w:r w:rsidRPr="00D14DB1">
          <w:rPr>
            <w:i/>
            <w:iCs/>
            <w:rPrChange w:id="665" w:author="Marta Román Geada" w:date="2025-02-18T10:09:00Z" w16du:dateUtc="2025-02-18T10:09:00Z">
              <w:rPr/>
            </w:rPrChange>
          </w:rPr>
          <w:t xml:space="preserve">Z. </w:t>
        </w:r>
        <w:proofErr w:type="spellStart"/>
        <w:r w:rsidRPr="00D14DB1">
          <w:rPr>
            <w:i/>
            <w:iCs/>
            <w:rPrChange w:id="666" w:author="Marta Román Geada" w:date="2025-02-18T10:09:00Z" w16du:dateUtc="2025-02-18T10:09:00Z">
              <w:rPr/>
            </w:rPrChange>
          </w:rPr>
          <w:t>noltei</w:t>
        </w:r>
        <w:proofErr w:type="spellEnd"/>
        <w:r>
          <w:t xml:space="preserve"> leaves, indicating</w:t>
        </w:r>
      </w:ins>
      <w:ins w:id="667" w:author="Marta Román Geada" w:date="2025-02-18T10:04:00Z" w16du:dateUtc="2025-02-18T10:04:00Z">
        <w:r>
          <w:t xml:space="preserve"> </w:t>
        </w:r>
      </w:ins>
      <w:ins w:id="668" w:author="Marta Román Geada" w:date="2025-02-18T10:08:00Z" w16du:dateUtc="2025-02-18T10:08:00Z">
        <w:r>
          <w:t xml:space="preserve">photosynthetic </w:t>
        </w:r>
      </w:ins>
      <w:ins w:id="669" w:author="Marta Román Geada" w:date="2025-02-18T10:06:00Z" w16du:dateUtc="2025-02-18T10:06:00Z">
        <w:r>
          <w:t>pigments</w:t>
        </w:r>
      </w:ins>
      <w:ins w:id="670" w:author="Marta Román Geada" w:date="2025-02-18T10:08:00Z" w16du:dateUtc="2025-02-18T10:08:00Z">
        <w:r w:rsidRPr="00D14DB1">
          <w:t xml:space="preserve"> </w:t>
        </w:r>
        <w:r>
          <w:t>degradation</w:t>
        </w:r>
      </w:ins>
      <w:ins w:id="671" w:author="Marta Román Geada" w:date="2025-02-18T10:04:00Z" w16du:dateUtc="2025-02-18T10:04:00Z">
        <w:r>
          <w:t xml:space="preserve">, with </w:t>
        </w:r>
      </w:ins>
      <w:ins w:id="672" w:author="Marta Román Geada" w:date="2025-02-18T10:33:00Z" w16du:dateUtc="2025-02-18T10:33:00Z">
        <w:r w:rsidR="000E18B1">
          <w:t xml:space="preserve">potential </w:t>
        </w:r>
      </w:ins>
      <w:ins w:id="673" w:author="Marta Román Geada" w:date="2025-02-18T10:04:00Z" w16du:dateUtc="2025-02-18T10:04:00Z">
        <w:r>
          <w:t>negative consequences on health, growth and survival</w:t>
        </w:r>
      </w:ins>
      <w:ins w:id="674" w:author="Marta Román Geada" w:date="2025-02-18T10:06:00Z" w16du:dateUtc="2025-02-18T10:06:00Z">
        <w:r>
          <w:t xml:space="preserve"> of </w:t>
        </w:r>
      </w:ins>
      <w:ins w:id="675" w:author="Marta Román Geada" w:date="2025-02-18T10:08:00Z" w16du:dateUtc="2025-02-18T10:08:00Z">
        <w:r>
          <w:t xml:space="preserve">the </w:t>
        </w:r>
      </w:ins>
      <w:ins w:id="676" w:author="Marta Román Geada" w:date="2025-02-18T10:06:00Z" w16du:dateUtc="2025-02-18T10:06:00Z">
        <w:r>
          <w:t>above ground biomass</w:t>
        </w:r>
      </w:ins>
      <w:ins w:id="677" w:author="Marta Román Geada" w:date="2025-02-18T10:04:00Z" w16du:dateUtc="2025-02-18T10:04:00Z">
        <w:r>
          <w:t xml:space="preserve">. </w:t>
        </w:r>
      </w:ins>
      <w:ins w:id="678" w:author="Marta Román Geada" w:date="2025-02-18T10:50:00Z" w16du:dateUtc="2025-02-18T10:50:00Z">
        <w:r w:rsidR="003C6A8F">
          <w:t xml:space="preserve">In this sense, </w:t>
        </w:r>
      </w:ins>
      <w:ins w:id="679" w:author="Marta Román Geada" w:date="2025-02-18T13:20:00Z" w16du:dateUtc="2025-02-18T13:20:00Z">
        <w:r w:rsidR="00D9338B">
          <w:t xml:space="preserve">previous </w:t>
        </w:r>
      </w:ins>
      <w:ins w:id="680" w:author="Marta Román Geada" w:date="2025-02-18T10:50:00Z" w16du:dateUtc="2025-02-18T10:50:00Z">
        <w:r w:rsidR="003C6A8F">
          <w:t xml:space="preserve">experiments on the effects of warming on </w:t>
        </w:r>
        <w:r w:rsidR="003C6A8F">
          <w:rPr>
            <w:i/>
            <w:iCs/>
          </w:rPr>
          <w:t xml:space="preserve">Zostera </w:t>
        </w:r>
        <w:proofErr w:type="spellStart"/>
        <w:r w:rsidR="003C6A8F">
          <w:rPr>
            <w:i/>
            <w:iCs/>
          </w:rPr>
          <w:t>noltei</w:t>
        </w:r>
        <w:proofErr w:type="spellEnd"/>
        <w:r w:rsidR="003C6A8F">
          <w:t xml:space="preserve"> have shown contrasting results</w:t>
        </w:r>
      </w:ins>
      <w:ins w:id="681" w:author="Marta Román Geada" w:date="2025-02-18T11:03:00Z" w16du:dateUtc="2025-02-18T11:03:00Z">
        <w:r w:rsidR="007810AB">
          <w:t>,</w:t>
        </w:r>
      </w:ins>
      <w:ins w:id="682" w:author="Marta Román Geada" w:date="2025-02-18T10:50:00Z" w16du:dateUtc="2025-02-18T10:50:00Z">
        <w:r w:rsidR="003C6A8F">
          <w:t xml:space="preserve"> depending on the duration and intensity of heating. In some cases, there </w:t>
        </w:r>
        <w:commentRangeStart w:id="683"/>
        <w:r w:rsidR="003C6A8F">
          <w:t xml:space="preserve">were </w:t>
        </w:r>
        <w:commentRangeEnd w:id="683"/>
        <w:r w:rsidR="003C6A8F">
          <w:rPr>
            <w:rStyle w:val="Marquedecommentaire"/>
          </w:rPr>
          <w:commentReference w:id="683"/>
        </w:r>
        <w:r w:rsidR="003C6A8F">
          <w:t>no significant changes in photosynthetic performance or survival under short-term moderate stress, (Franssen et al., 2014), or under gradual temperature increases (Román et al., 2022). By contrast, studies focused on extreme temperature events have evidenced decreases of photosynthetic performance and leaf tissue integrity</w:t>
        </w:r>
        <w:r w:rsidR="003C6A8F" w:rsidRPr="00E17C31">
          <w:t xml:space="preserve"> </w:t>
        </w:r>
        <w:r w:rsidR="003C6A8F">
          <w:t xml:space="preserve">(Massa et al., 2009, Román et al., 2023). Therefore, our findings, jointly with previous research, suggest that </w:t>
        </w:r>
        <w:r w:rsidR="003C6A8F">
          <w:rPr>
            <w:i/>
            <w:iCs/>
          </w:rPr>
          <w:t xml:space="preserve">Z. </w:t>
        </w:r>
        <w:proofErr w:type="spellStart"/>
        <w:r w:rsidR="003C6A8F">
          <w:rPr>
            <w:i/>
            <w:iCs/>
          </w:rPr>
          <w:t>noltei</w:t>
        </w:r>
        <w:proofErr w:type="spellEnd"/>
        <w:r w:rsidR="003C6A8F">
          <w:rPr>
            <w:i/>
            <w:iCs/>
          </w:rPr>
          <w:t xml:space="preserve"> </w:t>
        </w:r>
        <w:r w:rsidR="003C6A8F">
          <w:t>meadows at the upper intertidal could be a vulnerable species under the future global warming scenarios, in which heatwaves will be more frequent and intense (Stillman, 2019</w:t>
        </w:r>
      </w:ins>
      <w:ins w:id="684" w:author="Marta Román Geada" w:date="2025-02-18T11:13:00Z" w16du:dateUtc="2025-02-18T11:13:00Z">
        <w:r w:rsidR="001D6BC2">
          <w:t xml:space="preserve">, </w:t>
        </w:r>
      </w:ins>
      <w:ins w:id="685" w:author="Marta Román Geada" w:date="2025-02-18T11:14:00Z" w16du:dateUtc="2025-02-18T11:14:00Z">
        <w:r w:rsidR="001D6BC2" w:rsidRPr="005453B4">
          <w:rPr>
            <w:rFonts w:ascii="Times New Roman" w:hAnsi="Times New Roman" w:cs="Times New Roman"/>
          </w:rPr>
          <w:t>IPCC, 2023</w:t>
        </w:r>
      </w:ins>
      <w:ins w:id="686" w:author="Marta Román Geada" w:date="2025-02-18T10:50:00Z" w16du:dateUtc="2025-02-18T10:50:00Z">
        <w:r w:rsidR="003C6A8F">
          <w:t>).</w:t>
        </w:r>
      </w:ins>
    </w:p>
    <w:p w14:paraId="6DD2FC52" w14:textId="3BBCC137" w:rsidR="00E80C63" w:rsidRDefault="00D14DB1">
      <w:pPr>
        <w:pStyle w:val="Corpsdetexte"/>
        <w:rPr>
          <w:ins w:id="687" w:author="Marta Román Geada" w:date="2025-02-18T10:12:00Z" w16du:dateUtc="2025-02-18T10:12:00Z"/>
        </w:rPr>
        <w:pPrChange w:id="688" w:author="Marta Román Geada" w:date="2025-02-18T11:12:00Z" w16du:dateUtc="2025-02-18T11:12:00Z">
          <w:pPr>
            <w:pStyle w:val="FirstParagraph"/>
          </w:pPr>
        </w:pPrChange>
      </w:pPr>
      <w:ins w:id="689" w:author="Marta Román Geada" w:date="2025-02-18T10:04:00Z" w16du:dateUtc="2025-02-18T10:04:00Z">
        <w:r>
          <w:t>The</w:t>
        </w:r>
      </w:ins>
      <w:ins w:id="690" w:author="Marta Román Geada" w:date="2025-02-18T10:51:00Z" w16du:dateUtc="2025-02-18T10:51:00Z">
        <w:r w:rsidR="00647D56">
          <w:t xml:space="preserve"> observed tissue degradation, both in the laboratory experiment and the field, </w:t>
        </w:r>
      </w:ins>
      <w:ins w:id="691" w:author="Marta Román Geada" w:date="2025-02-18T10:07:00Z" w16du:dateUtc="2025-02-18T10:07:00Z">
        <w:r>
          <w:t xml:space="preserve">can </w:t>
        </w:r>
      </w:ins>
      <w:ins w:id="692" w:author="Marta Román Geada" w:date="2025-02-18T10:04:00Z" w16du:dateUtc="2025-02-18T10:04:00Z">
        <w:r>
          <w:t>eventually result in de</w:t>
        </w:r>
      </w:ins>
      <w:ins w:id="693" w:author="Marta Román Geada" w:date="2025-02-18T10:05:00Z" w16du:dateUtc="2025-02-18T10:05:00Z">
        <w:r>
          <w:t xml:space="preserve">creases of meadows </w:t>
        </w:r>
        <w:commentRangeStart w:id="694"/>
        <w:r>
          <w:t xml:space="preserve">density </w:t>
        </w:r>
      </w:ins>
      <w:commentRangeEnd w:id="694"/>
      <w:ins w:id="695" w:author="Marta Román Geada" w:date="2025-02-18T10:07:00Z" w16du:dateUtc="2025-02-18T10:07:00Z">
        <w:r>
          <w:rPr>
            <w:rStyle w:val="Marquedecommentaire"/>
          </w:rPr>
          <w:commentReference w:id="694"/>
        </w:r>
      </w:ins>
      <w:ins w:id="696" w:author="Marta Román Geada" w:date="2025-02-18T10:05:00Z" w16du:dateUtc="2025-02-18T10:05:00Z">
        <w:r>
          <w:t>and cover</w:t>
        </w:r>
      </w:ins>
      <w:ins w:id="697" w:author="Marta Román Geada" w:date="2025-02-18T11:03:00Z" w16du:dateUtc="2025-02-18T11:03:00Z">
        <w:r w:rsidR="007810AB">
          <w:t xml:space="preserve"> under recurrent heatwaves</w:t>
        </w:r>
      </w:ins>
      <w:ins w:id="698" w:author="Marta Román Geada" w:date="2025-02-18T11:00:00Z" w16du:dateUtc="2025-02-18T11:00:00Z">
        <w:r w:rsidR="00647D56">
          <w:t xml:space="preserve">. This decline also </w:t>
        </w:r>
      </w:ins>
      <w:ins w:id="699" w:author="Marta Román Geada" w:date="2025-02-18T11:03:00Z" w16du:dateUtc="2025-02-18T11:03:00Z">
        <w:r w:rsidR="007810AB">
          <w:t xml:space="preserve">could </w:t>
        </w:r>
      </w:ins>
      <w:ins w:id="700" w:author="Marta Román Geada" w:date="2025-02-18T11:00:00Z" w16du:dateUtc="2025-02-18T11:00:00Z">
        <w:r w:rsidR="00647D56">
          <w:t>affect</w:t>
        </w:r>
      </w:ins>
      <w:ins w:id="701" w:author="Marta Román Geada" w:date="2025-02-18T10:05:00Z" w16du:dateUtc="2025-02-18T10:05:00Z">
        <w:r>
          <w:t xml:space="preserve"> </w:t>
        </w:r>
      </w:ins>
      <w:ins w:id="702" w:author="Marta Román Geada" w:date="2025-02-18T10:09:00Z" w16du:dateUtc="2025-02-18T10:09:00Z">
        <w:r>
          <w:t xml:space="preserve">other species that rely on </w:t>
        </w:r>
      </w:ins>
      <w:ins w:id="703" w:author="Marta Román Geada" w:date="2025-02-18T10:10:00Z" w16du:dateUtc="2025-02-18T10:10:00Z">
        <w:r>
          <w:t xml:space="preserve">the </w:t>
        </w:r>
      </w:ins>
      <w:ins w:id="704" w:author="Marta Román Geada" w:date="2025-02-18T10:09:00Z" w16du:dateUtc="2025-02-18T10:09:00Z">
        <w:r>
          <w:t>provision of refuge and</w:t>
        </w:r>
      </w:ins>
      <w:ins w:id="705" w:author="Marta Román Geada" w:date="2025-02-18T10:10:00Z" w16du:dateUtc="2025-02-18T10:10:00Z">
        <w:r>
          <w:t>/or</w:t>
        </w:r>
      </w:ins>
      <w:ins w:id="706" w:author="Marta Román Geada" w:date="2025-02-18T10:09:00Z" w16du:dateUtc="2025-02-18T10:09:00Z">
        <w:r>
          <w:t xml:space="preserve"> food</w:t>
        </w:r>
      </w:ins>
      <w:ins w:id="707" w:author="Marta Román Geada" w:date="2025-02-18T10:10:00Z" w16du:dateUtc="2025-02-18T10:10:00Z">
        <w:r>
          <w:t xml:space="preserve"> by </w:t>
        </w:r>
        <w:r w:rsidR="00E80C63">
          <w:t xml:space="preserve">the </w:t>
        </w:r>
        <w:r>
          <w:t>seagrass</w:t>
        </w:r>
        <w:r w:rsidR="00E80C63">
          <w:t xml:space="preserve"> canopy</w:t>
        </w:r>
      </w:ins>
      <w:ins w:id="708" w:author="Marta Román Geada" w:date="2025-02-18T10:59:00Z" w16du:dateUtc="2025-02-18T10:59:00Z">
        <w:r w:rsidR="00647D56">
          <w:t xml:space="preserve"> (</w:t>
        </w:r>
        <w:proofErr w:type="spellStart"/>
        <w:r w:rsidR="00647D56">
          <w:t>Zoffoli</w:t>
        </w:r>
        <w:proofErr w:type="spellEnd"/>
        <w:r w:rsidR="00647D56">
          <w:t xml:space="preserve"> et al., 2023).</w:t>
        </w:r>
      </w:ins>
      <w:ins w:id="709" w:author="Marta Román Geada" w:date="2025-02-18T10:52:00Z" w16du:dateUtc="2025-02-18T10:52:00Z">
        <w:r w:rsidR="00647D56">
          <w:t xml:space="preserve"> </w:t>
        </w:r>
      </w:ins>
      <w:ins w:id="710" w:author="Marta Román Geada" w:date="2025-02-18T11:00:00Z" w16du:dateUtc="2025-02-18T11:00:00Z">
        <w:r w:rsidR="00647D56">
          <w:t xml:space="preserve">Moreover, </w:t>
        </w:r>
      </w:ins>
      <w:ins w:id="711" w:author="Marta Román Geada" w:date="2025-02-18T11:01:00Z" w16du:dateUtc="2025-02-18T11:01:00Z">
        <w:r w:rsidR="007810AB">
          <w:t>the</w:t>
        </w:r>
      </w:ins>
      <w:ins w:id="712" w:author="Marta Román Geada" w:date="2025-02-18T11:00:00Z" w16du:dateUtc="2025-02-18T11:00:00Z">
        <w:r w:rsidR="00647D56">
          <w:t xml:space="preserve"> sediment stabilization and wave attenuation</w:t>
        </w:r>
      </w:ins>
      <w:ins w:id="713" w:author="Marta Román Geada" w:date="2025-02-18T11:01:00Z" w16du:dateUtc="2025-02-18T11:01:00Z">
        <w:r w:rsidR="007810AB">
          <w:t xml:space="preserve"> </w:t>
        </w:r>
      </w:ins>
      <w:ins w:id="714" w:author="Marta Román Geada" w:date="2025-02-18T11:03:00Z" w16du:dateUtc="2025-02-18T11:03:00Z">
        <w:r w:rsidR="007810AB">
          <w:t>could</w:t>
        </w:r>
      </w:ins>
      <w:ins w:id="715" w:author="Marta Román Geada" w:date="2025-02-18T11:01:00Z" w16du:dateUtc="2025-02-18T11:01:00Z">
        <w:r w:rsidR="007810AB">
          <w:t xml:space="preserve"> be hampered</w:t>
        </w:r>
      </w:ins>
      <w:ins w:id="716" w:author="Marta Román Geada" w:date="2025-02-18T11:00:00Z" w16du:dateUtc="2025-02-18T11:00:00Z">
        <w:r w:rsidR="00647D56">
          <w:t>, ultimately increasing the risk of coastal erosion (Calleja et al., 2007</w:t>
        </w:r>
      </w:ins>
      <w:ins w:id="717" w:author="Marta Román Geada" w:date="2025-02-18T11:01:00Z" w16du:dateUtc="2025-02-18T11:01:00Z">
        <w:r w:rsidR="007810AB">
          <w:t>,</w:t>
        </w:r>
      </w:ins>
      <w:ins w:id="718" w:author="Marta Román Geada" w:date="2025-02-18T11:07:00Z" w16du:dateUtc="2025-02-18T11:07:00Z">
        <w:r w:rsidR="007810AB">
          <w:t xml:space="preserve"> </w:t>
        </w:r>
      </w:ins>
      <w:ins w:id="719" w:author="Marta Román Geada" w:date="2025-02-18T10:52:00Z" w16du:dateUtc="2025-02-18T10:52:00Z">
        <w:r w:rsidR="00647D56">
          <w:t xml:space="preserve">Folmer et al., 2012; Gacia et al., 1999). </w:t>
        </w:r>
      </w:ins>
      <w:ins w:id="720" w:author="Marta Román Geada" w:date="2025-02-18T11:01:00Z" w16du:dateUtc="2025-02-18T11:01:00Z">
        <w:r w:rsidR="007810AB">
          <w:t xml:space="preserve">The </w:t>
        </w:r>
      </w:ins>
      <w:ins w:id="721" w:author="Marta Román Geada" w:date="2025-02-18T10:52:00Z" w16du:dateUtc="2025-02-18T10:52:00Z">
        <w:r w:rsidR="00647D56">
          <w:t xml:space="preserve">commercially </w:t>
        </w:r>
      </w:ins>
      <w:ins w:id="722" w:author="Marta Román Geada" w:date="2025-02-18T11:02:00Z" w16du:dateUtc="2025-02-18T11:02:00Z">
        <w:r w:rsidR="007810AB">
          <w:t>important</w:t>
        </w:r>
      </w:ins>
      <w:ins w:id="723" w:author="Marta Román Geada" w:date="2025-02-18T10:52:00Z" w16du:dateUtc="2025-02-18T10:52:00Z">
        <w:r w:rsidR="00647D56">
          <w:t xml:space="preserve"> fish and shellfish populations that rely on seagrass for sustenance and refuge</w:t>
        </w:r>
      </w:ins>
      <w:ins w:id="724" w:author="Marta Román Geada" w:date="2025-02-18T11:01:00Z" w16du:dateUtc="2025-02-18T11:01:00Z">
        <w:r w:rsidR="007810AB">
          <w:t xml:space="preserve"> </w:t>
        </w:r>
      </w:ins>
      <w:ins w:id="725" w:author="Marta Román Geada" w:date="2025-02-18T11:03:00Z" w16du:dateUtc="2025-02-18T11:03:00Z">
        <w:r w:rsidR="007810AB">
          <w:t>could</w:t>
        </w:r>
      </w:ins>
      <w:ins w:id="726" w:author="Marta Román Geada" w:date="2025-02-18T11:01:00Z" w16du:dateUtc="2025-02-18T11:01:00Z">
        <w:r w:rsidR="007810AB">
          <w:t xml:space="preserve"> also be impacted</w:t>
        </w:r>
      </w:ins>
      <w:ins w:id="727" w:author="Marta Román Geada" w:date="2025-02-18T11:02:00Z" w16du:dateUtc="2025-02-18T11:02:00Z">
        <w:r w:rsidR="007810AB">
          <w:t>, with negative consequences on</w:t>
        </w:r>
      </w:ins>
      <w:ins w:id="728" w:author="Marta Román Geada" w:date="2025-02-18T10:52:00Z" w16du:dateUtc="2025-02-18T10:52:00Z">
        <w:r w:rsidR="00647D56">
          <w:t xml:space="preserve"> local fisheries’ productivity and the livelihoods of coastal communities (Unsworth and Cullen-Unsworth, 2014). Furthermore, as seagrass meadows decline, their capacity to act as a blue carbon sink—critical for climate mitigation—</w:t>
        </w:r>
      </w:ins>
      <w:ins w:id="729" w:author="Marta Román Geada" w:date="2025-02-18T11:04:00Z" w16du:dateUtc="2025-02-18T11:04:00Z">
        <w:r w:rsidR="007810AB">
          <w:t>could diminish</w:t>
        </w:r>
      </w:ins>
      <w:ins w:id="730" w:author="Marta Román Geada" w:date="2025-02-18T10:52:00Z" w16du:dateUtc="2025-02-18T10:52:00Z">
        <w:r w:rsidR="00647D56">
          <w:t xml:space="preserve">, contributing </w:t>
        </w:r>
        <w:r w:rsidR="00647D56">
          <w:lastRenderedPageBreak/>
          <w:t xml:space="preserve">to increased atmospheric carbon levels (Armitage and Fourqurean, 2016; Samper-Villarreal et al., </w:t>
        </w:r>
        <w:commentRangeStart w:id="731"/>
        <w:r w:rsidR="00647D56">
          <w:t>2020</w:t>
        </w:r>
        <w:commentRangeEnd w:id="731"/>
        <w:r w:rsidR="00647D56">
          <w:rPr>
            <w:rStyle w:val="Marquedecommentaire"/>
          </w:rPr>
          <w:commentReference w:id="731"/>
        </w:r>
        <w:r w:rsidR="00647D56">
          <w:t>).</w:t>
        </w:r>
      </w:ins>
      <w:del w:id="732" w:author="Marta Román Geada" w:date="2025-02-18T10:42:00Z" w16du:dateUtc="2025-02-18T10:42:00Z">
        <w:r w:rsidDel="003C6A8F">
          <w:delText>Seagrass resilience to heatwaves is a complex and multifaceted issue shaped by species-specific traits, geographical location, and concurrent environmental stressors (Berger et al., 2024; Canadell and Jackson, 2021; Hatum et al., 2024). As climate change drives the frequency and intensity of marine heatwaves, understanding these dynamics become crucial</w:delText>
        </w:r>
      </w:del>
      <w:del w:id="733" w:author="Marta Román Geada" w:date="2025-02-18T10:12:00Z" w16du:dateUtc="2025-02-18T10:12:00Z">
        <w:r w:rsidDel="00E80C63">
          <w:delText xml:space="preserve">, </w:delText>
        </w:r>
      </w:del>
    </w:p>
    <w:p w14:paraId="0A08DABF" w14:textId="7E45ACD5" w:rsidR="008B4DF2" w:rsidDel="00E80C63" w:rsidRDefault="00000000" w:rsidP="001500D4">
      <w:pPr>
        <w:pStyle w:val="FirstParagraph"/>
        <w:rPr>
          <w:del w:id="734" w:author="Marta Román Geada" w:date="2025-02-18T10:12:00Z" w16du:dateUtc="2025-02-18T10:12:00Z"/>
        </w:rPr>
      </w:pPr>
      <w:del w:id="735" w:author="Marta Román Geada" w:date="2025-02-18T10:12:00Z" w16du:dateUtc="2025-02-18T10:12:00Z">
        <w:r w:rsidDel="00E80C63">
          <w:delText xml:space="preserve">especially for temperate seagrass meadows composed of slow-growing, long-lived species like </w:delText>
        </w:r>
        <w:r w:rsidDel="00E80C63">
          <w:rPr>
            <w:i/>
            <w:iCs/>
          </w:rPr>
          <w:delText>Posidonia</w:delText>
        </w:r>
        <w:r w:rsidDel="00E80C63">
          <w:delText xml:space="preserve"> spp., </w:delText>
        </w:r>
        <w:r w:rsidDel="00E80C63">
          <w:rPr>
            <w:i/>
            <w:iCs/>
          </w:rPr>
          <w:delText>Amphibolis</w:delText>
        </w:r>
        <w:r w:rsidDel="00E80C63">
          <w:delText xml:space="preserve"> spp. or </w:delText>
        </w:r>
        <w:commentRangeStart w:id="736"/>
        <w:r w:rsidDel="00E80C63">
          <w:rPr>
            <w:i/>
            <w:iCs/>
          </w:rPr>
          <w:delText>Zostera</w:delText>
        </w:r>
        <w:r w:rsidDel="00E80C63">
          <w:delText xml:space="preserve"> </w:delText>
        </w:r>
        <w:commentRangeEnd w:id="736"/>
        <w:r w:rsidR="00E80C63" w:rsidDel="00E80C63">
          <w:rPr>
            <w:rStyle w:val="Marquedecommentaire"/>
          </w:rPr>
          <w:commentReference w:id="736"/>
        </w:r>
        <w:r w:rsidDel="00E80C63">
          <w:delText xml:space="preserve">spp.. These species, unlike their tropical counterparts, tend to be highly vulnerable to abrupt environmental changes, struggling to recover from disturbances due to their slower growth and longer lifespan. In contrast, colonizing species typical of tropical regions, such as </w:delText>
        </w:r>
        <w:r w:rsidDel="00E80C63">
          <w:rPr>
            <w:i/>
            <w:iCs/>
          </w:rPr>
          <w:delText>Halodule</w:delText>
        </w:r>
        <w:r w:rsidDel="00E80C63">
          <w:delText xml:space="preserve"> spp., </w:delText>
        </w:r>
        <w:r w:rsidDel="00E80C63">
          <w:rPr>
            <w:i/>
            <w:iCs/>
          </w:rPr>
          <w:delText>Halophila</w:delText>
        </w:r>
        <w:r w:rsidDel="00E80C63">
          <w:delText xml:space="preserve"> spp., and </w:delText>
        </w:r>
        <w:r w:rsidDel="00E80C63">
          <w:rPr>
            <w:i/>
            <w:iCs/>
          </w:rPr>
          <w:delText>Syringodium</w:delText>
        </w:r>
        <w:r w:rsidDel="00E80C63">
          <w:delText xml:space="preserve"> spp., demonstrate greater resilience to warming events and marine heatwaves due to their rapid growth and more flexible life strategies (O’Brien et al., 2018).</w:delText>
        </w:r>
      </w:del>
    </w:p>
    <w:p w14:paraId="10BC9068" w14:textId="250550D8" w:rsidR="008B4DF2" w:rsidDel="007D5E59" w:rsidRDefault="00000000" w:rsidP="001500D4">
      <w:pPr>
        <w:pStyle w:val="Corpsdetexte"/>
        <w:rPr>
          <w:del w:id="737" w:author="Marta Román Geada" w:date="2025-02-17T14:24:00Z" w16du:dateUtc="2025-02-17T14:24:00Z"/>
        </w:rPr>
      </w:pPr>
      <w:del w:id="738" w:author="Marta Román Geada" w:date="2025-02-17T14:24:00Z" w16du:dateUtc="2025-02-17T14:24:00Z">
        <w:r w:rsidDel="007D5E59">
          <w:delText>In our study, we observed a browning effect in the seagrasses, using an experimental setup simulating tides with a uniformed period of daily exposure. In natural settings, however, bathymetry plays a significant role, and depending on depth variations, seagrasses may be exposed for even longer periods during low tides (</w:delText>
        </w:r>
        <w:r w:rsidDel="007D5E59">
          <w:fldChar w:fldCharType="begin"/>
        </w:r>
        <w:r w:rsidDel="007D5E59">
          <w:delInstrText>HYPERLINK \l "fig-GAM_Emersion" \h</w:delInstrText>
        </w:r>
        <w:r w:rsidDel="007D5E59">
          <w:fldChar w:fldCharType="separate"/>
        </w:r>
        <w:r w:rsidDel="007D5E59">
          <w:rPr>
            <w:rStyle w:val="Lienhypertexte"/>
          </w:rPr>
          <w:delText>Figure 12</w:delText>
        </w:r>
        <w:r w:rsidDel="007D5E59">
          <w:fldChar w:fldCharType="end"/>
        </w:r>
        <w:r w:rsidDel="007D5E59">
          <w:delText xml:space="preserve">). This suggests that in situ exposure times could exacerbate the stress effects observed, as seagrasses may endure prolonged air exposure. The impact of HWs on seagrass ecosystems is further intensified by tidal variations, especially in temperate regions with large tidal ranges that can exceed 10 meters, such as Mont Saint Michel Bay , France. This pronounced tidal amplitude affects intertidal seagrasses like </w:delText>
        </w:r>
        <w:r w:rsidDel="007D5E59">
          <w:rPr>
            <w:i/>
            <w:iCs/>
          </w:rPr>
          <w:delText>Zostera noltei</w:delText>
        </w:r>
        <w:r w:rsidDel="007D5E59">
          <w:delText xml:space="preserve">, which experience varying durations of air exposure based on their position within the intertidal zone. During </w:delText>
        </w:r>
      </w:del>
      <w:del w:id="739" w:author="Marta Román Geada" w:date="2025-02-17T14:04:00Z" w16du:dateUtc="2025-02-17T14:04:00Z">
        <w:r w:rsidDel="00392447">
          <w:delText xml:space="preserve">neap </w:delText>
        </w:r>
      </w:del>
      <w:del w:id="740" w:author="Marta Román Geada" w:date="2025-02-17T14:24:00Z" w16du:dateUtc="2025-02-17T14:24:00Z">
        <w:r w:rsidDel="007D5E59">
          <w:delText xml:space="preserve">tides, seagrasses situated higher in the intertidal zone may remain exposed for extended periods, increasing their vulnerability to AHWs. Conversely, seagrasses in the lower intertidal zone experience prolonged immersion throughout the tidal cycle, making them susceptible to extreme MHWs. As a result, both marine and atmospheric HWs can increase stress on intertidal seagrass meadows, with effects that may be intensified by tidal timing and amplitude. In our study, during the experiment, seagrasses were exposed to a symmetric tidal cycle, spending equal amounts of time submerged and exposed to air. In the field, this configuration occurs only in meadows located at hydrographic zero height (mean sea level). </w:delText>
        </w:r>
        <w:r w:rsidDel="007D5E59">
          <w:fldChar w:fldCharType="begin"/>
        </w:r>
        <w:r w:rsidDel="007D5E59">
          <w:delInstrText>HYPERLINK \l "fig-GAM_Emersion" \h</w:delInstrText>
        </w:r>
        <w:r w:rsidDel="007D5E59">
          <w:fldChar w:fldCharType="separate"/>
        </w:r>
        <w:r w:rsidDel="007D5E59">
          <w:rPr>
            <w:rStyle w:val="Lienhypertexte"/>
          </w:rPr>
          <w:delText>Figure 12</w:delText>
        </w:r>
        <w:r w:rsidDel="007D5E59">
          <w:fldChar w:fldCharType="end"/>
        </w:r>
        <w:r w:rsidDel="007D5E59">
          <w:delText xml:space="preserve"> shows that seagrass browning was most pronounced in seagrasses located in the upper intertidal zone, where they were exposed to air for approximately 14 hours per day, </w:delText>
        </w:r>
      </w:del>
      <w:del w:id="741" w:author="Marta Román Geada" w:date="2025-02-17T15:39:00Z" w16du:dateUtc="2025-02-17T15:39:00Z">
        <w:r w:rsidDel="0088296F">
          <w:delText>while no significant browning was observed around mean sea level</w:delText>
        </w:r>
      </w:del>
      <w:del w:id="742" w:author="Marta Román Geada" w:date="2025-02-17T14:24:00Z" w16du:dateUtc="2025-02-17T14:24:00Z">
        <w:r w:rsidDel="007D5E59">
          <w:delText>. This difference can be attributed to the distinct temperature conditions experienced by experimental and in situ seagrasses. A way to improve our understanding would be to experimentally test different temperature scenarios for both air and water, varying in intensity and combination, to assess their effects on seagrass browning.</w:delText>
        </w:r>
      </w:del>
    </w:p>
    <w:p w14:paraId="2CFC900B" w14:textId="52045CB7" w:rsidR="008B4DF2" w:rsidDel="00042CAF" w:rsidRDefault="00000000" w:rsidP="001500D4">
      <w:pPr>
        <w:pStyle w:val="Corpsdetexte"/>
        <w:rPr>
          <w:del w:id="743" w:author="Marta Román Geada" w:date="2025-02-17T15:46:00Z" w16du:dateUtc="2025-02-17T15:46:00Z"/>
        </w:rPr>
      </w:pPr>
      <w:del w:id="744" w:author="Marta Román Geada" w:date="2025-02-17T14:05:00Z" w16du:dateUtc="2025-02-17T14:05:00Z">
        <w:r w:rsidDel="00392447">
          <w:delText>In a s</w:delText>
        </w:r>
      </w:del>
      <w:del w:id="745" w:author="Marta Román Geada" w:date="2025-02-17T14:10:00Z" w16du:dateUtc="2025-02-17T14:10:00Z">
        <w:r w:rsidDel="00E17C31">
          <w:delText>imulated heatwave e</w:delText>
        </w:r>
      </w:del>
      <w:del w:id="746" w:author="Marta Román Geada" w:date="2025-02-18T10:11:00Z" w16du:dateUtc="2025-02-18T10:11:00Z">
        <w:r w:rsidDel="00E80C63">
          <w:delText xml:space="preserve">xperiment on </w:delText>
        </w:r>
        <w:r w:rsidDel="00E80C63">
          <w:rPr>
            <w:i/>
            <w:iCs/>
          </w:rPr>
          <w:delText>Zostera noltei</w:delText>
        </w:r>
      </w:del>
      <w:del w:id="747" w:author="Marta Román Geada" w:date="2025-02-17T14:08:00Z" w16du:dateUtc="2025-02-17T14:08:00Z">
        <w:r w:rsidDel="00E17C31">
          <w:delText>,</w:delText>
        </w:r>
      </w:del>
      <w:del w:id="748" w:author="Marta Román Geada" w:date="2025-02-18T10:11:00Z" w16du:dateUtc="2025-02-18T10:11:00Z">
        <w:r w:rsidDel="00E80C63">
          <w:delText xml:space="preserve"> </w:delText>
        </w:r>
      </w:del>
      <w:del w:id="749" w:author="Marta Román Geada" w:date="2025-02-17T14:06:00Z" w16du:dateUtc="2025-02-17T14:06:00Z">
        <w:r w:rsidDel="00392447">
          <w:delText>resilience was evident u</w:delText>
        </w:r>
      </w:del>
      <w:del w:id="750" w:author="Marta Román Geada" w:date="2025-02-17T14:11:00Z" w16du:dateUtc="2025-02-17T14:11:00Z">
        <w:r w:rsidDel="00E17C31">
          <w:delText xml:space="preserve">nder short-term moderate stress, </w:delText>
        </w:r>
      </w:del>
      <w:del w:id="751" w:author="Marta Román Geada" w:date="2025-02-18T10:11:00Z" w16du:dateUtc="2025-02-18T10:11:00Z">
        <w:r w:rsidDel="00E80C63">
          <w:delText>with no significant changes in photosynthetic performance or survival (Franssen et al., 2014</w:delText>
        </w:r>
      </w:del>
      <w:del w:id="752" w:author="Marta Román Geada" w:date="2025-02-17T14:08:00Z" w16du:dateUtc="2025-02-17T14:08:00Z">
        <w:r w:rsidDel="00E17C31">
          <w:delText>; Massa et al., 2009</w:delText>
        </w:r>
      </w:del>
      <w:del w:id="753" w:author="Marta Román Geada" w:date="2025-02-18T10:11:00Z" w16du:dateUtc="2025-02-18T10:11:00Z">
        <w:r w:rsidDel="00E80C63">
          <w:delText xml:space="preserve">). </w:delText>
        </w:r>
      </w:del>
      <w:del w:id="754" w:author="Marta Román Geada" w:date="2025-02-17T15:45:00Z" w16du:dateUtc="2025-02-17T15:45:00Z">
        <w:r w:rsidDel="0088296F">
          <w:delText xml:space="preserve">However, prolonged or more intense heat events posed a greater challenge, highlighting the species’ limited capacity to withstand chronic thermal stress. </w:delText>
        </w:r>
      </w:del>
      <w:del w:id="755" w:author="Marta Román Geada" w:date="2025-02-17T15:46:00Z" w16du:dateUtc="2025-02-17T15:46:00Z">
        <w:r w:rsidDel="00042CAF">
          <w:delText>In the present study, Sentinel-2 images acquired before, during, and after a HW event enabled the assessment of leaf darkening using the SHSI index. During the HW, Sentinel-2 imagery indicated that impacted seagrass patches (i.e., areas exhibiting seagrass darkening) also experienced a sharp decline in NDVI. The Sentinel-2 image acquired one month after the HW showed that the NDVI of impacted seagrass patches had not recovered to its initial level (</w:delText>
        </w:r>
        <w:r w:rsidR="008B4DF2" w:rsidDel="00042CAF">
          <w:fldChar w:fldCharType="begin"/>
        </w:r>
        <w:r w:rsidR="008B4DF2" w:rsidDel="00042CAF">
          <w:delInstrText>HYPERLINK \l "fig-NDVI_GLI_SPC" \h</w:delInstrText>
        </w:r>
        <w:r w:rsidR="008B4DF2" w:rsidDel="00042CAF">
          <w:fldChar w:fldCharType="separate"/>
        </w:r>
        <w:r w:rsidR="008B4DF2" w:rsidDel="00042CAF">
          <w:rPr>
            <w:rStyle w:val="Lienhypertexte"/>
          </w:rPr>
          <w:delText>Figure 10</w:delText>
        </w:r>
        <w:r w:rsidR="008B4DF2" w:rsidDel="00042CAF">
          <w:fldChar w:fldCharType="end"/>
        </w:r>
        <w:r w:rsidDel="00042CAF">
          <w:delText xml:space="preserve">). NDVI is commonly used as a proxy for seagrass cover (Davies et al., 2024a; Zoffoli et al., 2020), with higher NDVI values associated with greater seagrass coverage and lower NDVI values indicating reduced cover. Our findings demonstrate that heatwaves alter the spectral signature of seagrasses, causing a decrease in NDVI—and consequently, in the satellite-derived estimate of seagrass cover—while the actual coverage observed in the field remains stable (see </w:delText>
        </w:r>
        <w:r w:rsidR="008B4DF2" w:rsidDel="00042CAF">
          <w:fldChar w:fldCharType="begin"/>
        </w:r>
        <w:r w:rsidR="008B4DF2" w:rsidDel="00042CAF">
          <w:delInstrText>HYPERLINK \l "fig-QuiberonImg" \h</w:delInstrText>
        </w:r>
        <w:r w:rsidR="008B4DF2" w:rsidDel="00042CAF">
          <w:fldChar w:fldCharType="separate"/>
        </w:r>
        <w:r w:rsidR="008B4DF2" w:rsidDel="00042CAF">
          <w:rPr>
            <w:rStyle w:val="Lienhypertexte"/>
          </w:rPr>
          <w:delText>Figure 5</w:delText>
        </w:r>
        <w:r w:rsidR="008B4DF2" w:rsidDel="00042CAF">
          <w:fldChar w:fldCharType="end"/>
        </w:r>
        <w:r w:rsidDel="00042CAF">
          <w:delText>). This discrepancy underscores a limitation of remote sensing in accurately capturing true seagrass cover during stress events. It was only after the heatwave that leaf detachment began, leading to an actual decline in seagrass density. The delayed response in seagrass cover highlights how extreme events can compromise seagrass resilience, leaving previously robust patches in a weakened state compared to less disturbed areas (</w:delText>
        </w:r>
        <w:r w:rsidR="008B4DF2" w:rsidDel="00042CAF">
          <w:fldChar w:fldCharType="begin"/>
        </w:r>
        <w:r w:rsidR="008B4DF2" w:rsidDel="00042CAF">
          <w:delInstrText>HYPERLINK \l "fig-NDVI_GLI_SPC" \h</w:delInstrText>
        </w:r>
        <w:r w:rsidR="008B4DF2" w:rsidDel="00042CAF">
          <w:fldChar w:fldCharType="separate"/>
        </w:r>
        <w:r w:rsidR="008B4DF2" w:rsidDel="00042CAF">
          <w:rPr>
            <w:rStyle w:val="Lienhypertexte"/>
          </w:rPr>
          <w:delText>Figure 10</w:delText>
        </w:r>
        <w:r w:rsidR="008B4DF2" w:rsidDel="00042CAF">
          <w:fldChar w:fldCharType="end"/>
        </w:r>
        <w:r w:rsidDel="00042CAF">
          <w:delText>).</w:delText>
        </w:r>
      </w:del>
    </w:p>
    <w:p w14:paraId="702EBA8E" w14:textId="3E4A21A0" w:rsidR="008B4DF2" w:rsidDel="007A1A30" w:rsidRDefault="00000000">
      <w:pPr>
        <w:pStyle w:val="Titre2"/>
        <w:rPr>
          <w:del w:id="756" w:author="Marta Román Geada" w:date="2025-02-18T09:55:00Z" w16du:dateUtc="2025-02-18T09:55:00Z"/>
        </w:rPr>
      </w:pPr>
      <w:bookmarkStart w:id="757" w:name="big-picture"/>
      <w:bookmarkEnd w:id="647"/>
      <w:del w:id="758" w:author="Marta Román Geada" w:date="2025-02-18T09:55:00Z" w16du:dateUtc="2025-02-18T09:55:00Z">
        <w:r w:rsidDel="007A1A30">
          <w:delText>5.3 Big picture</w:delText>
        </w:r>
      </w:del>
    </w:p>
    <w:p w14:paraId="1CBA044C" w14:textId="77777777" w:rsidR="007A1A30" w:rsidRDefault="00000000" w:rsidP="001500D4">
      <w:pPr>
        <w:pStyle w:val="FirstParagraph"/>
        <w:rPr>
          <w:ins w:id="759" w:author="Marta Román Geada" w:date="2025-02-18T10:00:00Z" w16du:dateUtc="2025-02-18T10:00:00Z"/>
        </w:rPr>
      </w:pPr>
      <w:r>
        <w:t>Given the combined effects of temperature extremes, eutrophication, and other anthropogenic pressures, targeted management strategies are essential for enhancing seagrass resilience (</w:t>
      </w:r>
      <w:proofErr w:type="spellStart"/>
      <w:r>
        <w:t>Loarie</w:t>
      </w:r>
      <w:proofErr w:type="spellEnd"/>
      <w:r>
        <w:t xml:space="preserve"> et al., 2009). Approaches such as reducing local stressors, cultivating heat-tolerant genotypes, and investing in restoration initiatives are vital to supporting these ecosystems in a </w:t>
      </w:r>
      <w:proofErr w:type="gramStart"/>
      <w:r>
        <w:t>warming</w:t>
      </w:r>
      <w:proofErr w:type="gramEnd"/>
      <w:r>
        <w:t xml:space="preserve"> climate. Although challenges remain, the adaptability and potential resilience of certain seagrass species offer hope for their persistence amid accelerating ecological </w:t>
      </w:r>
      <w:commentRangeStart w:id="760"/>
      <w:r>
        <w:t>shifts</w:t>
      </w:r>
      <w:commentRangeEnd w:id="760"/>
      <w:r w:rsidR="00647D56">
        <w:rPr>
          <w:rStyle w:val="Marquedecommentaire"/>
        </w:rPr>
        <w:commentReference w:id="760"/>
      </w:r>
      <w:r>
        <w:t xml:space="preserve">. </w:t>
      </w:r>
    </w:p>
    <w:p w14:paraId="4BB7BB24" w14:textId="080560B4" w:rsidR="008B4DF2" w:rsidDel="00647D56" w:rsidRDefault="00000000" w:rsidP="001500D4">
      <w:pPr>
        <w:pStyle w:val="FirstParagraph"/>
        <w:rPr>
          <w:del w:id="761" w:author="Marta Román Geada" w:date="2025-02-18T10:56:00Z" w16du:dateUtc="2025-02-18T10:56:00Z"/>
        </w:rPr>
      </w:pPr>
      <w:commentRangeStart w:id="762"/>
      <w:del w:id="763" w:author="Marta Román Geada" w:date="2025-02-18T10:56:00Z" w16du:dateUtc="2025-02-18T10:56:00Z">
        <w:r w:rsidDel="00647D56">
          <w:delText>In particular, regions that can buffer seagrasses from extreme stressors or provide cooler refuges may play a critical role in maintaining these valuable ecosystems in the face of global climate change (Canadell and Jackson, 2021; De Fouw et al., 2022).</w:delText>
        </w:r>
        <w:commentRangeEnd w:id="762"/>
        <w:r w:rsidR="00647D56" w:rsidDel="00647D56">
          <w:rPr>
            <w:rStyle w:val="Marquedecommentaire"/>
          </w:rPr>
          <w:commentReference w:id="762"/>
        </w:r>
      </w:del>
    </w:p>
    <w:p w14:paraId="62934119" w14:textId="578B26CF" w:rsidR="008B4DF2" w:rsidDel="000E18B1" w:rsidRDefault="00000000" w:rsidP="001500D4">
      <w:pPr>
        <w:pStyle w:val="Corpsdetexte"/>
        <w:rPr>
          <w:del w:id="764" w:author="Marta Román Geada" w:date="2025-02-18T10:31:00Z" w16du:dateUtc="2025-02-18T10:31:00Z"/>
        </w:rPr>
      </w:pPr>
      <w:del w:id="765" w:author="Marta Román Geada" w:date="2025-02-18T10:31:00Z" w16du:dateUtc="2025-02-18T10:31:00Z">
        <w:r w:rsidDel="000E18B1">
          <w:delText>Seagrass meadows function as foundational components of coastal ecosystems, sustaining diverse marine communities by providing essential habitats, nursery grounds, and trophic resources for fish, invertebrates, and migratory birds (Zoffoli et al., 2023). Their dense canopies stabilize sediment and protect shorelines from erosion, an increasingly crucial role as sea levels rise due to climate change (Folmer et al., 2012; Gacia et al., 1999). Recurrent HW events, which induce physiological stress like leaf darkening, can severely diminish seagrass density, thereby reducing their effectiveness in sediment stabilization and wave attenuation, ultimately increasing the risk of coastal erosion (Calleja et al., 2007). From a biodiversity perspective, degradation of these meadows disrupts intricate food webs, impacting commercially significant fish and shellfish populations that rely on seagrass for sustenance and refuge. This loss can reduce local fisheries’ productivity and threaten the livelihoods of coastal communities (Unsworth and Cullen-Unsworth, 2014). Furthermore, as seagrass meadows decline, their capacity to act as a blue carbon sink—critical for climate mitigation—also diminishes, inadvertently contributing to increased atmospheric carbon levels (Armitage and Fourqurean, 2016; Samper-Villarreal et al., 2020)</w:delText>
        </w:r>
      </w:del>
    </w:p>
    <w:p w14:paraId="463540EF" w14:textId="77777777" w:rsidR="008B4DF2" w:rsidRDefault="00000000">
      <w:pPr>
        <w:pStyle w:val="Titre1"/>
      </w:pPr>
      <w:bookmarkStart w:id="766" w:name="conclusion"/>
      <w:bookmarkEnd w:id="298"/>
      <w:bookmarkEnd w:id="757"/>
      <w:r>
        <w:t>6. Conclusion</w:t>
      </w:r>
    </w:p>
    <w:p w14:paraId="0408FD66" w14:textId="00FA57EC" w:rsidR="008B4DF2" w:rsidRDefault="00000000" w:rsidP="001500D4">
      <w:pPr>
        <w:pStyle w:val="FirstParagraph"/>
      </w:pPr>
      <w:r>
        <w:t xml:space="preserve">This research </w:t>
      </w:r>
      <w:del w:id="767" w:author="Marta Román Geada" w:date="2025-02-17T15:55:00Z" w16du:dateUtc="2025-02-17T15:55:00Z">
        <w:r w:rsidDel="00042CAF">
          <w:delText xml:space="preserve">has </w:delText>
        </w:r>
      </w:del>
      <w:r>
        <w:t xml:space="preserve">investigated the effects of both marine and atmospheric heatwaves on the intertidal seagrass </w:t>
      </w:r>
      <w:r>
        <w:rPr>
          <w:i/>
          <w:iCs/>
        </w:rPr>
        <w:t xml:space="preserve">Zostera </w:t>
      </w:r>
      <w:proofErr w:type="spellStart"/>
      <w:r>
        <w:rPr>
          <w:i/>
          <w:iCs/>
        </w:rPr>
        <w:t>noltei</w:t>
      </w:r>
      <w:proofErr w:type="spellEnd"/>
      <w:r>
        <w:t xml:space="preserve">, a critical component of coastal ecosystems facing increased thermal stress due to climate change. By examining reflectance under controlled experimental conditions and validating these findings with satellite observations, we aimed at understanding how extreme heat events affect seagrass health and assess the potential of remote sensing to monitor HW impacts. Our findings revealed that heatwaves lead to substantial declines in seagrass reflectance, particularly in the green and near-infrared regions, likely driven by pigment degradation and structural damage. This change </w:t>
      </w:r>
      <w:del w:id="768" w:author="Marta Román Geada" w:date="2025-02-18T11:11:00Z" w16du:dateUtc="2025-02-18T11:11:00Z">
        <w:r w:rsidDel="001D6BC2">
          <w:delText xml:space="preserve">is </w:delText>
        </w:r>
      </w:del>
      <w:ins w:id="769" w:author="Marta Román Geada" w:date="2025-02-18T11:11:00Z" w16du:dateUtc="2025-02-18T11:11:00Z">
        <w:r w:rsidR="001D6BC2">
          <w:t xml:space="preserve">was </w:t>
        </w:r>
      </w:ins>
      <w:r>
        <w:t xml:space="preserve">reflected in significant reductions in key vegetation indices such as NDVI and GLI. The Seagrass Heat Shock Index (SHSI), developed in this study, successfully detected seagrass darkening, a visible symptom of heatwave stress, demonstrating the viability of spectral monitoring to capture early-stage impacts of heat events on intertidal ecosystems. By connecting our findings with satellite data, we also documented the broader spatial impact of heatwaves on seagrass meadows in Quiberon Bay, France. The correlation between heatwave exposure and darkening of seagrass </w:t>
      </w:r>
      <w:r>
        <w:lastRenderedPageBreak/>
        <w:t xml:space="preserve">suggests that remote sensing, combined with targeted field observations, can enhance our understanding of ecosystem responses to climate-driven thermal events. These results advocate for integrating continuous spectral monitoring into conservation strategies, as it can help predict seagrass resilience and guide adaptive management practices. </w:t>
      </w:r>
      <w:del w:id="770" w:author="Marta Román Geada" w:date="2025-02-18T13:37:00Z" w16du:dateUtc="2025-02-18T13:37:00Z">
        <w:r w:rsidDel="00B33A46">
          <w:delText xml:space="preserve">As climate change accelerates, with a predicted increase in the frequency and intensity of heatwaves in the next decades, the vulnerability of intertidal zones to such events will likely intensify, compromising meadows survival and their ecosystem functions. </w:delText>
        </w:r>
      </w:del>
      <w:r>
        <w:t>This study not only underscores the importance of seagrass meadows in coastal ecosystems but also highlights the urgency of protecting these critical habitats. Future work should focus on refining remote sensing tools and examining the cumulative effects of repeated heatwave events to support the conservation of intertidal seagrass meadows in a warming world.</w:t>
      </w:r>
    </w:p>
    <w:p w14:paraId="67EDED19" w14:textId="77777777" w:rsidR="008B4DF2" w:rsidRDefault="00000000">
      <w:pPr>
        <w:pStyle w:val="Titre1"/>
      </w:pPr>
      <w:bookmarkStart w:id="771" w:name="annexes"/>
      <w:bookmarkEnd w:id="766"/>
      <w:r>
        <w:lastRenderedPageBreak/>
        <w:t>7. Annexes</w:t>
      </w:r>
    </w:p>
    <w:p w14:paraId="2DADB705" w14:textId="77777777" w:rsidR="008B4DF2" w:rsidRDefault="00000000">
      <w:pPr>
        <w:pStyle w:val="Titre2"/>
      </w:pPr>
      <w:bookmarkStart w:id="772" w:name="sec-AnnexeA"/>
      <w:r>
        <w:t>7.1 Annexes A - Temperatures of the experiment</w:t>
      </w:r>
    </w:p>
    <w:p w14:paraId="7C52F39C" w14:textId="77777777" w:rsidR="008B4DF2" w:rsidRDefault="00000000">
      <w:pPr>
        <w:pStyle w:val="CaptionedFigure"/>
      </w:pPr>
      <w:r>
        <w:rPr>
          <w:noProof/>
        </w:rPr>
        <w:drawing>
          <wp:inline distT="0" distB="0" distL="0" distR="0" wp14:anchorId="1267E936" wp14:editId="376A80F4">
            <wp:extent cx="5943600" cy="5943600"/>
            <wp:effectExtent l="0" t="0" r="0" b="0"/>
            <wp:docPr id="116" name="Picture" descr="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
            <wp:cNvGraphicFramePr/>
            <a:graphic xmlns:a="http://schemas.openxmlformats.org/drawingml/2006/main">
              <a:graphicData uri="http://schemas.openxmlformats.org/drawingml/2006/picture">
                <pic:pic xmlns:pic="http://schemas.openxmlformats.org/drawingml/2006/picture">
                  <pic:nvPicPr>
                    <pic:cNvPr id="117" name="Picture" descr="Figs/High_res/Temperature_compare.png"/>
                    <pic:cNvPicPr>
                      <a:picLocks noChangeAspect="1" noChangeArrowheads="1"/>
                    </pic:cNvPicPr>
                  </pic:nvPicPr>
                  <pic:blipFill>
                    <a:blip r:embed="rId24"/>
                    <a:stretch>
                      <a:fillRect/>
                    </a:stretch>
                  </pic:blipFill>
                  <pic:spPr bwMode="auto">
                    <a:xfrm>
                      <a:off x="0" y="0"/>
                      <a:ext cx="5943600" cy="5943600"/>
                    </a:xfrm>
                    <a:prstGeom prst="rect">
                      <a:avLst/>
                    </a:prstGeom>
                    <a:noFill/>
                    <a:ln w="9525">
                      <a:noFill/>
                      <a:headEnd/>
                      <a:tailEnd/>
                    </a:ln>
                  </pic:spPr>
                </pic:pic>
              </a:graphicData>
            </a:graphic>
          </wp:inline>
        </w:drawing>
      </w:r>
    </w:p>
    <w:p w14:paraId="15589BBD" w14:textId="56992A58" w:rsidR="008B4DF2" w:rsidRDefault="00000000">
      <w:pPr>
        <w:pStyle w:val="ImageCaption"/>
      </w:pPr>
      <w:proofErr w:type="spellStart"/>
      <w:r>
        <w:t>Annexe</w:t>
      </w:r>
      <w:proofErr w:type="spellEnd"/>
      <w:r>
        <w:t xml:space="preserve"> A1: Comparison of daily maximum temperatures in August measured using an in-situ sensor (blue) and retrieved from </w:t>
      </w:r>
      <w:proofErr w:type="spellStart"/>
      <w:r>
        <w:t>Meteo</w:t>
      </w:r>
      <w:proofErr w:type="spellEnd"/>
      <w:r>
        <w:t xml:space="preserve"> France (orange). The solid line in the middle of the boxplot represents the median, the two ends of the box represent the 25th and 75th percentiles, and the whiskers represent values that </w:t>
      </w:r>
      <w:del w:id="773" w:author="Marta Román Geada" w:date="2025-02-18T13:38:00Z" w16du:dateUtc="2025-02-18T13:38:00Z">
        <w:r w:rsidDel="00B33A46">
          <w:delText>are no more than</w:delText>
        </w:r>
      </w:del>
      <w:ins w:id="774" w:author="Marta Román Geada" w:date="2025-02-18T13:38:00Z" w16du:dateUtc="2025-02-18T13:38:00Z">
        <w:r w:rsidR="00B33A46">
          <w:t>are below</w:t>
        </w:r>
      </w:ins>
      <w:r>
        <w:t xml:space="preserve"> 1.5 times the interquartile range.</w:t>
      </w:r>
    </w:p>
    <w:p w14:paraId="035B6314" w14:textId="77777777" w:rsidR="008B4DF2" w:rsidRDefault="00000000" w:rsidP="001500D4">
      <w:pPr>
        <w:pStyle w:val="Corpsdetexte"/>
      </w:pPr>
      <w:commentRangeStart w:id="775"/>
      <w:commentRangeStart w:id="776"/>
      <w:r>
        <w:t xml:space="preserve">On average, </w:t>
      </w:r>
      <w:r>
        <w:rPr>
          <w:i/>
          <w:iCs/>
        </w:rPr>
        <w:t>in situ</w:t>
      </w:r>
      <w:r>
        <w:t xml:space="preserve"> temperatures were 3 ± 3.2°C higher than those recorded by </w:t>
      </w:r>
      <w:proofErr w:type="spellStart"/>
      <w:r>
        <w:t>Meteo</w:t>
      </w:r>
      <w:proofErr w:type="spellEnd"/>
      <w:r>
        <w:t xml:space="preserve"> France. Additionally, temperatures recorded by </w:t>
      </w:r>
      <w:proofErr w:type="spellStart"/>
      <w:r>
        <w:t>Meteo</w:t>
      </w:r>
      <w:proofErr w:type="spellEnd"/>
      <w:r>
        <w:t xml:space="preserve"> France were more stable than </w:t>
      </w:r>
      <w:r>
        <w:lastRenderedPageBreak/>
        <w:t xml:space="preserve">those from the </w:t>
      </w:r>
      <w:r>
        <w:rPr>
          <w:i/>
          <w:iCs/>
        </w:rPr>
        <w:t>in situ</w:t>
      </w:r>
      <w:r>
        <w:t xml:space="preserve"> sensors, likely due to the sheltered and shaded location of the </w:t>
      </w:r>
      <w:proofErr w:type="spellStart"/>
      <w:r>
        <w:t>Meteo</w:t>
      </w:r>
      <w:proofErr w:type="spellEnd"/>
      <w:r>
        <w:t xml:space="preserve"> France equipment. This difference was used to adjust heatwave temperatures measured by </w:t>
      </w:r>
      <w:proofErr w:type="spellStart"/>
      <w:r>
        <w:t>Meteo</w:t>
      </w:r>
      <w:proofErr w:type="spellEnd"/>
      <w:r>
        <w:t xml:space="preserve"> France to better reflect the conditions experienced by the seagrasses.</w:t>
      </w:r>
      <w:commentRangeEnd w:id="775"/>
      <w:r w:rsidR="000E6CE3">
        <w:rPr>
          <w:rStyle w:val="Marquedecommentaire"/>
        </w:rPr>
        <w:commentReference w:id="775"/>
      </w:r>
      <w:commentRangeEnd w:id="776"/>
      <w:r w:rsidR="004A5622">
        <w:rPr>
          <w:rStyle w:val="Marquedecommentaire"/>
        </w:rPr>
        <w:commentReference w:id="776"/>
      </w:r>
    </w:p>
    <w:p w14:paraId="63F49955" w14:textId="77777777" w:rsidR="008B4DF2" w:rsidRDefault="00000000">
      <w:pPr>
        <w:pStyle w:val="Titre1"/>
      </w:pPr>
      <w:bookmarkStart w:id="777" w:name="references"/>
      <w:bookmarkEnd w:id="771"/>
      <w:bookmarkEnd w:id="772"/>
      <w:r>
        <w:t>8. References</w:t>
      </w:r>
    </w:p>
    <w:p w14:paraId="13B67CDE" w14:textId="0BA9858E" w:rsidR="00D0636A" w:rsidRPr="00D0636A" w:rsidRDefault="00D0636A" w:rsidP="00D0636A">
      <w:pPr>
        <w:pStyle w:val="Bibliographie"/>
        <w:rPr>
          <w:ins w:id="778" w:author="Marta Román Geada" w:date="2025-02-17T13:06:00Z"/>
          <w:rPrChange w:id="779" w:author="Marta Román Geada" w:date="2025-02-17T13:06:00Z" w16du:dateUtc="2025-02-17T13:06:00Z">
            <w:rPr>
              <w:ins w:id="780" w:author="Marta Román Geada" w:date="2025-02-17T13:06:00Z"/>
              <w:lang w:val="es-ES"/>
            </w:rPr>
          </w:rPrChange>
        </w:rPr>
      </w:pPr>
      <w:bookmarkStart w:id="781" w:name="ref-arias2018marine"/>
      <w:bookmarkStart w:id="782" w:name="refs"/>
      <w:proofErr w:type="spellStart"/>
      <w:ins w:id="783" w:author="Marta Román Geada" w:date="2025-02-17T13:06:00Z">
        <w:r w:rsidRPr="00D0636A">
          <w:rPr>
            <w:rPrChange w:id="784" w:author="Marta Román Geada" w:date="2025-02-17T13:06:00Z" w16du:dateUtc="2025-02-17T13:06:00Z">
              <w:rPr>
                <w:lang w:val="es-ES"/>
              </w:rPr>
            </w:rPrChange>
          </w:rPr>
          <w:t>Allakhverdiev</w:t>
        </w:r>
        <w:proofErr w:type="spellEnd"/>
        <w:r w:rsidRPr="00D0636A">
          <w:rPr>
            <w:rPrChange w:id="785" w:author="Marta Román Geada" w:date="2025-02-17T13:06:00Z" w16du:dateUtc="2025-02-17T13:06:00Z">
              <w:rPr>
                <w:lang w:val="es-ES"/>
              </w:rPr>
            </w:rPrChange>
          </w:rPr>
          <w:t xml:space="preserve">, S.I., </w:t>
        </w:r>
        <w:proofErr w:type="spellStart"/>
        <w:r w:rsidRPr="00D0636A">
          <w:rPr>
            <w:rPrChange w:id="786" w:author="Marta Román Geada" w:date="2025-02-17T13:06:00Z" w16du:dateUtc="2025-02-17T13:06:00Z">
              <w:rPr>
                <w:lang w:val="es-ES"/>
              </w:rPr>
            </w:rPrChange>
          </w:rPr>
          <w:t>Kreslavski</w:t>
        </w:r>
        <w:proofErr w:type="spellEnd"/>
        <w:r w:rsidRPr="00D0636A">
          <w:rPr>
            <w:rPrChange w:id="787" w:author="Marta Román Geada" w:date="2025-02-17T13:06:00Z" w16du:dateUtc="2025-02-17T13:06:00Z">
              <w:rPr>
                <w:lang w:val="es-ES"/>
              </w:rPr>
            </w:rPrChange>
          </w:rPr>
          <w:t xml:space="preserve">, V.D., Klimov, V. V., Los, D.A., Carpentier, R., Mohanty, P., 2008. Heat stress: An overview of molecular responses in photosynthesis. Photosynth. Res. 98, 541–550. </w:t>
        </w:r>
      </w:ins>
    </w:p>
    <w:p w14:paraId="39AB2C05" w14:textId="77777777" w:rsidR="008B4DF2" w:rsidRDefault="00000000">
      <w:pPr>
        <w:pStyle w:val="Bibliographie"/>
      </w:pPr>
      <w:r>
        <w:t xml:space="preserve">Arias-Ortiz, A., Serrano, O., </w:t>
      </w:r>
      <w:proofErr w:type="spellStart"/>
      <w:r>
        <w:t>Masqué</w:t>
      </w:r>
      <w:proofErr w:type="spellEnd"/>
      <w:r>
        <w:t xml:space="preserve">, P., Lavery, P.S., Mueller, U., Kendrick, G.A., </w:t>
      </w:r>
      <w:proofErr w:type="spellStart"/>
      <w:r>
        <w:t>Rozaimi</w:t>
      </w:r>
      <w:proofErr w:type="spellEnd"/>
      <w:r>
        <w:t xml:space="preserve">, M., Esteban, A., Fourqurean, J.W., </w:t>
      </w:r>
      <w:proofErr w:type="spellStart"/>
      <w:r>
        <w:t>Marbà</w:t>
      </w:r>
      <w:proofErr w:type="spellEnd"/>
      <w:r>
        <w:t>, N., others, 2018. A marine heatwave drives massive losses from the world’s largest seagrass carbon stocks. Nature Climate Change 8, 338–344.</w:t>
      </w:r>
    </w:p>
    <w:p w14:paraId="76C482FF" w14:textId="77777777" w:rsidR="008B4DF2" w:rsidRPr="008B4409" w:rsidRDefault="00000000">
      <w:pPr>
        <w:pStyle w:val="Bibliographie"/>
        <w:rPr>
          <w:lang w:val="es-ES"/>
          <w:rPrChange w:id="788" w:author="Marta Román Geada" w:date="2025-02-17T08:13:00Z" w16du:dateUtc="2025-02-17T08:13:00Z">
            <w:rPr/>
          </w:rPrChange>
        </w:rPr>
      </w:pPr>
      <w:bookmarkStart w:id="789" w:name="ref-armitage2016carbon"/>
      <w:bookmarkEnd w:id="781"/>
      <w:r>
        <w:t xml:space="preserve">Armitage, A., Fourqurean, J.W., 2016. Carbon storage in seagrass soils: Long-term nutrient history exceeds the effects of near-term nutrient enrichment. </w:t>
      </w:r>
      <w:proofErr w:type="spellStart"/>
      <w:r w:rsidRPr="008B4409">
        <w:rPr>
          <w:lang w:val="es-ES"/>
          <w:rPrChange w:id="790" w:author="Marta Román Geada" w:date="2025-02-17T08:13:00Z" w16du:dateUtc="2025-02-17T08:13:00Z">
            <w:rPr/>
          </w:rPrChange>
        </w:rPr>
        <w:t>Biogeosciences</w:t>
      </w:r>
      <w:proofErr w:type="spellEnd"/>
      <w:r w:rsidRPr="008B4409">
        <w:rPr>
          <w:lang w:val="es-ES"/>
          <w:rPrChange w:id="791" w:author="Marta Román Geada" w:date="2025-02-17T08:13:00Z" w16du:dateUtc="2025-02-17T08:13:00Z">
            <w:rPr/>
          </w:rPrChange>
        </w:rPr>
        <w:t xml:space="preserve"> 13, 313–321.</w:t>
      </w:r>
    </w:p>
    <w:p w14:paraId="6BE25FE7" w14:textId="77777777" w:rsidR="008B4DF2" w:rsidRDefault="00000000">
      <w:pPr>
        <w:pStyle w:val="Bibliographie"/>
      </w:pPr>
      <w:bookmarkStart w:id="792" w:name="ref-bastos2023high"/>
      <w:bookmarkEnd w:id="789"/>
      <w:r w:rsidRPr="008B4409">
        <w:rPr>
          <w:lang w:val="es-ES"/>
          <w:rPrChange w:id="793" w:author="Marta Román Geada" w:date="2025-02-17T08:13:00Z" w16du:dateUtc="2025-02-17T08:13:00Z">
            <w:rPr/>
          </w:rPrChange>
        </w:rPr>
        <w:t xml:space="preserve">Bastos, M., </w:t>
      </w:r>
      <w:proofErr w:type="spellStart"/>
      <w:r w:rsidRPr="008B4409">
        <w:rPr>
          <w:lang w:val="es-ES"/>
          <w:rPrChange w:id="794" w:author="Marta Román Geada" w:date="2025-02-17T08:13:00Z" w16du:dateUtc="2025-02-17T08:13:00Z">
            <w:rPr/>
          </w:rPrChange>
        </w:rPr>
        <w:t>Roebeling</w:t>
      </w:r>
      <w:proofErr w:type="spellEnd"/>
      <w:r w:rsidRPr="008B4409">
        <w:rPr>
          <w:lang w:val="es-ES"/>
          <w:rPrChange w:id="795" w:author="Marta Román Geada" w:date="2025-02-17T08:13:00Z" w16du:dateUtc="2025-02-17T08:13:00Z">
            <w:rPr/>
          </w:rPrChange>
        </w:rPr>
        <w:t xml:space="preserve">, P., Alves, F.L., Villasante, S., </w:t>
      </w:r>
      <w:proofErr w:type="spellStart"/>
      <w:r w:rsidRPr="008B4409">
        <w:rPr>
          <w:lang w:val="es-ES"/>
          <w:rPrChange w:id="796" w:author="Marta Román Geada" w:date="2025-02-17T08:13:00Z" w16du:dateUtc="2025-02-17T08:13:00Z">
            <w:rPr/>
          </w:rPrChange>
        </w:rPr>
        <w:t>Magalhães</w:t>
      </w:r>
      <w:proofErr w:type="spellEnd"/>
      <w:r w:rsidRPr="008B4409">
        <w:rPr>
          <w:lang w:val="es-ES"/>
          <w:rPrChange w:id="797" w:author="Marta Román Geada" w:date="2025-02-17T08:13:00Z" w16du:dateUtc="2025-02-17T08:13:00Z">
            <w:rPr/>
          </w:rPrChange>
        </w:rPr>
        <w:t xml:space="preserve"> </w:t>
      </w:r>
      <w:proofErr w:type="spellStart"/>
      <w:r w:rsidRPr="008B4409">
        <w:rPr>
          <w:lang w:val="es-ES"/>
          <w:rPrChange w:id="798" w:author="Marta Román Geada" w:date="2025-02-17T08:13:00Z" w16du:dateUtc="2025-02-17T08:13:00Z">
            <w:rPr/>
          </w:rPrChange>
        </w:rPr>
        <w:t>Filho</w:t>
      </w:r>
      <w:proofErr w:type="spellEnd"/>
      <w:r w:rsidRPr="008B4409">
        <w:rPr>
          <w:lang w:val="es-ES"/>
          <w:rPrChange w:id="799" w:author="Marta Román Geada" w:date="2025-02-17T08:13:00Z" w16du:dateUtc="2025-02-17T08:13:00Z">
            <w:rPr/>
          </w:rPrChange>
        </w:rPr>
        <w:t xml:space="preserve">, L., 2023. </w:t>
      </w:r>
      <w:r>
        <w:t xml:space="preserve">High risk water pollution hazards affecting </w:t>
      </w:r>
      <w:proofErr w:type="spellStart"/>
      <w:r>
        <w:t>aveiro</w:t>
      </w:r>
      <w:proofErr w:type="spellEnd"/>
      <w:r>
        <w:t xml:space="preserve"> coastal lagoon (</w:t>
      </w:r>
      <w:proofErr w:type="spellStart"/>
      <w:r>
        <w:t>portugal</w:t>
      </w:r>
      <w:proofErr w:type="spellEnd"/>
      <w:r>
        <w:t xml:space="preserve">)–a habitat risk assessment using </w:t>
      </w:r>
      <w:proofErr w:type="spellStart"/>
      <w:r>
        <w:t>InVEST</w:t>
      </w:r>
      <w:proofErr w:type="spellEnd"/>
      <w:r>
        <w:t>. Ecological Informatics 76, 102144.</w:t>
      </w:r>
    </w:p>
    <w:p w14:paraId="66861714" w14:textId="77777777" w:rsidR="008B4DF2" w:rsidRDefault="00000000">
      <w:pPr>
        <w:pStyle w:val="Bibliographie"/>
        <w:rPr>
          <w:ins w:id="800" w:author="Marta Román Geada" w:date="2025-02-18T12:38:00Z" w16du:dateUtc="2025-02-18T12:38:00Z"/>
        </w:rPr>
      </w:pPr>
      <w:bookmarkStart w:id="801" w:name="ref-berger2024eelgrass"/>
      <w:bookmarkEnd w:id="792"/>
      <w:r>
        <w:t xml:space="preserve">Berger, A.C., Berg, P., McGlathery, K.J., Aoki, L.R., Kerns, K., 2024. Eelgrass meadow response to heat stress. II. Impacts of ocean warming and marine heatwaves measured by novel metrics. Marine Ecology Progress Series 736, 47–62. </w:t>
      </w:r>
      <w:hyperlink r:id="rId25">
        <w:r w:rsidR="008B4DF2">
          <w:rPr>
            <w:rStyle w:val="Lienhypertexte"/>
          </w:rPr>
          <w:t>https://doi.org/10.3354/meps14588</w:t>
        </w:r>
      </w:hyperlink>
    </w:p>
    <w:p w14:paraId="7C8CBB7A" w14:textId="3BFA0CE0" w:rsidR="00C32120" w:rsidRDefault="00C32120">
      <w:pPr>
        <w:pStyle w:val="Bibliographie"/>
      </w:pPr>
      <w:ins w:id="802" w:author="Marta Román Geada" w:date="2025-02-18T12:38:00Z" w16du:dateUtc="2025-02-18T12:38:00Z">
        <w:r w:rsidRPr="00C32120">
          <w:t xml:space="preserve">Borum, J., Greve, T.M., 2004. The four European seagrass species. In: Borum, J., Duarte, C.M., Krause-Jensen, D., Greve, T.M. (Eds.), European Seagrasses: an Introduction to Monitoring and Management, 1-7. EU Project Monitoring and Managing of European Seagrasses (M&amp;MS). </w:t>
        </w:r>
        <w:r>
          <w:fldChar w:fldCharType="begin"/>
        </w:r>
        <w:r>
          <w:instrText>HYPERLINK "</w:instrText>
        </w:r>
        <w:r w:rsidRPr="00C32120">
          <w:instrText>http://www.seagrasses.org</w:instrText>
        </w:r>
        <w:r>
          <w:instrText>"</w:instrText>
        </w:r>
        <w:r>
          <w:fldChar w:fldCharType="separate"/>
        </w:r>
        <w:r w:rsidRPr="003D63E0">
          <w:rPr>
            <w:rStyle w:val="Lienhypertexte"/>
          </w:rPr>
          <w:t>http://www.seagrasses.org</w:t>
        </w:r>
        <w:r>
          <w:fldChar w:fldCharType="end"/>
        </w:r>
        <w:r w:rsidRPr="00C32120">
          <w:t>.</w:t>
        </w:r>
        <w:r>
          <w:t xml:space="preserve"> </w:t>
        </w:r>
      </w:ins>
    </w:p>
    <w:p w14:paraId="41304557" w14:textId="77777777" w:rsidR="008B4DF2" w:rsidRDefault="00000000">
      <w:pPr>
        <w:pStyle w:val="Bibliographie"/>
        <w:rPr>
          <w:ins w:id="803" w:author="Marta Román Geada" w:date="2025-02-18T12:38:00Z" w16du:dateUtc="2025-02-18T12:38:00Z"/>
        </w:rPr>
      </w:pPr>
      <w:bookmarkStart w:id="804" w:name="ref-boyer1988senescence"/>
      <w:bookmarkEnd w:id="801"/>
      <w:r>
        <w:t>Boyer, M., Miller, J., Belanger, M., Hare, E., Wu, J., 1988. Senescence and spectral reflectance in leaves of northern pin oak (</w:t>
      </w:r>
      <w:proofErr w:type="spellStart"/>
      <w:r>
        <w:t>quercus</w:t>
      </w:r>
      <w:proofErr w:type="spellEnd"/>
      <w:r>
        <w:t xml:space="preserve"> palustris </w:t>
      </w:r>
      <w:proofErr w:type="spellStart"/>
      <w:r>
        <w:t>muenchh</w:t>
      </w:r>
      <w:proofErr w:type="spellEnd"/>
      <w:r>
        <w:t>.). Remote Sensing of Environment 25, 71–87.</w:t>
      </w:r>
    </w:p>
    <w:p w14:paraId="58AF0A4E" w14:textId="77777777" w:rsidR="00C32120" w:rsidRDefault="00C32120">
      <w:pPr>
        <w:pStyle w:val="Bibliographie"/>
      </w:pPr>
    </w:p>
    <w:p w14:paraId="5CE92A1A" w14:textId="77777777" w:rsidR="00A55712" w:rsidRPr="00585364" w:rsidRDefault="00A55712" w:rsidP="00A55712">
      <w:pPr>
        <w:pStyle w:val="Bibliographie"/>
        <w:rPr>
          <w:ins w:id="805" w:author="Marta Román Geada" w:date="2025-02-17T10:21:00Z"/>
          <w:rPrChange w:id="806" w:author="Marta Román Geada" w:date="2025-02-17T15:15:00Z" w16du:dateUtc="2025-02-17T15:15:00Z">
            <w:rPr>
              <w:ins w:id="807" w:author="Marta Román Geada" w:date="2025-02-17T10:21:00Z"/>
              <w:lang w:val="es-ES"/>
            </w:rPr>
          </w:rPrChange>
        </w:rPr>
      </w:pPr>
      <w:bookmarkStart w:id="808" w:name="ref-JSSv100i05"/>
      <w:bookmarkEnd w:id="804"/>
      <w:ins w:id="809" w:author="Marta Román Geada" w:date="2025-02-17T10:21:00Z">
        <w:r w:rsidRPr="00533661">
          <w:rPr>
            <w:rPrChange w:id="810" w:author="simon oiry" w:date="2025-02-18T15:20:00Z" w16du:dateUtc="2025-02-18T14:20:00Z">
              <w:rPr>
                <w:lang w:val="es-ES"/>
              </w:rPr>
            </w:rPrChange>
          </w:rPr>
          <w:lastRenderedPageBreak/>
          <w:t>Brun, F.G., Vergara, J.J., Navarro, G., Hernández, I., Pérez-</w:t>
        </w:r>
        <w:proofErr w:type="spellStart"/>
        <w:r w:rsidRPr="00533661">
          <w:rPr>
            <w:rPrChange w:id="811" w:author="simon oiry" w:date="2025-02-18T15:20:00Z" w16du:dateUtc="2025-02-18T14:20:00Z">
              <w:rPr>
                <w:lang w:val="es-ES"/>
              </w:rPr>
            </w:rPrChange>
          </w:rPr>
          <w:t>lloréns</w:t>
        </w:r>
        <w:proofErr w:type="spellEnd"/>
        <w:r w:rsidRPr="00533661">
          <w:rPr>
            <w:rPrChange w:id="812" w:author="simon oiry" w:date="2025-02-18T15:20:00Z" w16du:dateUtc="2025-02-18T14:20:00Z">
              <w:rPr>
                <w:lang w:val="es-ES"/>
              </w:rPr>
            </w:rPrChange>
          </w:rPr>
          <w:t xml:space="preserve">, J.L., 2003. </w:t>
        </w:r>
        <w:r w:rsidRPr="00A55712">
          <w:rPr>
            <w:rPrChange w:id="813" w:author="Marta Román Geada" w:date="2025-02-17T10:21:00Z" w16du:dateUtc="2025-02-17T10:21:00Z">
              <w:rPr>
                <w:lang w:val="es-ES"/>
              </w:rPr>
            </w:rPrChange>
          </w:rPr>
          <w:t xml:space="preserve">Effect of shading by Ulva rigida canopies on growth and carbon balance of the seagrass Zostera </w:t>
        </w:r>
        <w:proofErr w:type="spellStart"/>
        <w:r w:rsidRPr="00A55712">
          <w:rPr>
            <w:rPrChange w:id="814" w:author="Marta Román Geada" w:date="2025-02-17T10:21:00Z" w16du:dateUtc="2025-02-17T10:21:00Z">
              <w:rPr>
                <w:lang w:val="es-ES"/>
              </w:rPr>
            </w:rPrChange>
          </w:rPr>
          <w:t>noltii</w:t>
        </w:r>
        <w:proofErr w:type="spellEnd"/>
        <w:r w:rsidRPr="00A55712">
          <w:rPr>
            <w:rPrChange w:id="815" w:author="Marta Román Geada" w:date="2025-02-17T10:21:00Z" w16du:dateUtc="2025-02-17T10:21:00Z">
              <w:rPr>
                <w:lang w:val="es-ES"/>
              </w:rPr>
            </w:rPrChange>
          </w:rPr>
          <w:t xml:space="preserve">. </w:t>
        </w:r>
        <w:r w:rsidRPr="00585364">
          <w:rPr>
            <w:rPrChange w:id="816" w:author="Marta Román Geada" w:date="2025-02-17T15:15:00Z" w16du:dateUtc="2025-02-17T15:15:00Z">
              <w:rPr>
                <w:lang w:val="es-ES"/>
              </w:rPr>
            </w:rPrChange>
          </w:rPr>
          <w:t>Mar. Ecol. Prog. Ser. 265, 85–96.</w:t>
        </w:r>
      </w:ins>
    </w:p>
    <w:p w14:paraId="73E0E3BC" w14:textId="77777777" w:rsidR="008B4DF2" w:rsidRDefault="00000000">
      <w:pPr>
        <w:pStyle w:val="Bibliographie"/>
      </w:pPr>
      <w:proofErr w:type="spellStart"/>
      <w:r>
        <w:t>Bürkner</w:t>
      </w:r>
      <w:proofErr w:type="spellEnd"/>
      <w:r>
        <w:t xml:space="preserve">, P.-C., 2021. Bayesian item response modeling in r with brms and stan. Journal of Statistical Software 100, 1–54. </w:t>
      </w:r>
      <w:hyperlink r:id="rId26">
        <w:r w:rsidR="008B4DF2">
          <w:rPr>
            <w:rStyle w:val="Lienhypertexte"/>
          </w:rPr>
          <w:t>https://doi.org/10.18637/jss.v100.i05</w:t>
        </w:r>
      </w:hyperlink>
    </w:p>
    <w:p w14:paraId="158D87EE" w14:textId="77777777" w:rsidR="008B4DF2" w:rsidRDefault="00000000">
      <w:pPr>
        <w:pStyle w:val="Bibliographie"/>
      </w:pPr>
      <w:bookmarkStart w:id="817" w:name="ref-cabaco2009individual"/>
      <w:bookmarkEnd w:id="808"/>
      <w:proofErr w:type="spellStart"/>
      <w:r>
        <w:t>Cabaço</w:t>
      </w:r>
      <w:proofErr w:type="spellEnd"/>
      <w:r>
        <w:t xml:space="preserve">, S., </w:t>
      </w:r>
      <w:proofErr w:type="spellStart"/>
      <w:r>
        <w:t>Machás</w:t>
      </w:r>
      <w:proofErr w:type="spellEnd"/>
      <w:r>
        <w:t xml:space="preserve">, R., Santos, R., 2009. Individual and population plasticity of the seagrass </w:t>
      </w:r>
      <w:proofErr w:type="spellStart"/>
      <w:r>
        <w:t>zostera</w:t>
      </w:r>
      <w:proofErr w:type="spellEnd"/>
      <w:r>
        <w:t xml:space="preserve"> </w:t>
      </w:r>
      <w:proofErr w:type="spellStart"/>
      <w:r>
        <w:t>noltii</w:t>
      </w:r>
      <w:proofErr w:type="spellEnd"/>
      <w:r>
        <w:t xml:space="preserve"> along a vertical intertidal gradient. Estuarine, Coastal and Shelf Science 82, 301–308.</w:t>
      </w:r>
    </w:p>
    <w:p w14:paraId="71A466D6" w14:textId="77777777" w:rsidR="008B4DF2" w:rsidRDefault="00000000">
      <w:pPr>
        <w:pStyle w:val="Bibliographie"/>
      </w:pPr>
      <w:bookmarkStart w:id="818" w:name="ref-calleja2007relationship"/>
      <w:bookmarkEnd w:id="817"/>
      <w:r>
        <w:t xml:space="preserve">Calleja, M.L., </w:t>
      </w:r>
      <w:proofErr w:type="spellStart"/>
      <w:r>
        <w:t>Marbà</w:t>
      </w:r>
      <w:proofErr w:type="spellEnd"/>
      <w:r>
        <w:t>, N., Duarte, C.M., 2007. The relationship between seagrass (</w:t>
      </w:r>
      <w:proofErr w:type="spellStart"/>
      <w:r>
        <w:t>posidonia</w:t>
      </w:r>
      <w:proofErr w:type="spellEnd"/>
      <w:r>
        <w:t xml:space="preserve"> </w:t>
      </w:r>
      <w:proofErr w:type="spellStart"/>
      <w:r>
        <w:t>oceanica</w:t>
      </w:r>
      <w:proofErr w:type="spellEnd"/>
      <w:r>
        <w:t>) decline and sulfide porewater concentration in carbonate sediments. Estuarine, Coastal and Shelf Science 73, 583–588.</w:t>
      </w:r>
    </w:p>
    <w:p w14:paraId="4B0A147B" w14:textId="77777777" w:rsidR="008B4DF2" w:rsidRDefault="00000000">
      <w:pPr>
        <w:pStyle w:val="Bibliographie"/>
      </w:pPr>
      <w:bookmarkStart w:id="819" w:name="ref-canadell2021ecosystem"/>
      <w:bookmarkEnd w:id="818"/>
      <w:proofErr w:type="spellStart"/>
      <w:r>
        <w:t>Canadell</w:t>
      </w:r>
      <w:proofErr w:type="spellEnd"/>
      <w:r>
        <w:t>, J.G., Jackson, R.B., 2021. Ecosystem collapse and climate change. Springer.</w:t>
      </w:r>
    </w:p>
    <w:p w14:paraId="5CC08C85" w14:textId="77777777" w:rsidR="008B4DF2" w:rsidRDefault="00000000">
      <w:pPr>
        <w:pStyle w:val="Bibliographie"/>
      </w:pPr>
      <w:bookmarkStart w:id="820" w:name="ref-carlson2018sea"/>
      <w:bookmarkEnd w:id="819"/>
      <w:r>
        <w:t xml:space="preserve">Carlson, D.F., Yarbro, L.A., Scolaro, S., Poniatowski, M., McGee-Absten, V., Carlson Jr, P.R., 2018. Sea surface temperatures and seagrass mortality in </w:t>
      </w:r>
      <w:proofErr w:type="spellStart"/>
      <w:r>
        <w:t>florida</w:t>
      </w:r>
      <w:proofErr w:type="spellEnd"/>
      <w:r>
        <w:t xml:space="preserve"> bay: Spatial and temporal patterns discerned from MODIS and AVHRR data. Remote Sensing of Environment 208, 171–188.</w:t>
      </w:r>
    </w:p>
    <w:p w14:paraId="61DBC25A" w14:textId="77777777" w:rsidR="008B4DF2" w:rsidRDefault="00000000">
      <w:pPr>
        <w:pStyle w:val="Bibliographie"/>
      </w:pPr>
      <w:bookmarkStart w:id="821" w:name="ref-JSSv076i01"/>
      <w:bookmarkEnd w:id="820"/>
      <w:r>
        <w:t xml:space="preserve">Carpenter, B., Gelman, A., Hoffman, M.D., Lee, D., Goodrich, B., Betancourt, M., Brubaker, M., Guo, J., Li, P., Riddell, A., 2017. Stan: A probabilistic programming language. Journal of Statistical Software 76, 1–32. </w:t>
      </w:r>
      <w:hyperlink r:id="rId27">
        <w:r w:rsidR="008B4DF2">
          <w:rPr>
            <w:rStyle w:val="Lienhypertexte"/>
          </w:rPr>
          <w:t>https://doi.org/10.18637/jss.v076.i01</w:t>
        </w:r>
      </w:hyperlink>
    </w:p>
    <w:p w14:paraId="46BBD016" w14:textId="77777777" w:rsidR="008B4DF2" w:rsidRDefault="00000000">
      <w:pPr>
        <w:pStyle w:val="Bibliographie"/>
      </w:pPr>
      <w:bookmarkStart w:id="822" w:name="ref-CMEMS_1"/>
      <w:bookmarkEnd w:id="821"/>
      <w:r>
        <w:t xml:space="preserve">CMEMS, 2024. European </w:t>
      </w:r>
      <w:proofErr w:type="gramStart"/>
      <w:r>
        <w:t>north west</w:t>
      </w:r>
      <w:proofErr w:type="gramEnd"/>
      <w:r>
        <w:t xml:space="preserve"> shelf/</w:t>
      </w:r>
      <w:proofErr w:type="spellStart"/>
      <w:r>
        <w:t>iberia</w:t>
      </w:r>
      <w:proofErr w:type="spellEnd"/>
      <w:r>
        <w:t xml:space="preserve"> </w:t>
      </w:r>
      <w:proofErr w:type="spellStart"/>
      <w:r>
        <w:t>biscay</w:t>
      </w:r>
      <w:proofErr w:type="spellEnd"/>
      <w:r>
        <w:t xml:space="preserve"> </w:t>
      </w:r>
      <w:proofErr w:type="spellStart"/>
      <w:r>
        <w:t>irish</w:t>
      </w:r>
      <w:proofErr w:type="spellEnd"/>
      <w:r>
        <w:t xml:space="preserve"> seas – high resolution ODYSSEA sea surface temperature multi-sensor L3 observations reprocessed, </w:t>
      </w:r>
      <w:proofErr w:type="spellStart"/>
      <w:r>
        <w:t>e.u.</w:t>
      </w:r>
      <w:proofErr w:type="spellEnd"/>
      <w:r>
        <w:t xml:space="preserve"> Copernicus marine service information (CMEMS). Marine data store (MDS). (Accessed on 17-10-2024). </w:t>
      </w:r>
      <w:hyperlink r:id="rId28">
        <w:r w:rsidR="008B4DF2">
          <w:rPr>
            <w:rStyle w:val="Lienhypertexte"/>
          </w:rPr>
          <w:t>https://doi.org/10.48670/moi-00311</w:t>
        </w:r>
      </w:hyperlink>
    </w:p>
    <w:p w14:paraId="2E2AAA38" w14:textId="77777777" w:rsidR="008B4DF2" w:rsidRDefault="00000000">
      <w:pPr>
        <w:pStyle w:val="Bibliographie"/>
      </w:pPr>
      <w:bookmarkStart w:id="823" w:name="ref-dascaliuc2007heat"/>
      <w:bookmarkEnd w:id="822"/>
      <w:proofErr w:type="spellStart"/>
      <w:r w:rsidRPr="008B4409">
        <w:rPr>
          <w:lang w:val="es-ES"/>
          <w:rPrChange w:id="824" w:author="Marta Román Geada" w:date="2025-02-17T08:13:00Z" w16du:dateUtc="2025-02-17T08:13:00Z">
            <w:rPr/>
          </w:rPrChange>
        </w:rPr>
        <w:t>Dascaliuc</w:t>
      </w:r>
      <w:proofErr w:type="spellEnd"/>
      <w:r w:rsidRPr="008B4409">
        <w:rPr>
          <w:lang w:val="es-ES"/>
          <w:rPrChange w:id="825" w:author="Marta Román Geada" w:date="2025-02-17T08:13:00Z" w16du:dateUtc="2025-02-17T08:13:00Z">
            <w:rPr/>
          </w:rPrChange>
        </w:rPr>
        <w:t xml:space="preserve">, A., Ralea, T., Cuza, P., 2007. </w:t>
      </w:r>
      <w:r>
        <w:t>Influence of heat shock on chlorophyll fluorescence of white oak (</w:t>
      </w:r>
      <w:proofErr w:type="spellStart"/>
      <w:r>
        <w:t>quercus</w:t>
      </w:r>
      <w:proofErr w:type="spellEnd"/>
      <w:r>
        <w:t xml:space="preserve"> pubescens </w:t>
      </w:r>
      <w:proofErr w:type="spellStart"/>
      <w:r>
        <w:t>willd</w:t>
      </w:r>
      <w:proofErr w:type="spellEnd"/>
      <w:r>
        <w:t xml:space="preserve">.) leaves. </w:t>
      </w:r>
      <w:proofErr w:type="spellStart"/>
      <w:r>
        <w:t>Photosynthetica</w:t>
      </w:r>
      <w:proofErr w:type="spellEnd"/>
      <w:r>
        <w:t xml:space="preserve"> 45, 469–471. </w:t>
      </w:r>
      <w:hyperlink r:id="rId29">
        <w:r w:rsidR="008B4DF2">
          <w:rPr>
            <w:rStyle w:val="Lienhypertexte"/>
          </w:rPr>
          <w:t>https://doi.org/10.1007/s11099-007-0084-3</w:t>
        </w:r>
      </w:hyperlink>
    </w:p>
    <w:p w14:paraId="35D0F219" w14:textId="77777777" w:rsidR="008B4DF2" w:rsidRDefault="00000000">
      <w:pPr>
        <w:pStyle w:val="Bibliographie"/>
      </w:pPr>
      <w:bookmarkStart w:id="826" w:name="ref-davies2023multi"/>
      <w:bookmarkEnd w:id="823"/>
      <w:r>
        <w:t xml:space="preserve">Davies, B.F.R., </w:t>
      </w:r>
      <w:proofErr w:type="spellStart"/>
      <w:r>
        <w:t>Gernez</w:t>
      </w:r>
      <w:proofErr w:type="spellEnd"/>
      <w:r>
        <w:t xml:space="preserve">, P., Geraud, A., Oiry, S., Rosa, P., </w:t>
      </w:r>
      <w:proofErr w:type="spellStart"/>
      <w:r>
        <w:t>Zoffoli</w:t>
      </w:r>
      <w:proofErr w:type="spellEnd"/>
      <w:r>
        <w:t>, M.L., Barillé, L., 2023. Multi-and hyperspectral classification of soft-bottom intertidal vegetation using a spectral library for coastal biodiversity remote sensing. Remote Sensing of Environment 290, 113554.</w:t>
      </w:r>
    </w:p>
    <w:p w14:paraId="2BE47510" w14:textId="77777777" w:rsidR="008B4DF2" w:rsidRDefault="00000000">
      <w:pPr>
        <w:pStyle w:val="Bibliographie"/>
      </w:pPr>
      <w:bookmarkStart w:id="827" w:name="ref-davies2024sentinel"/>
      <w:bookmarkEnd w:id="826"/>
      <w:r>
        <w:t xml:space="preserve">Davies, B.F.R., Oiry, S., Rosa, P., </w:t>
      </w:r>
      <w:proofErr w:type="spellStart"/>
      <w:r>
        <w:t>Zoffoli</w:t>
      </w:r>
      <w:proofErr w:type="spellEnd"/>
      <w:r>
        <w:t>, M.L., Sousa, A.I., Thomas, O.R., Smale, D.A., Austen, M.C., Biermann, L., Attrill, M.J., others, 2024a. A sentinel watching over inter-</w:t>
      </w:r>
      <w:r>
        <w:lastRenderedPageBreak/>
        <w:t xml:space="preserve">tidal seagrass phenology across western </w:t>
      </w:r>
      <w:proofErr w:type="spellStart"/>
      <w:r>
        <w:t>europe</w:t>
      </w:r>
      <w:proofErr w:type="spellEnd"/>
      <w:r>
        <w:t xml:space="preserve"> and north </w:t>
      </w:r>
      <w:proofErr w:type="spellStart"/>
      <w:r>
        <w:t>africa</w:t>
      </w:r>
      <w:proofErr w:type="spellEnd"/>
      <w:r>
        <w:t xml:space="preserve">. Communications Earth &amp; Environment 5, 382. </w:t>
      </w:r>
      <w:hyperlink r:id="rId30">
        <w:r w:rsidR="008B4DF2">
          <w:rPr>
            <w:rStyle w:val="Lienhypertexte"/>
          </w:rPr>
          <w:t>https://doi.org/10.1038/s43247-024-01543-z</w:t>
        </w:r>
      </w:hyperlink>
    </w:p>
    <w:p w14:paraId="766BA154" w14:textId="77777777" w:rsidR="008B4DF2" w:rsidRDefault="00000000">
      <w:pPr>
        <w:pStyle w:val="Bibliographie"/>
      </w:pPr>
      <w:bookmarkStart w:id="828" w:name="ref-davies2024intertidal"/>
      <w:bookmarkEnd w:id="827"/>
      <w:r>
        <w:t xml:space="preserve">Davies, B.F.R., Oiry, S., Rosa, P., </w:t>
      </w:r>
      <w:proofErr w:type="spellStart"/>
      <w:r>
        <w:t>Zoffoli</w:t>
      </w:r>
      <w:proofErr w:type="spellEnd"/>
      <w:r>
        <w:t xml:space="preserve">, M.L., Sousa, A.I., Thomas, O.R., Smale, D.A., Austen, M.C., Biermann, L., Attrill, M.J., others, 2024b. Intertidal seagrass extent from sentinel-2 time-series show distinct trajectories in western </w:t>
      </w:r>
      <w:proofErr w:type="spellStart"/>
      <w:r>
        <w:t>europe</w:t>
      </w:r>
      <w:proofErr w:type="spellEnd"/>
      <w:r>
        <w:t xml:space="preserve">. Remote Sensing of Environment 312, 114340. </w:t>
      </w:r>
      <w:hyperlink r:id="rId31">
        <w:r w:rsidR="008B4DF2">
          <w:rPr>
            <w:rStyle w:val="Lienhypertexte"/>
          </w:rPr>
          <w:t>https://doi.org/10.1016/j.rse.2024.114340</w:t>
        </w:r>
      </w:hyperlink>
    </w:p>
    <w:p w14:paraId="1A190E67" w14:textId="77777777" w:rsidR="008B4DF2" w:rsidRDefault="00000000">
      <w:pPr>
        <w:pStyle w:val="Bibliographie"/>
      </w:pPr>
      <w:bookmarkStart w:id="829" w:name="ref-de2022increased"/>
      <w:bookmarkEnd w:id="828"/>
      <w:r>
        <w:t xml:space="preserve">De </w:t>
      </w:r>
      <w:proofErr w:type="spellStart"/>
      <w:r>
        <w:t>Fouw</w:t>
      </w:r>
      <w:proofErr w:type="spellEnd"/>
      <w:r>
        <w:t xml:space="preserve">, J., </w:t>
      </w:r>
      <w:proofErr w:type="spellStart"/>
      <w:r>
        <w:t>Rehlmeyer</w:t>
      </w:r>
      <w:proofErr w:type="spellEnd"/>
      <w:r>
        <w:t xml:space="preserve">, K., </w:t>
      </w:r>
      <w:proofErr w:type="spellStart"/>
      <w:r>
        <w:t>Geest</w:t>
      </w:r>
      <w:proofErr w:type="spellEnd"/>
      <w:r>
        <w:t xml:space="preserve">, M. van der, Smolders, A.J., Van Der Heide, T., 2022. Increased temperature reduces the positive effect of sulfide-detoxification mutualism on </w:t>
      </w:r>
      <w:proofErr w:type="spellStart"/>
      <w:r>
        <w:t>zostera</w:t>
      </w:r>
      <w:proofErr w:type="spellEnd"/>
      <w:r>
        <w:t xml:space="preserve"> </w:t>
      </w:r>
      <w:proofErr w:type="spellStart"/>
      <w:r>
        <w:t>noltii</w:t>
      </w:r>
      <w:proofErr w:type="spellEnd"/>
      <w:r>
        <w:t xml:space="preserve"> nutrient uptake and growth. Marine Ecology Progress Series 692, 43–52.</w:t>
      </w:r>
    </w:p>
    <w:p w14:paraId="4E4A34B2" w14:textId="77777777" w:rsidR="008B4DF2" w:rsidRDefault="00000000">
      <w:pPr>
        <w:pStyle w:val="Bibliographie"/>
      </w:pPr>
      <w:bookmarkStart w:id="830" w:name="ref-deguette2022physiological"/>
      <w:bookmarkEnd w:id="829"/>
      <w:proofErr w:type="spellStart"/>
      <w:r>
        <w:t>Deguette</w:t>
      </w:r>
      <w:proofErr w:type="spellEnd"/>
      <w:r>
        <w:t xml:space="preserve">, A., </w:t>
      </w:r>
      <w:proofErr w:type="spellStart"/>
      <w:r>
        <w:t>Barrote</w:t>
      </w:r>
      <w:proofErr w:type="spellEnd"/>
      <w:r>
        <w:t xml:space="preserve">, I., Silva, J., 2022. Physiological and morphological effects of a marine heatwave on the seagrass </w:t>
      </w:r>
      <w:proofErr w:type="spellStart"/>
      <w:r>
        <w:t>cymodocea</w:t>
      </w:r>
      <w:proofErr w:type="spellEnd"/>
      <w:r>
        <w:t xml:space="preserve"> nodosa. Scientific Reports 12, 7950.</w:t>
      </w:r>
    </w:p>
    <w:p w14:paraId="0FD4821C" w14:textId="77777777" w:rsidR="008B4DF2" w:rsidRDefault="00000000">
      <w:pPr>
        <w:pStyle w:val="Bibliographie"/>
      </w:pPr>
      <w:bookmarkStart w:id="831" w:name="ref-douay2022new"/>
      <w:bookmarkEnd w:id="830"/>
      <w:r>
        <w:t xml:space="preserve">Douay, F., </w:t>
      </w:r>
      <w:proofErr w:type="spellStart"/>
      <w:r>
        <w:t>Verpoorter</w:t>
      </w:r>
      <w:proofErr w:type="spellEnd"/>
      <w:r>
        <w:t>, C., Duong, G., Spilmont, N., Gevaert, F., 2022. New hyperspectral procedure to discriminate intertidal macroalgae. Remote Sensing 14, 346.</w:t>
      </w:r>
    </w:p>
    <w:p w14:paraId="39AB3417" w14:textId="77777777" w:rsidR="002B4DDE" w:rsidRPr="00533661" w:rsidRDefault="002B4DDE" w:rsidP="002B4DDE">
      <w:pPr>
        <w:pStyle w:val="Bibliographie"/>
        <w:rPr>
          <w:ins w:id="832" w:author="Marta Román Geada" w:date="2025-02-18T12:52:00Z"/>
          <w:rPrChange w:id="833" w:author="simon oiry" w:date="2025-02-18T15:20:00Z" w16du:dateUtc="2025-02-18T14:20:00Z">
            <w:rPr>
              <w:ins w:id="834" w:author="Marta Román Geada" w:date="2025-02-18T12:52:00Z"/>
              <w:lang w:val="es-ES"/>
            </w:rPr>
          </w:rPrChange>
        </w:rPr>
      </w:pPr>
      <w:bookmarkStart w:id="835" w:name="ref-electricblue_intertidal_chamber"/>
      <w:bookmarkEnd w:id="831"/>
      <w:ins w:id="836" w:author="Marta Román Geada" w:date="2025-02-18T12:52:00Z">
        <w:r w:rsidRPr="002B4DDE">
          <w:rPr>
            <w:rPrChange w:id="837" w:author="Marta Román Geada" w:date="2025-02-18T12:53:00Z" w16du:dateUtc="2025-02-18T12:53:00Z">
              <w:rPr>
                <w:lang w:val="es-ES"/>
              </w:rPr>
            </w:rPrChange>
          </w:rPr>
          <w:t xml:space="preserve">Duarte, C.M., 1991. Allometric scaling of seagrass form and productivity. </w:t>
        </w:r>
        <w:r w:rsidRPr="00533661">
          <w:rPr>
            <w:rPrChange w:id="838" w:author="simon oiry" w:date="2025-02-18T15:20:00Z" w16du:dateUtc="2025-02-18T14:20:00Z">
              <w:rPr>
                <w:lang w:val="es-ES"/>
              </w:rPr>
            </w:rPrChange>
          </w:rPr>
          <w:t>Mar. Ecol. Prog. Ser. 77, 289–300.</w:t>
        </w:r>
      </w:ins>
    </w:p>
    <w:p w14:paraId="66901FCC" w14:textId="77777777" w:rsidR="008B4DF2" w:rsidRDefault="00000000">
      <w:pPr>
        <w:pStyle w:val="Bibliographie"/>
      </w:pPr>
      <w:r>
        <w:t xml:space="preserve">Electric Blue, 2023. </w:t>
      </w:r>
      <w:hyperlink r:id="rId32">
        <w:r w:rsidR="008B4DF2">
          <w:rPr>
            <w:rStyle w:val="Lienhypertexte"/>
          </w:rPr>
          <w:t>Intertidal chamber</w:t>
        </w:r>
      </w:hyperlink>
      <w:r>
        <w:t>.</w:t>
      </w:r>
    </w:p>
    <w:p w14:paraId="4220B4B8" w14:textId="77777777" w:rsidR="008B4DF2" w:rsidRDefault="00000000">
      <w:pPr>
        <w:pStyle w:val="Bibliographie"/>
      </w:pPr>
      <w:bookmarkStart w:id="839" w:name="ref-sen2cor"/>
      <w:bookmarkEnd w:id="835"/>
      <w:r>
        <w:t>European Space Agency, 2024b. Sen2Cor: Sentinel-2 atmospheric correction processor.</w:t>
      </w:r>
    </w:p>
    <w:p w14:paraId="7BC1C7FD" w14:textId="77777777" w:rsidR="008B4DF2" w:rsidRDefault="00000000">
      <w:pPr>
        <w:pStyle w:val="Bibliographie"/>
      </w:pPr>
      <w:bookmarkStart w:id="840" w:name="ref-copernicus_sentinel2"/>
      <w:bookmarkEnd w:id="839"/>
      <w:r>
        <w:t>European Space Agency, 2024a. Copernicus open access hub.</w:t>
      </w:r>
    </w:p>
    <w:p w14:paraId="54222A3F" w14:textId="77777777" w:rsidR="008B4DF2" w:rsidRDefault="00000000">
      <w:pPr>
        <w:pStyle w:val="Bibliographie"/>
      </w:pPr>
      <w:bookmarkStart w:id="841" w:name="ref-folmer2012seagrass"/>
      <w:bookmarkEnd w:id="840"/>
      <w:proofErr w:type="spellStart"/>
      <w:r w:rsidRPr="008B4409">
        <w:rPr>
          <w:lang w:val="es-ES"/>
          <w:rPrChange w:id="842" w:author="Marta Román Geada" w:date="2025-02-17T08:13:00Z" w16du:dateUtc="2025-02-17T08:13:00Z">
            <w:rPr/>
          </w:rPrChange>
        </w:rPr>
        <w:t>Folmer</w:t>
      </w:r>
      <w:proofErr w:type="spellEnd"/>
      <w:r w:rsidRPr="008B4409">
        <w:rPr>
          <w:lang w:val="es-ES"/>
          <w:rPrChange w:id="843" w:author="Marta Román Geada" w:date="2025-02-17T08:13:00Z" w16du:dateUtc="2025-02-17T08:13:00Z">
            <w:rPr/>
          </w:rPrChange>
        </w:rPr>
        <w:t xml:space="preserve">, E.O., </w:t>
      </w:r>
      <w:proofErr w:type="spellStart"/>
      <w:r w:rsidRPr="008B4409">
        <w:rPr>
          <w:lang w:val="es-ES"/>
          <w:rPrChange w:id="844" w:author="Marta Román Geada" w:date="2025-02-17T08:13:00Z" w16du:dateUtc="2025-02-17T08:13:00Z">
            <w:rPr/>
          </w:rPrChange>
        </w:rPr>
        <w:t>Geest</w:t>
      </w:r>
      <w:proofErr w:type="spellEnd"/>
      <w:r w:rsidRPr="008B4409">
        <w:rPr>
          <w:lang w:val="es-ES"/>
          <w:rPrChange w:id="845" w:author="Marta Román Geada" w:date="2025-02-17T08:13:00Z" w16du:dateUtc="2025-02-17T08:13:00Z">
            <w:rPr/>
          </w:rPrChange>
        </w:rPr>
        <w:t xml:space="preserve">, M. van </w:t>
      </w:r>
      <w:proofErr w:type="spellStart"/>
      <w:r w:rsidRPr="008B4409">
        <w:rPr>
          <w:lang w:val="es-ES"/>
          <w:rPrChange w:id="846" w:author="Marta Román Geada" w:date="2025-02-17T08:13:00Z" w16du:dateUtc="2025-02-17T08:13:00Z">
            <w:rPr/>
          </w:rPrChange>
        </w:rPr>
        <w:t>der</w:t>
      </w:r>
      <w:proofErr w:type="spellEnd"/>
      <w:r w:rsidRPr="008B4409">
        <w:rPr>
          <w:lang w:val="es-ES"/>
          <w:rPrChange w:id="847" w:author="Marta Román Geada" w:date="2025-02-17T08:13:00Z" w16du:dateUtc="2025-02-17T08:13:00Z">
            <w:rPr/>
          </w:rPrChange>
        </w:rPr>
        <w:t xml:space="preserve">, Jansen, E., </w:t>
      </w:r>
      <w:proofErr w:type="spellStart"/>
      <w:r w:rsidRPr="008B4409">
        <w:rPr>
          <w:lang w:val="es-ES"/>
          <w:rPrChange w:id="848" w:author="Marta Román Geada" w:date="2025-02-17T08:13:00Z" w16du:dateUtc="2025-02-17T08:13:00Z">
            <w:rPr/>
          </w:rPrChange>
        </w:rPr>
        <w:t>Olff</w:t>
      </w:r>
      <w:proofErr w:type="spellEnd"/>
      <w:r w:rsidRPr="008B4409">
        <w:rPr>
          <w:lang w:val="es-ES"/>
          <w:rPrChange w:id="849" w:author="Marta Román Geada" w:date="2025-02-17T08:13:00Z" w16du:dateUtc="2025-02-17T08:13:00Z">
            <w:rPr/>
          </w:rPrChange>
        </w:rPr>
        <w:t xml:space="preserve">, H., Michael Anderson, T., </w:t>
      </w:r>
      <w:proofErr w:type="spellStart"/>
      <w:r w:rsidRPr="008B4409">
        <w:rPr>
          <w:lang w:val="es-ES"/>
          <w:rPrChange w:id="850" w:author="Marta Román Geada" w:date="2025-02-17T08:13:00Z" w16du:dateUtc="2025-02-17T08:13:00Z">
            <w:rPr/>
          </w:rPrChange>
        </w:rPr>
        <w:t>Piersma</w:t>
      </w:r>
      <w:proofErr w:type="spellEnd"/>
      <w:r w:rsidRPr="008B4409">
        <w:rPr>
          <w:lang w:val="es-ES"/>
          <w:rPrChange w:id="851" w:author="Marta Román Geada" w:date="2025-02-17T08:13:00Z" w16du:dateUtc="2025-02-17T08:13:00Z">
            <w:rPr/>
          </w:rPrChange>
        </w:rPr>
        <w:t xml:space="preserve">, T., </w:t>
      </w:r>
      <w:proofErr w:type="spellStart"/>
      <w:r w:rsidRPr="008B4409">
        <w:rPr>
          <w:lang w:val="es-ES"/>
          <w:rPrChange w:id="852" w:author="Marta Román Geada" w:date="2025-02-17T08:13:00Z" w16du:dateUtc="2025-02-17T08:13:00Z">
            <w:rPr/>
          </w:rPrChange>
        </w:rPr>
        <w:t>Gils</w:t>
      </w:r>
      <w:proofErr w:type="spellEnd"/>
      <w:r w:rsidRPr="008B4409">
        <w:rPr>
          <w:lang w:val="es-ES"/>
          <w:rPrChange w:id="853" w:author="Marta Román Geada" w:date="2025-02-17T08:13:00Z" w16du:dateUtc="2025-02-17T08:13:00Z">
            <w:rPr/>
          </w:rPrChange>
        </w:rPr>
        <w:t xml:space="preserve">, J.A. van, 2012. </w:t>
      </w:r>
      <w:r>
        <w:t>Seagrass–sediment feedback: An exploration using a non-recursive structural equation model. Ecosystems 15, 1380–1393.</w:t>
      </w:r>
    </w:p>
    <w:p w14:paraId="3DBB9E1C" w14:textId="77777777" w:rsidR="008B4DF2" w:rsidRDefault="00000000">
      <w:pPr>
        <w:pStyle w:val="Bibliographie"/>
      </w:pPr>
      <w:bookmarkStart w:id="854" w:name="ref-franssen2014genome"/>
      <w:bookmarkEnd w:id="841"/>
      <w:r>
        <w:t xml:space="preserve">Franssen, S.U., Gu, J., Winters, G., </w:t>
      </w:r>
      <w:proofErr w:type="spellStart"/>
      <w:r>
        <w:t>Huylmans</w:t>
      </w:r>
      <w:proofErr w:type="spellEnd"/>
      <w:r>
        <w:t xml:space="preserve">, A.-K., </w:t>
      </w:r>
      <w:proofErr w:type="spellStart"/>
      <w:r>
        <w:t>Wienpahl</w:t>
      </w:r>
      <w:proofErr w:type="spellEnd"/>
      <w:r>
        <w:t xml:space="preserve">, I., </w:t>
      </w:r>
      <w:proofErr w:type="spellStart"/>
      <w:r>
        <w:t>Sparwel</w:t>
      </w:r>
      <w:proofErr w:type="spellEnd"/>
      <w:r>
        <w:t xml:space="preserve">, M., Coyer, J.A., Olsen, J.L., Reusch, T.B., </w:t>
      </w:r>
      <w:proofErr w:type="spellStart"/>
      <w:r>
        <w:t>Bornberg</w:t>
      </w:r>
      <w:proofErr w:type="spellEnd"/>
      <w:r>
        <w:t xml:space="preserve">-Bauer, E., 2014. Genome-wide transcriptomic responses of the seagrasses </w:t>
      </w:r>
      <w:proofErr w:type="spellStart"/>
      <w:r>
        <w:t>zostera</w:t>
      </w:r>
      <w:proofErr w:type="spellEnd"/>
      <w:r>
        <w:t xml:space="preserve"> marina and </w:t>
      </w:r>
      <w:proofErr w:type="spellStart"/>
      <w:r>
        <w:t>nanozostera</w:t>
      </w:r>
      <w:proofErr w:type="spellEnd"/>
      <w:r>
        <w:t xml:space="preserve"> </w:t>
      </w:r>
      <w:proofErr w:type="spellStart"/>
      <w:r>
        <w:t>noltii</w:t>
      </w:r>
      <w:proofErr w:type="spellEnd"/>
      <w:r>
        <w:t xml:space="preserve"> under a simulated heatwave confirm functional types. Marine Genomics 15, 65–73.</w:t>
      </w:r>
    </w:p>
    <w:p w14:paraId="61AD6F3D" w14:textId="77777777" w:rsidR="008B4DF2" w:rsidRDefault="00000000">
      <w:pPr>
        <w:pStyle w:val="Bibliographie"/>
      </w:pPr>
      <w:bookmarkStart w:id="855" w:name="ref-gacia1999approach"/>
      <w:bookmarkEnd w:id="854"/>
      <w:r>
        <w:t>Gacia, E., Granata, T., Duarte, C., 1999. An approach to measurement of particle flux and sediment retention within seagrass (</w:t>
      </w:r>
      <w:proofErr w:type="spellStart"/>
      <w:r>
        <w:t>posidonia</w:t>
      </w:r>
      <w:proofErr w:type="spellEnd"/>
      <w:r>
        <w:t xml:space="preserve"> </w:t>
      </w:r>
      <w:proofErr w:type="spellStart"/>
      <w:r>
        <w:t>oceanica</w:t>
      </w:r>
      <w:proofErr w:type="spellEnd"/>
      <w:r>
        <w:t>) meadows. Aquatic Botany 65, 255–268.</w:t>
      </w:r>
    </w:p>
    <w:p w14:paraId="5591538C" w14:textId="77777777" w:rsidR="008B4DF2" w:rsidRDefault="00000000">
      <w:pPr>
        <w:pStyle w:val="Bibliographie"/>
      </w:pPr>
      <w:bookmarkStart w:id="856" w:name="ref-garbulsky2011photochemical"/>
      <w:bookmarkEnd w:id="855"/>
      <w:proofErr w:type="spellStart"/>
      <w:r>
        <w:t>Garbulsky</w:t>
      </w:r>
      <w:proofErr w:type="spellEnd"/>
      <w:r>
        <w:t xml:space="preserve">, M.F., </w:t>
      </w:r>
      <w:proofErr w:type="spellStart"/>
      <w:r>
        <w:t>Peñuelas</w:t>
      </w:r>
      <w:proofErr w:type="spellEnd"/>
      <w:r>
        <w:t xml:space="preserve">, J., Gamon, J., Inoue, Y., </w:t>
      </w:r>
      <w:proofErr w:type="spellStart"/>
      <w:r>
        <w:t>Filella</w:t>
      </w:r>
      <w:proofErr w:type="spellEnd"/>
      <w:r>
        <w:t>, I., 2011. The photochemical reflectance index (PRI) and the remote sensing of leaf, canopy and ecosystem radiation use efficiencies: A review and meta-analysis. Remote sensing of environment 115, 281–297.</w:t>
      </w:r>
    </w:p>
    <w:p w14:paraId="433EFA46" w14:textId="77777777" w:rsidR="008B4DF2" w:rsidRDefault="00000000">
      <w:pPr>
        <w:pStyle w:val="Bibliographie"/>
      </w:pPr>
      <w:bookmarkStart w:id="857" w:name="ref-gardner2018global"/>
      <w:bookmarkEnd w:id="856"/>
      <w:r>
        <w:lastRenderedPageBreak/>
        <w:t>Gardner, R.C., Finlayson, C., 2018. Global wetland outlook: State of the world’s wetlands and their services to people, in: Ramsar Convention Secretariat. pp. 2020–5.</w:t>
      </w:r>
    </w:p>
    <w:p w14:paraId="62143628" w14:textId="77777777" w:rsidR="008B4DF2" w:rsidRDefault="00000000">
      <w:pPr>
        <w:pStyle w:val="Bibliographie"/>
      </w:pPr>
      <w:bookmarkStart w:id="858" w:name="ref-gladstone2018biomass"/>
      <w:bookmarkEnd w:id="857"/>
      <w:r>
        <w:t xml:space="preserve">Gladstone-Gallagher, R.V., Hughes, R.W., Douglas, E.J., </w:t>
      </w:r>
      <w:proofErr w:type="spellStart"/>
      <w:r>
        <w:t>Pilditch</w:t>
      </w:r>
      <w:proofErr w:type="spellEnd"/>
      <w:r>
        <w:t>, C.A., 2018. Biomass-dependent seagrass resilience to sediment eutrophication. Journal of Experimental Marine Biology and Ecology 501, 54–64.</w:t>
      </w:r>
    </w:p>
    <w:p w14:paraId="3C6E777F" w14:textId="77777777" w:rsidR="008B4DF2" w:rsidRDefault="00000000">
      <w:pPr>
        <w:pStyle w:val="Bibliographie"/>
      </w:pPr>
      <w:bookmarkStart w:id="859" w:name="ref-green2021historical"/>
      <w:bookmarkEnd w:id="858"/>
      <w:r>
        <w:t>Green, A.E., Unsworth, R.K., Chadwick, M.A., Jones, P.J., 2021. Historical analysis exposes catastrophic seagrass loss for the united kingdom. Frontiers in plant science 12, 629962.</w:t>
      </w:r>
    </w:p>
    <w:p w14:paraId="74EB0A3E" w14:textId="77777777" w:rsidR="008B4DF2" w:rsidRDefault="00000000">
      <w:pPr>
        <w:pStyle w:val="Bibliographie"/>
      </w:pPr>
      <w:bookmarkStart w:id="860" w:name="ref-guerrero2020heat"/>
      <w:bookmarkEnd w:id="859"/>
      <w:r>
        <w:t xml:space="preserve">Guerrero-Meseguer, L., </w:t>
      </w:r>
      <w:proofErr w:type="spellStart"/>
      <w:r>
        <w:t>Marı́n</w:t>
      </w:r>
      <w:proofErr w:type="spellEnd"/>
      <w:r>
        <w:t xml:space="preserve">, A., Sanz-Lázaro, C., 2020. Heat wave intensity can vary the cumulative effects of multiple environmental stressors on </w:t>
      </w:r>
      <w:proofErr w:type="spellStart"/>
      <w:r>
        <w:t>posidonia</w:t>
      </w:r>
      <w:proofErr w:type="spellEnd"/>
      <w:r>
        <w:t xml:space="preserve"> </w:t>
      </w:r>
      <w:proofErr w:type="spellStart"/>
      <w:r>
        <w:t>oceanica</w:t>
      </w:r>
      <w:proofErr w:type="spellEnd"/>
      <w:r>
        <w:t xml:space="preserve"> seedlings. Marine Environmental Research 159, 105001.</w:t>
      </w:r>
    </w:p>
    <w:p w14:paraId="77F4D4D2" w14:textId="77777777" w:rsidR="008B4DF2" w:rsidRDefault="00000000">
      <w:pPr>
        <w:pStyle w:val="Bibliographie"/>
      </w:pPr>
      <w:bookmarkStart w:id="861" w:name="ref-hatum2024predicting"/>
      <w:bookmarkEnd w:id="860"/>
      <w:proofErr w:type="spellStart"/>
      <w:r>
        <w:t>Hatum</w:t>
      </w:r>
      <w:proofErr w:type="spellEnd"/>
      <w:r>
        <w:t xml:space="preserve">, P.S., McMahon, K., </w:t>
      </w:r>
      <w:proofErr w:type="spellStart"/>
      <w:r>
        <w:t>Mengersen</w:t>
      </w:r>
      <w:proofErr w:type="spellEnd"/>
      <w:r>
        <w:t xml:space="preserve">, K., Kilminster, K., Wu, P.P.-Y., 2024. Predicting seagrass ecosystem resilience to marine heatwave events of variable duration, frequency and re-occurrence patterns with gaps. Aquatic Conservation: Marine and Freshwater Ecosystems 34, e4210. </w:t>
      </w:r>
      <w:hyperlink r:id="rId33">
        <w:r w:rsidR="008B4DF2">
          <w:rPr>
            <w:rStyle w:val="Lienhypertexte"/>
          </w:rPr>
          <w:t>https://doi.org/10.1002/aqc.4210</w:t>
        </w:r>
      </w:hyperlink>
    </w:p>
    <w:p w14:paraId="4A141753" w14:textId="77777777" w:rsidR="005C32D0" w:rsidRPr="005C32D0" w:rsidRDefault="005C32D0" w:rsidP="005C32D0">
      <w:pPr>
        <w:pStyle w:val="Bibliographie"/>
        <w:rPr>
          <w:ins w:id="862" w:author="Marta Román Geada" w:date="2025-02-18T12:58:00Z"/>
          <w:rPrChange w:id="863" w:author="Marta Román Geada" w:date="2025-02-18T12:59:00Z" w16du:dateUtc="2025-02-18T12:59:00Z">
            <w:rPr>
              <w:ins w:id="864" w:author="Marta Román Geada" w:date="2025-02-18T12:58:00Z"/>
              <w:lang w:val="es-ES"/>
            </w:rPr>
          </w:rPrChange>
        </w:rPr>
      </w:pPr>
      <w:bookmarkStart w:id="865" w:name="ref-hobday2016hierarchical"/>
      <w:bookmarkEnd w:id="861"/>
      <w:proofErr w:type="spellStart"/>
      <w:ins w:id="866" w:author="Marta Román Geada" w:date="2025-02-18T12:58:00Z">
        <w:r w:rsidRPr="005C32D0">
          <w:rPr>
            <w:rPrChange w:id="867" w:author="Marta Román Geada" w:date="2025-02-18T12:59:00Z" w16du:dateUtc="2025-02-18T12:59:00Z">
              <w:rPr>
                <w:lang w:val="es-ES"/>
              </w:rPr>
            </w:rPrChange>
          </w:rPr>
          <w:t>Hemminga</w:t>
        </w:r>
        <w:proofErr w:type="spellEnd"/>
        <w:r w:rsidRPr="005C32D0">
          <w:rPr>
            <w:rPrChange w:id="868" w:author="Marta Román Geada" w:date="2025-02-18T12:59:00Z" w16du:dateUtc="2025-02-18T12:59:00Z">
              <w:rPr>
                <w:lang w:val="es-ES"/>
              </w:rPr>
            </w:rPrChange>
          </w:rPr>
          <w:t>, M.A., 1998. The root/rhizome system of seagrasses: An asset and a burden. J. Sea Res. 39, 183–196. https://doi.org/10.1016/S1385-1101(98)00004-5</w:t>
        </w:r>
      </w:ins>
    </w:p>
    <w:p w14:paraId="06957680" w14:textId="77777777" w:rsidR="008B4DF2" w:rsidRDefault="00000000">
      <w:pPr>
        <w:pStyle w:val="Bibliographie"/>
      </w:pPr>
      <w:r>
        <w:t>Hobday, A.J., Alexander, L.V., Perkins, S.E., Smale, D.A., Straub, S.C., Oliver, E.C., Benthuysen, J.A., Burrows, M.T., Donat, M.G., Feng, M., others, 2016. A hierarchical approach to defining marine heatwaves. Progress in oceanography 141, 227–238.</w:t>
      </w:r>
    </w:p>
    <w:p w14:paraId="2EEFC9DE" w14:textId="77777777" w:rsidR="008B4DF2" w:rsidRDefault="00000000">
      <w:pPr>
        <w:pStyle w:val="Bibliographie"/>
      </w:pPr>
      <w:bookmarkStart w:id="869" w:name="ref-hobday2018categorizing"/>
      <w:bookmarkEnd w:id="865"/>
      <w:r>
        <w:t>Hobday, A.J., Oliver, E.C., Gupta, A.S., Benthuysen, J.A., Burrows, M.T., Donat, M.G., Holbrook, N.J., Moore, P.J., Thomsen, M.S., Wernberg, T., others, 2018. Categorizing and naming marine heatwaves. Oceanography 31, 162–173.</w:t>
      </w:r>
    </w:p>
    <w:p w14:paraId="40201A6C" w14:textId="77777777" w:rsidR="008B4DF2" w:rsidRDefault="00000000">
      <w:pPr>
        <w:pStyle w:val="Bibliographie"/>
        <w:rPr>
          <w:ins w:id="870" w:author="Marta Román Geada" w:date="2025-02-18T11:14:00Z" w16du:dateUtc="2025-02-18T11:14:00Z"/>
        </w:rPr>
      </w:pPr>
      <w:bookmarkStart w:id="871" w:name="ref-infantes2022seagrass"/>
      <w:bookmarkEnd w:id="869"/>
      <w:r>
        <w:t xml:space="preserve">Infantes, E., </w:t>
      </w:r>
      <w:proofErr w:type="spellStart"/>
      <w:r>
        <w:t>Hoeks</w:t>
      </w:r>
      <w:proofErr w:type="spellEnd"/>
      <w:r>
        <w:t xml:space="preserve">, S., Adams, M.P., Heide, T. van der, </w:t>
      </w:r>
      <w:proofErr w:type="spellStart"/>
      <w:r>
        <w:t>Katwijk</w:t>
      </w:r>
      <w:proofErr w:type="spellEnd"/>
      <w:r>
        <w:t>, M.M. van, Bouma, T.J., 2022. Seagrass roots strongly reduce cliff erosion rates in sandy sediments. Marine Ecology Progress Series 700, 1–12.</w:t>
      </w:r>
    </w:p>
    <w:p w14:paraId="72D5DC60" w14:textId="09C5C2C8" w:rsidR="001D6BC2" w:rsidRDefault="001D6BC2">
      <w:pPr>
        <w:pStyle w:val="Bibliographie"/>
      </w:pPr>
      <w:ins w:id="872" w:author="Marta Román Geada" w:date="2025-02-18T11:14:00Z" w16du:dateUtc="2025-02-18T11:14:00Z">
        <w:r w:rsidRPr="001D6BC2">
          <w:t>IPCC, 2023: Summary for Policymakers. In: Climate Change 2023: Synthesis Report. Contribution of Working Groups I, II and III to the Sixth Assessment Report of the Intergovernmental Panel on Climate Change [Core Writing Team, H. Lee and J. Romero (eds.)]. IPCC, Geneva, Switzerland, pp. 1-34, https://doi.org/10.59327/IPCC/AR6-9789291691647.001</w:t>
        </w:r>
      </w:ins>
    </w:p>
    <w:p w14:paraId="2AA273BB" w14:textId="77777777" w:rsidR="008B4DF2" w:rsidRDefault="00000000">
      <w:pPr>
        <w:pStyle w:val="Bibliographie"/>
      </w:pPr>
      <w:bookmarkStart w:id="873" w:name="ref-ioc_sea_level_lecy"/>
      <w:bookmarkEnd w:id="871"/>
      <w:r>
        <w:t xml:space="preserve">IOC, 2024. </w:t>
      </w:r>
      <w:hyperlink r:id="rId34">
        <w:r w:rsidR="008B4DF2">
          <w:rPr>
            <w:rStyle w:val="Lienhypertexte"/>
          </w:rPr>
          <w:t xml:space="preserve">Intergovernmental oceanographic </w:t>
        </w:r>
        <w:proofErr w:type="gramStart"/>
        <w:r w:rsidR="008B4DF2">
          <w:rPr>
            <w:rStyle w:val="Lienhypertexte"/>
          </w:rPr>
          <w:t>commission ;</w:t>
        </w:r>
        <w:proofErr w:type="gramEnd"/>
        <w:r w:rsidR="008B4DF2">
          <w:rPr>
            <w:rStyle w:val="Lienhypertexte"/>
          </w:rPr>
          <w:t xml:space="preserve"> sea level monitoring station - le </w:t>
        </w:r>
        <w:proofErr w:type="spellStart"/>
        <w:r w:rsidR="008B4DF2">
          <w:rPr>
            <w:rStyle w:val="Lienhypertexte"/>
          </w:rPr>
          <w:t>conquet</w:t>
        </w:r>
        <w:proofErr w:type="spellEnd"/>
        <w:r w:rsidR="008B4DF2">
          <w:rPr>
            <w:rStyle w:val="Lienhypertexte"/>
          </w:rPr>
          <w:t xml:space="preserve">, </w:t>
        </w:r>
        <w:proofErr w:type="spellStart"/>
        <w:r w:rsidR="008B4DF2">
          <w:rPr>
            <w:rStyle w:val="Lienhypertexte"/>
          </w:rPr>
          <w:t>france</w:t>
        </w:r>
        <w:proofErr w:type="spellEnd"/>
        <w:r w:rsidR="008B4DF2">
          <w:rPr>
            <w:rStyle w:val="Lienhypertexte"/>
          </w:rPr>
          <w:t xml:space="preserve"> (LECY)</w:t>
        </w:r>
      </w:hyperlink>
      <w:r>
        <w:t>.</w:t>
      </w:r>
    </w:p>
    <w:p w14:paraId="353EA640" w14:textId="77777777" w:rsidR="008B4DF2" w:rsidRDefault="00000000">
      <w:pPr>
        <w:pStyle w:val="Bibliographie"/>
      </w:pPr>
      <w:bookmarkStart w:id="874" w:name="ref-jankowska2019stabilizing"/>
      <w:bookmarkEnd w:id="873"/>
      <w:r>
        <w:lastRenderedPageBreak/>
        <w:t xml:space="preserve">Jankowska, E., Michel, L.N., </w:t>
      </w:r>
      <w:proofErr w:type="spellStart"/>
      <w:r>
        <w:t>Lepoint</w:t>
      </w:r>
      <w:proofErr w:type="spellEnd"/>
      <w:r>
        <w:t xml:space="preserve">, G., </w:t>
      </w:r>
      <w:proofErr w:type="spellStart"/>
      <w:r>
        <w:t>Włodarska</w:t>
      </w:r>
      <w:proofErr w:type="spellEnd"/>
      <w:r>
        <w:t>-Kowalczuk, M., 2019. Stabilizing effects of seagrass meadows on coastal water benthic food webs. Journal of Experimental Marine Biology and Ecology 510, 54–63.</w:t>
      </w:r>
    </w:p>
    <w:p w14:paraId="3F7CAC82" w14:textId="77777777" w:rsidR="008B4DF2" w:rsidRDefault="00000000">
      <w:pPr>
        <w:pStyle w:val="Bibliographie"/>
      </w:pPr>
      <w:bookmarkStart w:id="875" w:name="ref-jones1992leaf"/>
      <w:bookmarkEnd w:id="874"/>
      <w:r>
        <w:t xml:space="preserve">Jones, R.B., Clayton-Greene, K.A., 1992. The role of photosynthesis and oxidative reactions in leaf blackening of protea </w:t>
      </w:r>
      <w:proofErr w:type="spellStart"/>
      <w:r>
        <w:t>neriifolia</w:t>
      </w:r>
      <w:proofErr w:type="spellEnd"/>
      <w:r>
        <w:t xml:space="preserve"> r. Br. leaves. Scientia </w:t>
      </w:r>
      <w:proofErr w:type="spellStart"/>
      <w:r>
        <w:t>Horticulturae</w:t>
      </w:r>
      <w:proofErr w:type="spellEnd"/>
      <w:r>
        <w:t xml:space="preserve"> 50, 137–145. </w:t>
      </w:r>
      <w:hyperlink r:id="rId35">
        <w:r w:rsidR="008B4DF2">
          <w:rPr>
            <w:rStyle w:val="Lienhypertexte"/>
          </w:rPr>
          <w:t>https://doi.org/10.1016/S0304-4238(05)80016-0</w:t>
        </w:r>
      </w:hyperlink>
    </w:p>
    <w:p w14:paraId="2CF2C71A" w14:textId="77777777" w:rsidR="008B4DF2" w:rsidRDefault="00000000">
      <w:pPr>
        <w:pStyle w:val="Bibliographie"/>
      </w:pPr>
      <w:bookmarkStart w:id="876" w:name="ref-knipling1970reflectance"/>
      <w:bookmarkEnd w:id="875"/>
      <w:proofErr w:type="spellStart"/>
      <w:r>
        <w:t>Knipling</w:t>
      </w:r>
      <w:proofErr w:type="spellEnd"/>
      <w:r>
        <w:t xml:space="preserve">, E.B., 1970. Physical and physiological basis for the reflectance of visible and near-infrared radiation from vegetation. Remote Sensing of Environment 1, 155–159. </w:t>
      </w:r>
      <w:hyperlink r:id="rId36">
        <w:r w:rsidR="008B4DF2">
          <w:rPr>
            <w:rStyle w:val="Lienhypertexte"/>
          </w:rPr>
          <w:t>https://doi.org/10.1016/S0034-4257(70)80021-9</w:t>
        </w:r>
      </w:hyperlink>
    </w:p>
    <w:p w14:paraId="78CCFC0B" w14:textId="77777777" w:rsidR="008B4DF2" w:rsidRDefault="00000000">
      <w:pPr>
        <w:pStyle w:val="Bibliographie"/>
      </w:pPr>
      <w:bookmarkStart w:id="877" w:name="ref-hsdar"/>
      <w:bookmarkEnd w:id="876"/>
      <w:r>
        <w:t xml:space="preserve">Lehnert, L.W., Meyer, H., Bendix, J., 2017. </w:t>
      </w:r>
      <w:proofErr w:type="spellStart"/>
      <w:r>
        <w:t>Hsdar</w:t>
      </w:r>
      <w:proofErr w:type="spellEnd"/>
      <w:r>
        <w:t xml:space="preserve">: Manage, </w:t>
      </w:r>
      <w:proofErr w:type="spellStart"/>
      <w:r>
        <w:t>analyse</w:t>
      </w:r>
      <w:proofErr w:type="spellEnd"/>
      <w:r>
        <w:t xml:space="preserve"> and simulate hyperspectral data in r.</w:t>
      </w:r>
    </w:p>
    <w:p w14:paraId="6AEE3CC3" w14:textId="77777777" w:rsidR="008B4DF2" w:rsidRDefault="00000000">
      <w:pPr>
        <w:pStyle w:val="Bibliographie"/>
      </w:pPr>
      <w:bookmarkStart w:id="878" w:name="ref-loarie2009velocity"/>
      <w:bookmarkEnd w:id="877"/>
      <w:proofErr w:type="spellStart"/>
      <w:r>
        <w:t>Loarie</w:t>
      </w:r>
      <w:proofErr w:type="spellEnd"/>
      <w:r>
        <w:t>, S.R., Duffy, P.B., Hamilton, H., Asner, G.P., Field, C.B., Ackerly, D.D., 2009. The velocity of climate change. Nature 462, 1052–1055.</w:t>
      </w:r>
    </w:p>
    <w:p w14:paraId="509DEDF7" w14:textId="77777777" w:rsidR="008B4DF2" w:rsidRDefault="00000000">
      <w:pPr>
        <w:pStyle w:val="Bibliographie"/>
      </w:pPr>
      <w:bookmarkStart w:id="879" w:name="ref-louhaichi2001spatially"/>
      <w:bookmarkEnd w:id="878"/>
      <w:proofErr w:type="spellStart"/>
      <w:r>
        <w:t>Louhaichi</w:t>
      </w:r>
      <w:proofErr w:type="spellEnd"/>
      <w:r>
        <w:t xml:space="preserve">, M., Borman, M.M., Johnson, D.E., 2001. Spatially located platform and aerial photography for documentation of grazing impacts on wheat. </w:t>
      </w:r>
      <w:proofErr w:type="spellStart"/>
      <w:r>
        <w:t>Geocarto</w:t>
      </w:r>
      <w:proofErr w:type="spellEnd"/>
      <w:r>
        <w:t xml:space="preserve"> International 16, 65–70.</w:t>
      </w:r>
    </w:p>
    <w:p w14:paraId="55BEF093" w14:textId="77777777" w:rsidR="008B4DF2" w:rsidRDefault="00000000">
      <w:pPr>
        <w:pStyle w:val="Bibliographie"/>
      </w:pPr>
      <w:bookmarkStart w:id="880" w:name="ref-malvern_panalytical_rs3"/>
      <w:bookmarkEnd w:id="879"/>
      <w:r>
        <w:t xml:space="preserve">Malvern </w:t>
      </w:r>
      <w:proofErr w:type="spellStart"/>
      <w:r>
        <w:t>Panalytical</w:t>
      </w:r>
      <w:proofErr w:type="spellEnd"/>
      <w:r>
        <w:t xml:space="preserve">, 2023. </w:t>
      </w:r>
      <w:hyperlink r:id="rId37">
        <w:r w:rsidR="008B4DF2">
          <w:rPr>
            <w:rStyle w:val="Lienhypertexte"/>
          </w:rPr>
          <w:t>RS3 software</w:t>
        </w:r>
      </w:hyperlink>
      <w:r>
        <w:t>.</w:t>
      </w:r>
    </w:p>
    <w:p w14:paraId="19201B0F" w14:textId="77777777" w:rsidR="008B4DF2" w:rsidRPr="008B4409" w:rsidRDefault="00000000">
      <w:pPr>
        <w:pStyle w:val="Bibliographie"/>
        <w:rPr>
          <w:lang w:val="es-ES"/>
          <w:rPrChange w:id="881" w:author="Marta Román Geada" w:date="2025-02-17T08:13:00Z" w16du:dateUtc="2025-02-17T08:13:00Z">
            <w:rPr/>
          </w:rPrChange>
        </w:rPr>
      </w:pPr>
      <w:bookmarkStart w:id="882" w:name="ref-marba2010mediterranean"/>
      <w:bookmarkEnd w:id="880"/>
      <w:proofErr w:type="spellStart"/>
      <w:r>
        <w:t>Marbà</w:t>
      </w:r>
      <w:proofErr w:type="spellEnd"/>
      <w:r>
        <w:t>, N., Duarte, C.M., 2010. Mediterranean warming triggers seagrass (</w:t>
      </w:r>
      <w:proofErr w:type="spellStart"/>
      <w:r>
        <w:t>posidonia</w:t>
      </w:r>
      <w:proofErr w:type="spellEnd"/>
      <w:r>
        <w:t xml:space="preserve"> </w:t>
      </w:r>
      <w:proofErr w:type="spellStart"/>
      <w:r>
        <w:t>oceanica</w:t>
      </w:r>
      <w:proofErr w:type="spellEnd"/>
      <w:r>
        <w:t xml:space="preserve">) shoot mortality. </w:t>
      </w:r>
      <w:r w:rsidRPr="008B4409">
        <w:rPr>
          <w:lang w:val="es-ES"/>
          <w:rPrChange w:id="883" w:author="Marta Román Geada" w:date="2025-02-17T08:13:00Z" w16du:dateUtc="2025-02-17T08:13:00Z">
            <w:rPr/>
          </w:rPrChange>
        </w:rPr>
        <w:t xml:space="preserve">Global </w:t>
      </w:r>
      <w:proofErr w:type="spellStart"/>
      <w:r w:rsidRPr="008B4409">
        <w:rPr>
          <w:lang w:val="es-ES"/>
          <w:rPrChange w:id="884" w:author="Marta Román Geada" w:date="2025-02-17T08:13:00Z" w16du:dateUtc="2025-02-17T08:13:00Z">
            <w:rPr/>
          </w:rPrChange>
        </w:rPr>
        <w:t>change</w:t>
      </w:r>
      <w:proofErr w:type="spellEnd"/>
      <w:r w:rsidRPr="008B4409">
        <w:rPr>
          <w:lang w:val="es-ES"/>
          <w:rPrChange w:id="885" w:author="Marta Román Geada" w:date="2025-02-17T08:13:00Z" w16du:dateUtc="2025-02-17T08:13:00Z">
            <w:rPr/>
          </w:rPrChange>
        </w:rPr>
        <w:t xml:space="preserve"> </w:t>
      </w:r>
      <w:proofErr w:type="spellStart"/>
      <w:r w:rsidRPr="008B4409">
        <w:rPr>
          <w:lang w:val="es-ES"/>
          <w:rPrChange w:id="886" w:author="Marta Román Geada" w:date="2025-02-17T08:13:00Z" w16du:dateUtc="2025-02-17T08:13:00Z">
            <w:rPr/>
          </w:rPrChange>
        </w:rPr>
        <w:t>biology</w:t>
      </w:r>
      <w:proofErr w:type="spellEnd"/>
      <w:r w:rsidRPr="008B4409">
        <w:rPr>
          <w:lang w:val="es-ES"/>
          <w:rPrChange w:id="887" w:author="Marta Román Geada" w:date="2025-02-17T08:13:00Z" w16du:dateUtc="2025-02-17T08:13:00Z">
            <w:rPr/>
          </w:rPrChange>
        </w:rPr>
        <w:t xml:space="preserve"> 16, 2366–2375.</w:t>
      </w:r>
    </w:p>
    <w:p w14:paraId="7FBAD840" w14:textId="77777777" w:rsidR="008B4DF2" w:rsidRDefault="00000000">
      <w:pPr>
        <w:pStyle w:val="Bibliographie"/>
      </w:pPr>
      <w:bookmarkStart w:id="888" w:name="ref-marien2019detecting"/>
      <w:bookmarkEnd w:id="882"/>
      <w:proofErr w:type="spellStart"/>
      <w:r w:rsidRPr="008B4409">
        <w:rPr>
          <w:lang w:val="es-ES"/>
          <w:rPrChange w:id="889" w:author="Marta Román Geada" w:date="2025-02-17T08:13:00Z" w16du:dateUtc="2025-02-17T08:13:00Z">
            <w:rPr/>
          </w:rPrChange>
        </w:rPr>
        <w:t>Mariën</w:t>
      </w:r>
      <w:proofErr w:type="spellEnd"/>
      <w:r w:rsidRPr="008B4409">
        <w:rPr>
          <w:lang w:val="es-ES"/>
          <w:rPrChange w:id="890" w:author="Marta Román Geada" w:date="2025-02-17T08:13:00Z" w16du:dateUtc="2025-02-17T08:13:00Z">
            <w:rPr/>
          </w:rPrChange>
        </w:rPr>
        <w:t xml:space="preserve">, B., </w:t>
      </w:r>
      <w:proofErr w:type="spellStart"/>
      <w:r w:rsidRPr="008B4409">
        <w:rPr>
          <w:lang w:val="es-ES"/>
          <w:rPrChange w:id="891" w:author="Marta Román Geada" w:date="2025-02-17T08:13:00Z" w16du:dateUtc="2025-02-17T08:13:00Z">
            <w:rPr/>
          </w:rPrChange>
        </w:rPr>
        <w:t>Balzarolo</w:t>
      </w:r>
      <w:proofErr w:type="spellEnd"/>
      <w:r w:rsidRPr="008B4409">
        <w:rPr>
          <w:lang w:val="es-ES"/>
          <w:rPrChange w:id="892" w:author="Marta Román Geada" w:date="2025-02-17T08:13:00Z" w16du:dateUtc="2025-02-17T08:13:00Z">
            <w:rPr/>
          </w:rPrChange>
        </w:rPr>
        <w:t xml:space="preserve">, M., </w:t>
      </w:r>
      <w:proofErr w:type="spellStart"/>
      <w:r w:rsidRPr="008B4409">
        <w:rPr>
          <w:lang w:val="es-ES"/>
          <w:rPrChange w:id="893" w:author="Marta Román Geada" w:date="2025-02-17T08:13:00Z" w16du:dateUtc="2025-02-17T08:13:00Z">
            <w:rPr/>
          </w:rPrChange>
        </w:rPr>
        <w:t>Dox</w:t>
      </w:r>
      <w:proofErr w:type="spellEnd"/>
      <w:r w:rsidRPr="008B4409">
        <w:rPr>
          <w:lang w:val="es-ES"/>
          <w:rPrChange w:id="894" w:author="Marta Román Geada" w:date="2025-02-17T08:13:00Z" w16du:dateUtc="2025-02-17T08:13:00Z">
            <w:rPr/>
          </w:rPrChange>
        </w:rPr>
        <w:t xml:space="preserve">, I., </w:t>
      </w:r>
      <w:proofErr w:type="spellStart"/>
      <w:r w:rsidRPr="008B4409">
        <w:rPr>
          <w:lang w:val="es-ES"/>
          <w:rPrChange w:id="895" w:author="Marta Román Geada" w:date="2025-02-17T08:13:00Z" w16du:dateUtc="2025-02-17T08:13:00Z">
            <w:rPr/>
          </w:rPrChange>
        </w:rPr>
        <w:t>Leys</w:t>
      </w:r>
      <w:proofErr w:type="spellEnd"/>
      <w:r w:rsidRPr="008B4409">
        <w:rPr>
          <w:lang w:val="es-ES"/>
          <w:rPrChange w:id="896" w:author="Marta Román Geada" w:date="2025-02-17T08:13:00Z" w16du:dateUtc="2025-02-17T08:13:00Z">
            <w:rPr/>
          </w:rPrChange>
        </w:rPr>
        <w:t xml:space="preserve">, S., </w:t>
      </w:r>
      <w:proofErr w:type="spellStart"/>
      <w:r w:rsidRPr="008B4409">
        <w:rPr>
          <w:lang w:val="es-ES"/>
          <w:rPrChange w:id="897" w:author="Marta Román Geada" w:date="2025-02-17T08:13:00Z" w16du:dateUtc="2025-02-17T08:13:00Z">
            <w:rPr/>
          </w:rPrChange>
        </w:rPr>
        <w:t>Lorène</w:t>
      </w:r>
      <w:proofErr w:type="spellEnd"/>
      <w:r w:rsidRPr="008B4409">
        <w:rPr>
          <w:lang w:val="es-ES"/>
          <w:rPrChange w:id="898" w:author="Marta Román Geada" w:date="2025-02-17T08:13:00Z" w16du:dateUtc="2025-02-17T08:13:00Z">
            <w:rPr/>
          </w:rPrChange>
        </w:rPr>
        <w:t xml:space="preserve">, M.J., </w:t>
      </w:r>
      <w:proofErr w:type="spellStart"/>
      <w:r w:rsidRPr="008B4409">
        <w:rPr>
          <w:lang w:val="es-ES"/>
          <w:rPrChange w:id="899" w:author="Marta Román Geada" w:date="2025-02-17T08:13:00Z" w16du:dateUtc="2025-02-17T08:13:00Z">
            <w:rPr/>
          </w:rPrChange>
        </w:rPr>
        <w:t>Geron</w:t>
      </w:r>
      <w:proofErr w:type="spellEnd"/>
      <w:r w:rsidRPr="008B4409">
        <w:rPr>
          <w:lang w:val="es-ES"/>
          <w:rPrChange w:id="900" w:author="Marta Román Geada" w:date="2025-02-17T08:13:00Z" w16du:dateUtc="2025-02-17T08:13:00Z">
            <w:rPr/>
          </w:rPrChange>
        </w:rPr>
        <w:t xml:space="preserve">, C., Portillo-Estrada, M., </w:t>
      </w:r>
      <w:proofErr w:type="spellStart"/>
      <w:r w:rsidRPr="008B4409">
        <w:rPr>
          <w:lang w:val="es-ES"/>
          <w:rPrChange w:id="901" w:author="Marta Román Geada" w:date="2025-02-17T08:13:00Z" w16du:dateUtc="2025-02-17T08:13:00Z">
            <w:rPr/>
          </w:rPrChange>
        </w:rPr>
        <w:t>AbdElgawad</w:t>
      </w:r>
      <w:proofErr w:type="spellEnd"/>
      <w:r w:rsidRPr="008B4409">
        <w:rPr>
          <w:lang w:val="es-ES"/>
          <w:rPrChange w:id="902" w:author="Marta Román Geada" w:date="2025-02-17T08:13:00Z" w16du:dateUtc="2025-02-17T08:13:00Z">
            <w:rPr/>
          </w:rPrChange>
        </w:rPr>
        <w:t xml:space="preserve">, H., </w:t>
      </w:r>
      <w:proofErr w:type="spellStart"/>
      <w:r w:rsidRPr="008B4409">
        <w:rPr>
          <w:lang w:val="es-ES"/>
          <w:rPrChange w:id="903" w:author="Marta Román Geada" w:date="2025-02-17T08:13:00Z" w16du:dateUtc="2025-02-17T08:13:00Z">
            <w:rPr/>
          </w:rPrChange>
        </w:rPr>
        <w:t>Asard</w:t>
      </w:r>
      <w:proofErr w:type="spellEnd"/>
      <w:r w:rsidRPr="008B4409">
        <w:rPr>
          <w:lang w:val="es-ES"/>
          <w:rPrChange w:id="904" w:author="Marta Román Geada" w:date="2025-02-17T08:13:00Z" w16du:dateUtc="2025-02-17T08:13:00Z">
            <w:rPr/>
          </w:rPrChange>
        </w:rPr>
        <w:t xml:space="preserve">, H., </w:t>
      </w:r>
      <w:proofErr w:type="spellStart"/>
      <w:r w:rsidRPr="008B4409">
        <w:rPr>
          <w:lang w:val="es-ES"/>
          <w:rPrChange w:id="905" w:author="Marta Román Geada" w:date="2025-02-17T08:13:00Z" w16du:dateUtc="2025-02-17T08:13:00Z">
            <w:rPr/>
          </w:rPrChange>
        </w:rPr>
        <w:t>Campioli</w:t>
      </w:r>
      <w:proofErr w:type="spellEnd"/>
      <w:r w:rsidRPr="008B4409">
        <w:rPr>
          <w:lang w:val="es-ES"/>
          <w:rPrChange w:id="906" w:author="Marta Román Geada" w:date="2025-02-17T08:13:00Z" w16du:dateUtc="2025-02-17T08:13:00Z">
            <w:rPr/>
          </w:rPrChange>
        </w:rPr>
        <w:t xml:space="preserve">, M., 2019. </w:t>
      </w:r>
      <w:r>
        <w:t>Detecting the onset of autumn leaf senescence in deciduous forest trees of the temperate zone. New Phytologist 224, 166–176.</w:t>
      </w:r>
    </w:p>
    <w:p w14:paraId="3E070C3B" w14:textId="77777777" w:rsidR="008B4DF2" w:rsidRDefault="00000000">
      <w:pPr>
        <w:pStyle w:val="Bibliographie"/>
      </w:pPr>
      <w:bookmarkStart w:id="907" w:name="ref-massa2009temperature"/>
      <w:bookmarkEnd w:id="888"/>
      <w:r>
        <w:t>Massa, S., Arnaud-</w:t>
      </w:r>
      <w:proofErr w:type="spellStart"/>
      <w:r>
        <w:t>Haond</w:t>
      </w:r>
      <w:proofErr w:type="spellEnd"/>
      <w:r>
        <w:t xml:space="preserve">, S., Pearson, G., </w:t>
      </w:r>
      <w:proofErr w:type="spellStart"/>
      <w:r>
        <w:t>Serrão</w:t>
      </w:r>
      <w:proofErr w:type="spellEnd"/>
      <w:r>
        <w:t xml:space="preserve">, E., 2009. Temperature tolerance and survival of intertidal populations of the seagrass </w:t>
      </w:r>
      <w:proofErr w:type="spellStart"/>
      <w:r>
        <w:t>zostera</w:t>
      </w:r>
      <w:proofErr w:type="spellEnd"/>
      <w:r>
        <w:t xml:space="preserve"> </w:t>
      </w:r>
      <w:proofErr w:type="spellStart"/>
      <w:r>
        <w:t>noltii</w:t>
      </w:r>
      <w:proofErr w:type="spellEnd"/>
      <w:r>
        <w:t xml:space="preserve"> (</w:t>
      </w:r>
      <w:proofErr w:type="spellStart"/>
      <w:r>
        <w:t>hornemann</w:t>
      </w:r>
      <w:proofErr w:type="spellEnd"/>
      <w:r>
        <w:t xml:space="preserve">) in southern </w:t>
      </w:r>
      <w:proofErr w:type="spellStart"/>
      <w:r>
        <w:t>europe</w:t>
      </w:r>
      <w:proofErr w:type="spellEnd"/>
      <w:r>
        <w:t xml:space="preserve"> (ria </w:t>
      </w:r>
      <w:proofErr w:type="spellStart"/>
      <w:r>
        <w:t>formosa</w:t>
      </w:r>
      <w:proofErr w:type="spellEnd"/>
      <w:r>
        <w:t xml:space="preserve">, </w:t>
      </w:r>
      <w:proofErr w:type="spellStart"/>
      <w:r>
        <w:t>portugal</w:t>
      </w:r>
      <w:proofErr w:type="spellEnd"/>
      <w:r>
        <w:t xml:space="preserve">). </w:t>
      </w:r>
      <w:proofErr w:type="spellStart"/>
      <w:r>
        <w:t>Hydrobiologia</w:t>
      </w:r>
      <w:proofErr w:type="spellEnd"/>
      <w:r>
        <w:t xml:space="preserve"> 619, 195–201.</w:t>
      </w:r>
    </w:p>
    <w:p w14:paraId="2F6D0C60" w14:textId="77777777" w:rsidR="008B4DF2" w:rsidRDefault="00000000">
      <w:pPr>
        <w:pStyle w:val="Bibliographie"/>
      </w:pPr>
      <w:bookmarkStart w:id="908" w:name="ref-moore2008environmental"/>
      <w:bookmarkEnd w:id="907"/>
      <w:r>
        <w:t xml:space="preserve">Moore, K.A., Jarvis, J.C., 2008. Environmental factors affecting recent summertime eelgrass diebacks in the lower </w:t>
      </w:r>
      <w:proofErr w:type="spellStart"/>
      <w:r>
        <w:t>chesapeake</w:t>
      </w:r>
      <w:proofErr w:type="spellEnd"/>
      <w:r>
        <w:t xml:space="preserve"> bay: Implications for long-term persistence. Journal of Coastal Research 135–147.</w:t>
      </w:r>
    </w:p>
    <w:p w14:paraId="058089A8" w14:textId="77777777" w:rsidR="008B4DF2" w:rsidRPr="008B4409" w:rsidRDefault="00000000">
      <w:pPr>
        <w:pStyle w:val="Bibliographie"/>
        <w:rPr>
          <w:lang w:val="fr-FR"/>
          <w:rPrChange w:id="909" w:author="Marta Román Geada" w:date="2025-02-17T08:13:00Z" w16du:dateUtc="2025-02-17T08:13:00Z">
            <w:rPr/>
          </w:rPrChange>
        </w:rPr>
      </w:pPr>
      <w:bookmarkStart w:id="910" w:name="ref-o2018seagrass"/>
      <w:bookmarkEnd w:id="908"/>
      <w:r>
        <w:t xml:space="preserve">O’Brien, K.R., Waycott, M., Maxwell, P., Kendrick, G.A., Udy, J.W., Ferguson, A.J., Kilminster, K., </w:t>
      </w:r>
      <w:proofErr w:type="spellStart"/>
      <w:r>
        <w:t>Scanes</w:t>
      </w:r>
      <w:proofErr w:type="spellEnd"/>
      <w:r>
        <w:t xml:space="preserve">, P., McKenzie, L.J., McMahon, K., others, 2018. Seagrass ecosystem trajectory depends on the relative timescales of resistance, recovery and disturbance. </w:t>
      </w:r>
      <w:r w:rsidRPr="008B4409">
        <w:rPr>
          <w:lang w:val="fr-FR"/>
          <w:rPrChange w:id="911" w:author="Marta Román Geada" w:date="2025-02-17T08:13:00Z" w16du:dateUtc="2025-02-17T08:13:00Z">
            <w:rPr/>
          </w:rPrChange>
        </w:rPr>
        <w:t>Marine Pollution Bulletin 134, 166–176.</w:t>
      </w:r>
    </w:p>
    <w:p w14:paraId="2F2DB026" w14:textId="77777777" w:rsidR="008B4DF2" w:rsidRDefault="00000000">
      <w:pPr>
        <w:pStyle w:val="Bibliographie"/>
      </w:pPr>
      <w:bookmarkStart w:id="912" w:name="ref-rs16234383"/>
      <w:bookmarkEnd w:id="910"/>
      <w:r w:rsidRPr="008B4409">
        <w:rPr>
          <w:lang w:val="fr-FR"/>
          <w:rPrChange w:id="913" w:author="Marta Román Geada" w:date="2025-02-17T08:13:00Z" w16du:dateUtc="2025-02-17T08:13:00Z">
            <w:rPr/>
          </w:rPrChange>
        </w:rPr>
        <w:lastRenderedPageBreak/>
        <w:t xml:space="preserve">Oiry, S., Davies, B.F.R., Sousa, A.I., Rosa, P., </w:t>
      </w:r>
      <w:proofErr w:type="spellStart"/>
      <w:r w:rsidRPr="008B4409">
        <w:rPr>
          <w:lang w:val="fr-FR"/>
          <w:rPrChange w:id="914" w:author="Marta Román Geada" w:date="2025-02-17T08:13:00Z" w16du:dateUtc="2025-02-17T08:13:00Z">
            <w:rPr/>
          </w:rPrChange>
        </w:rPr>
        <w:t>Zoffoli</w:t>
      </w:r>
      <w:proofErr w:type="spellEnd"/>
      <w:r w:rsidRPr="008B4409">
        <w:rPr>
          <w:lang w:val="fr-FR"/>
          <w:rPrChange w:id="915" w:author="Marta Román Geada" w:date="2025-02-17T08:13:00Z" w16du:dateUtc="2025-02-17T08:13:00Z">
            <w:rPr/>
          </w:rPrChange>
        </w:rPr>
        <w:t xml:space="preserve">, M.L., Brunier, G., Gernez, P., Barillé, L., 2024. </w:t>
      </w:r>
      <w:r>
        <w:t xml:space="preserve">Discriminating seagrasses from green macroalgae in </w:t>
      </w:r>
      <w:proofErr w:type="spellStart"/>
      <w:r>
        <w:t>european</w:t>
      </w:r>
      <w:proofErr w:type="spellEnd"/>
      <w:r>
        <w:t xml:space="preserve"> intertidal areas using high-resolution multispectral drone imagery. Remote Sensing 16. </w:t>
      </w:r>
      <w:hyperlink r:id="rId38">
        <w:r w:rsidR="008B4DF2">
          <w:rPr>
            <w:rStyle w:val="Lienhypertexte"/>
          </w:rPr>
          <w:t>https://doi.org/10.3390/rs16234383</w:t>
        </w:r>
      </w:hyperlink>
    </w:p>
    <w:p w14:paraId="06CB6B8A" w14:textId="77777777" w:rsidR="008B4DF2" w:rsidRPr="00533661" w:rsidRDefault="00000000">
      <w:pPr>
        <w:pStyle w:val="Bibliographie"/>
        <w:rPr>
          <w:lang w:val="es-ES"/>
          <w:rPrChange w:id="916" w:author="simon oiry" w:date="2025-02-18T15:20:00Z" w16du:dateUtc="2025-02-18T14:20:00Z">
            <w:rPr/>
          </w:rPrChange>
        </w:rPr>
      </w:pPr>
      <w:bookmarkStart w:id="917" w:name="ref-olmedo2020far"/>
      <w:bookmarkEnd w:id="912"/>
      <w:r>
        <w:t xml:space="preserve">Olmedo-Masat, O.M., Raffo, M.P., </w:t>
      </w:r>
      <w:proofErr w:type="spellStart"/>
      <w:r>
        <w:t>Rodrı́guez-Pérez</w:t>
      </w:r>
      <w:proofErr w:type="spellEnd"/>
      <w:r>
        <w:t xml:space="preserve">, D., </w:t>
      </w:r>
      <w:proofErr w:type="spellStart"/>
      <w:r>
        <w:t>Arijón</w:t>
      </w:r>
      <w:proofErr w:type="spellEnd"/>
      <w:r>
        <w:t xml:space="preserve">, M., Sánchez-Carnero, N., 2020. How far can we classify macroalgae remotely? An example using a new spectral library of species from the </w:t>
      </w:r>
      <w:proofErr w:type="gramStart"/>
      <w:r>
        <w:t>south west</w:t>
      </w:r>
      <w:proofErr w:type="gramEnd"/>
      <w:r>
        <w:t xml:space="preserve"> </w:t>
      </w:r>
      <w:proofErr w:type="spellStart"/>
      <w:r>
        <w:t>atlantic</w:t>
      </w:r>
      <w:proofErr w:type="spellEnd"/>
      <w:r>
        <w:t xml:space="preserve"> (</w:t>
      </w:r>
      <w:proofErr w:type="spellStart"/>
      <w:r>
        <w:t>argentine</w:t>
      </w:r>
      <w:proofErr w:type="spellEnd"/>
      <w:r>
        <w:t xml:space="preserve"> </w:t>
      </w:r>
      <w:proofErr w:type="spellStart"/>
      <w:r>
        <w:t>patagonia</w:t>
      </w:r>
      <w:proofErr w:type="spellEnd"/>
      <w:r>
        <w:t xml:space="preserve">). </w:t>
      </w:r>
      <w:r w:rsidRPr="00533661">
        <w:rPr>
          <w:lang w:val="es-ES"/>
          <w:rPrChange w:id="918" w:author="simon oiry" w:date="2025-02-18T15:20:00Z" w16du:dateUtc="2025-02-18T14:20:00Z">
            <w:rPr/>
          </w:rPrChange>
        </w:rPr>
        <w:t>Remote Sensing 12, 3870.</w:t>
      </w:r>
    </w:p>
    <w:p w14:paraId="21F8E303" w14:textId="5C0A6DA8" w:rsidR="007A1A30" w:rsidRPr="007A1A30" w:rsidRDefault="007A1A30" w:rsidP="007A1A30">
      <w:pPr>
        <w:pStyle w:val="Bibliographie"/>
        <w:rPr>
          <w:ins w:id="919" w:author="Marta Román Geada" w:date="2025-02-18T09:53:00Z"/>
          <w:lang w:val="es-ES"/>
        </w:rPr>
      </w:pPr>
      <w:bookmarkStart w:id="920" w:name="ref-penuelas2004leaf"/>
      <w:bookmarkEnd w:id="917"/>
      <w:proofErr w:type="spellStart"/>
      <w:ins w:id="921" w:author="Marta Román Geada" w:date="2025-02-18T09:53:00Z">
        <w:r w:rsidRPr="007A1A30">
          <w:rPr>
            <w:lang w:val="es-ES"/>
          </w:rPr>
          <w:t>Peidro</w:t>
        </w:r>
        <w:proofErr w:type="spellEnd"/>
        <w:r w:rsidRPr="007A1A30">
          <w:rPr>
            <w:lang w:val="es-ES"/>
          </w:rPr>
          <w:t>-Devesa, M.J., Martínez-Movilla, A., Rodríguez-Somoza, J.L., Martínez-Sánchez, J., Román-</w:t>
        </w:r>
        <w:proofErr w:type="spellStart"/>
        <w:r w:rsidRPr="007A1A30">
          <w:rPr>
            <w:lang w:val="es-ES"/>
          </w:rPr>
          <w:t>Geada</w:t>
        </w:r>
        <w:proofErr w:type="spellEnd"/>
        <w:r w:rsidRPr="007A1A30">
          <w:rPr>
            <w:lang w:val="es-ES"/>
          </w:rPr>
          <w:t xml:space="preserve">, M., 2024. </w:t>
        </w:r>
        <w:r w:rsidRPr="007A1A30">
          <w:rPr>
            <w:rPrChange w:id="922" w:author="Marta Román Geada" w:date="2025-02-18T09:53:00Z" w16du:dateUtc="2025-02-18T09:53:00Z">
              <w:rPr>
                <w:lang w:val="es-ES"/>
              </w:rPr>
            </w:rPrChange>
          </w:rPr>
          <w:t xml:space="preserve">Quantifying intertidal macroalgae stocks in the NW Iberian Peninsula using unmanned aerial vehicle </w:t>
        </w:r>
        <w:proofErr w:type="gramStart"/>
        <w:r w:rsidRPr="007A1A30">
          <w:rPr>
            <w:rPrChange w:id="923" w:author="Marta Román Geada" w:date="2025-02-18T09:53:00Z" w16du:dateUtc="2025-02-18T09:53:00Z">
              <w:rPr>
                <w:lang w:val="es-ES"/>
              </w:rPr>
            </w:rPrChange>
          </w:rPr>
          <w:t>( UAV</w:t>
        </w:r>
        <w:proofErr w:type="gramEnd"/>
        <w:r w:rsidRPr="007A1A30">
          <w:rPr>
            <w:rPrChange w:id="924" w:author="Marta Román Geada" w:date="2025-02-18T09:53:00Z" w16du:dateUtc="2025-02-18T09:53:00Z">
              <w:rPr>
                <w:lang w:val="es-ES"/>
              </w:rPr>
            </w:rPrChange>
          </w:rPr>
          <w:t xml:space="preserve"> ) multispectral imagery. </w:t>
        </w:r>
        <w:r w:rsidRPr="007A1A30">
          <w:rPr>
            <w:lang w:val="es-ES"/>
          </w:rPr>
          <w:t xml:space="preserve">Reg. </w:t>
        </w:r>
        <w:proofErr w:type="spellStart"/>
        <w:r w:rsidRPr="007A1A30">
          <w:rPr>
            <w:lang w:val="es-ES"/>
          </w:rPr>
          <w:t>Stud</w:t>
        </w:r>
        <w:proofErr w:type="spellEnd"/>
        <w:r w:rsidRPr="007A1A30">
          <w:rPr>
            <w:lang w:val="es-ES"/>
          </w:rPr>
          <w:t xml:space="preserve">. Mar. </w:t>
        </w:r>
        <w:proofErr w:type="spellStart"/>
        <w:r w:rsidRPr="007A1A30">
          <w:rPr>
            <w:lang w:val="es-ES"/>
          </w:rPr>
          <w:t>Sci</w:t>
        </w:r>
        <w:proofErr w:type="spellEnd"/>
        <w:r w:rsidRPr="007A1A30">
          <w:rPr>
            <w:lang w:val="es-ES"/>
          </w:rPr>
          <w:t xml:space="preserve">. 77, 103621. </w:t>
        </w:r>
      </w:ins>
    </w:p>
    <w:p w14:paraId="44E9366B" w14:textId="77777777" w:rsidR="008B4DF2" w:rsidRDefault="00000000">
      <w:pPr>
        <w:pStyle w:val="Bibliographie"/>
      </w:pPr>
      <w:r w:rsidRPr="007A1A30">
        <w:rPr>
          <w:lang w:val="es-ES"/>
          <w:rPrChange w:id="925" w:author="Marta Román Geada" w:date="2025-02-18T09:53:00Z" w16du:dateUtc="2025-02-18T09:53:00Z">
            <w:rPr/>
          </w:rPrChange>
        </w:rPr>
        <w:t xml:space="preserve">Peñuelas, J., Munné-Bosch, S., </w:t>
      </w:r>
      <w:proofErr w:type="spellStart"/>
      <w:r w:rsidRPr="007A1A30">
        <w:rPr>
          <w:lang w:val="es-ES"/>
          <w:rPrChange w:id="926" w:author="Marta Román Geada" w:date="2025-02-18T09:53:00Z" w16du:dateUtc="2025-02-18T09:53:00Z">
            <w:rPr/>
          </w:rPrChange>
        </w:rPr>
        <w:t>Llusià</w:t>
      </w:r>
      <w:proofErr w:type="spellEnd"/>
      <w:r w:rsidRPr="007A1A30">
        <w:rPr>
          <w:lang w:val="es-ES"/>
          <w:rPrChange w:id="927" w:author="Marta Román Geada" w:date="2025-02-18T09:53:00Z" w16du:dateUtc="2025-02-18T09:53:00Z">
            <w:rPr/>
          </w:rPrChange>
        </w:rPr>
        <w:t xml:space="preserve">, J., </w:t>
      </w:r>
      <w:proofErr w:type="spellStart"/>
      <w:r w:rsidRPr="007A1A30">
        <w:rPr>
          <w:lang w:val="es-ES"/>
          <w:rPrChange w:id="928" w:author="Marta Román Geada" w:date="2025-02-18T09:53:00Z" w16du:dateUtc="2025-02-18T09:53:00Z">
            <w:rPr/>
          </w:rPrChange>
        </w:rPr>
        <w:t>Filella</w:t>
      </w:r>
      <w:proofErr w:type="spellEnd"/>
      <w:r w:rsidRPr="007A1A30">
        <w:rPr>
          <w:lang w:val="es-ES"/>
          <w:rPrChange w:id="929" w:author="Marta Román Geada" w:date="2025-02-18T09:53:00Z" w16du:dateUtc="2025-02-18T09:53:00Z">
            <w:rPr/>
          </w:rPrChange>
        </w:rPr>
        <w:t xml:space="preserve">, I., 2004. </w:t>
      </w:r>
      <w:r>
        <w:t xml:space="preserve">Leaf reflectance and photo-and antioxidant protection in field-grown summer-stressed </w:t>
      </w:r>
      <w:proofErr w:type="spellStart"/>
      <w:r>
        <w:t>phillyrea</w:t>
      </w:r>
      <w:proofErr w:type="spellEnd"/>
      <w:r>
        <w:t xml:space="preserve"> angustifolia. Optical signals of oxidative stress? New Phytologist 162, 115–124.</w:t>
      </w:r>
    </w:p>
    <w:p w14:paraId="41D983EF" w14:textId="77777777" w:rsidR="008B4DF2" w:rsidRDefault="00000000">
      <w:pPr>
        <w:pStyle w:val="Bibliographie"/>
      </w:pPr>
      <w:bookmarkStart w:id="930" w:name="ref-perkins2013measurement"/>
      <w:bookmarkEnd w:id="920"/>
      <w:r>
        <w:t>Perkins, S.E., Alexander, L.V., 2013. On the measurement of heat waves. Journal of climate 26, 4500–4517.</w:t>
      </w:r>
    </w:p>
    <w:p w14:paraId="50A7323A" w14:textId="77777777" w:rsidR="008B4DF2" w:rsidRDefault="00000000">
      <w:pPr>
        <w:pStyle w:val="Bibliographie"/>
      </w:pPr>
      <w:bookmarkStart w:id="931" w:name="ref-Rbase"/>
      <w:bookmarkEnd w:id="930"/>
      <w:r>
        <w:t xml:space="preserve">R Core Team, 2023. </w:t>
      </w:r>
      <w:hyperlink r:id="rId39">
        <w:r w:rsidR="008B4DF2">
          <w:rPr>
            <w:rStyle w:val="Lienhypertexte"/>
          </w:rPr>
          <w:t>R: A language and environment for statistical computing</w:t>
        </w:r>
      </w:hyperlink>
      <w:r>
        <w:t>. R Foundation for Statistical Computing, Vienna, Austria.</w:t>
      </w:r>
    </w:p>
    <w:p w14:paraId="393EC312" w14:textId="77777777" w:rsidR="008B4DF2" w:rsidRDefault="00000000">
      <w:pPr>
        <w:pStyle w:val="Bibliographie"/>
      </w:pPr>
      <w:bookmarkStart w:id="932" w:name="ref-ramesh2020seagrass"/>
      <w:bookmarkEnd w:id="931"/>
      <w:r>
        <w:t xml:space="preserve">Ramesh, C., Mohanraju, R., 2020. Seagrass ecosystems of </w:t>
      </w:r>
      <w:proofErr w:type="spellStart"/>
      <w:r>
        <w:t>andaman</w:t>
      </w:r>
      <w:proofErr w:type="spellEnd"/>
      <w:r>
        <w:t xml:space="preserve"> and </w:t>
      </w:r>
      <w:proofErr w:type="spellStart"/>
      <w:r>
        <w:t>nicobar</w:t>
      </w:r>
      <w:proofErr w:type="spellEnd"/>
      <w:r>
        <w:t xml:space="preserve"> islands: Status and future perspective. Environmental &amp; Earth Sciences Research Journal 7.</w:t>
      </w:r>
    </w:p>
    <w:p w14:paraId="640FF1B4" w14:textId="07259F87" w:rsidR="00C32120" w:rsidRPr="00C32120" w:rsidRDefault="00C32120" w:rsidP="00C32120">
      <w:pPr>
        <w:pStyle w:val="Bibliographie"/>
        <w:rPr>
          <w:ins w:id="933" w:author="Marta Román Geada" w:date="2025-02-18T12:43:00Z"/>
          <w:lang w:val="es-ES"/>
        </w:rPr>
      </w:pPr>
      <w:bookmarkStart w:id="934" w:name="ref-roman2021using"/>
      <w:bookmarkEnd w:id="932"/>
      <w:ins w:id="935" w:author="Marta Román Geada" w:date="2025-02-18T12:43:00Z">
        <w:r w:rsidRPr="00C32120">
          <w:rPr>
            <w:rPrChange w:id="936" w:author="Marta Román Geada" w:date="2025-02-18T12:43:00Z" w16du:dateUtc="2025-02-18T12:43:00Z">
              <w:rPr>
                <w:lang w:val="es-ES"/>
              </w:rPr>
            </w:rPrChange>
          </w:rPr>
          <w:t xml:space="preserve">Roca, G., </w:t>
        </w:r>
        <w:proofErr w:type="spellStart"/>
        <w:r w:rsidRPr="00C32120">
          <w:rPr>
            <w:rPrChange w:id="937" w:author="Marta Román Geada" w:date="2025-02-18T12:43:00Z" w16du:dateUtc="2025-02-18T12:43:00Z">
              <w:rPr>
                <w:lang w:val="es-ES"/>
              </w:rPr>
            </w:rPrChange>
          </w:rPr>
          <w:t>Alcoverro</w:t>
        </w:r>
        <w:proofErr w:type="spellEnd"/>
        <w:r w:rsidRPr="00C32120">
          <w:rPr>
            <w:rPrChange w:id="938" w:author="Marta Román Geada" w:date="2025-02-18T12:43:00Z" w16du:dateUtc="2025-02-18T12:43:00Z">
              <w:rPr>
                <w:lang w:val="es-ES"/>
              </w:rPr>
            </w:rPrChange>
          </w:rPr>
          <w:t xml:space="preserve">, T., Krause-Jensen, D., Balsby, T.J.S.S., Van </w:t>
        </w:r>
        <w:proofErr w:type="spellStart"/>
        <w:r w:rsidRPr="00C32120">
          <w:rPr>
            <w:rPrChange w:id="939" w:author="Marta Román Geada" w:date="2025-02-18T12:43:00Z" w16du:dateUtc="2025-02-18T12:43:00Z">
              <w:rPr>
                <w:lang w:val="es-ES"/>
              </w:rPr>
            </w:rPrChange>
          </w:rPr>
          <w:t>Katwijk</w:t>
        </w:r>
        <w:proofErr w:type="spellEnd"/>
        <w:r w:rsidRPr="00C32120">
          <w:rPr>
            <w:rPrChange w:id="940" w:author="Marta Román Geada" w:date="2025-02-18T12:43:00Z" w16du:dateUtc="2025-02-18T12:43:00Z">
              <w:rPr>
                <w:lang w:val="es-ES"/>
              </w:rPr>
            </w:rPrChange>
          </w:rPr>
          <w:t xml:space="preserve">, M.M., </w:t>
        </w:r>
        <w:proofErr w:type="spellStart"/>
        <w:r w:rsidRPr="00C32120">
          <w:rPr>
            <w:rPrChange w:id="941" w:author="Marta Román Geada" w:date="2025-02-18T12:43:00Z" w16du:dateUtc="2025-02-18T12:43:00Z">
              <w:rPr>
                <w:lang w:val="es-ES"/>
              </w:rPr>
            </w:rPrChange>
          </w:rPr>
          <w:t>Marb</w:t>
        </w:r>
      </w:ins>
      <w:ins w:id="942" w:author="Marta Román Geada" w:date="2025-02-18T12:43:00Z" w16du:dateUtc="2025-02-18T12:43:00Z">
        <w:r>
          <w:t>à</w:t>
        </w:r>
      </w:ins>
      <w:proofErr w:type="spellEnd"/>
      <w:ins w:id="943" w:author="Marta Román Geada" w:date="2025-02-18T12:43:00Z">
        <w:r w:rsidRPr="00C32120">
          <w:rPr>
            <w:rPrChange w:id="944" w:author="Marta Román Geada" w:date="2025-02-18T12:43:00Z" w16du:dateUtc="2025-02-18T12:43:00Z">
              <w:rPr>
                <w:lang w:val="es-ES"/>
              </w:rPr>
            </w:rPrChange>
          </w:rPr>
          <w:t xml:space="preserve">, N., Santos, R., Arthur, R., </w:t>
        </w:r>
        <w:proofErr w:type="spellStart"/>
        <w:r w:rsidRPr="00C32120">
          <w:rPr>
            <w:rPrChange w:id="945" w:author="Marta Román Geada" w:date="2025-02-18T12:43:00Z" w16du:dateUtc="2025-02-18T12:43:00Z">
              <w:rPr>
                <w:lang w:val="es-ES"/>
              </w:rPr>
            </w:rPrChange>
          </w:rPr>
          <w:t>Mascar</w:t>
        </w:r>
      </w:ins>
      <w:ins w:id="946" w:author="Marta Román Geada" w:date="2025-02-18T12:43:00Z" w16du:dateUtc="2025-02-18T12:43:00Z">
        <w:r>
          <w:t>ó</w:t>
        </w:r>
      </w:ins>
      <w:proofErr w:type="spellEnd"/>
      <w:ins w:id="947" w:author="Marta Román Geada" w:date="2025-02-18T12:43:00Z">
        <w:r w:rsidRPr="00C32120">
          <w:rPr>
            <w:rPrChange w:id="948" w:author="Marta Román Geada" w:date="2025-02-18T12:43:00Z" w16du:dateUtc="2025-02-18T12:43:00Z">
              <w:rPr>
                <w:lang w:val="es-ES"/>
              </w:rPr>
            </w:rPrChange>
          </w:rPr>
          <w:t>, O., Fern</w:t>
        </w:r>
      </w:ins>
      <w:ins w:id="949" w:author="Marta Román Geada" w:date="2025-02-18T12:43:00Z" w16du:dateUtc="2025-02-18T12:43:00Z">
        <w:r>
          <w:t>á</w:t>
        </w:r>
      </w:ins>
      <w:ins w:id="950" w:author="Marta Román Geada" w:date="2025-02-18T12:43:00Z">
        <w:r w:rsidRPr="00C32120">
          <w:rPr>
            <w:rPrChange w:id="951" w:author="Marta Román Geada" w:date="2025-02-18T12:43:00Z" w16du:dateUtc="2025-02-18T12:43:00Z">
              <w:rPr>
                <w:lang w:val="es-ES"/>
              </w:rPr>
            </w:rPrChange>
          </w:rPr>
          <w:t>ndez-Torquemada, Y., P</w:t>
        </w:r>
      </w:ins>
      <w:ins w:id="952" w:author="Marta Román Geada" w:date="2025-02-18T12:43:00Z" w16du:dateUtc="2025-02-18T12:43:00Z">
        <w:r>
          <w:t>é</w:t>
        </w:r>
      </w:ins>
      <w:ins w:id="953" w:author="Marta Román Geada" w:date="2025-02-18T12:43:00Z">
        <w:r w:rsidRPr="00C32120">
          <w:rPr>
            <w:rPrChange w:id="954" w:author="Marta Román Geada" w:date="2025-02-18T12:43:00Z" w16du:dateUtc="2025-02-18T12:43:00Z">
              <w:rPr>
                <w:lang w:val="es-ES"/>
              </w:rPr>
            </w:rPrChange>
          </w:rPr>
          <w:t>rez, M., Duarte, C.M., Romero</w:t>
        </w:r>
      </w:ins>
      <w:ins w:id="955" w:author="Marta Román Geada" w:date="2025-02-18T12:44:00Z" w16du:dateUtc="2025-02-18T12:44:00Z">
        <w:r>
          <w:t xml:space="preserve">, </w:t>
        </w:r>
      </w:ins>
      <w:ins w:id="956" w:author="Marta Román Geada" w:date="2025-02-18T12:43:00Z">
        <w:r w:rsidRPr="00C32120">
          <w:rPr>
            <w:rPrChange w:id="957" w:author="Marta Román Geada" w:date="2025-02-18T12:43:00Z" w16du:dateUtc="2025-02-18T12:43:00Z">
              <w:rPr>
                <w:lang w:val="es-ES"/>
              </w:rPr>
            </w:rPrChange>
          </w:rPr>
          <w:t xml:space="preserve">2016. Response of seagrass indicators to shifts in environmental stressors: A global review and management synthesis. </w:t>
        </w:r>
        <w:r w:rsidRPr="00C32120">
          <w:rPr>
            <w:lang w:val="es-ES"/>
          </w:rPr>
          <w:t xml:space="preserve">Ecol. </w:t>
        </w:r>
        <w:proofErr w:type="spellStart"/>
        <w:r w:rsidRPr="00C32120">
          <w:rPr>
            <w:lang w:val="es-ES"/>
          </w:rPr>
          <w:t>Indic</w:t>
        </w:r>
        <w:proofErr w:type="spellEnd"/>
        <w:r w:rsidRPr="00C32120">
          <w:rPr>
            <w:lang w:val="es-ES"/>
          </w:rPr>
          <w:t>. 63, 310–323. https://doi.org/10.1016/j.ecolind.2015.12.007</w:t>
        </w:r>
      </w:ins>
    </w:p>
    <w:p w14:paraId="1217DA30" w14:textId="77777777" w:rsidR="00C32120" w:rsidRDefault="00C32120">
      <w:pPr>
        <w:pStyle w:val="Bibliographie"/>
        <w:rPr>
          <w:ins w:id="958" w:author="Marta Román Geada" w:date="2025-02-18T12:43:00Z" w16du:dateUtc="2025-02-18T12:43:00Z"/>
          <w:lang w:val="es-ES"/>
        </w:rPr>
      </w:pPr>
    </w:p>
    <w:p w14:paraId="37CE67E0" w14:textId="6BED8518" w:rsidR="008B4DF2" w:rsidRDefault="00000000">
      <w:pPr>
        <w:pStyle w:val="Bibliographie"/>
        <w:rPr>
          <w:ins w:id="959" w:author="Marta Román Geada" w:date="2025-02-17T14:12:00Z" w16du:dateUtc="2025-02-17T14:12:00Z"/>
        </w:rPr>
      </w:pPr>
      <w:r w:rsidRPr="00C32120">
        <w:rPr>
          <w:lang w:val="es-ES"/>
          <w:rPrChange w:id="960" w:author="Marta Román Geada" w:date="2025-02-18T12:43:00Z" w16du:dateUtc="2025-02-18T12:43:00Z">
            <w:rPr/>
          </w:rPrChange>
        </w:rPr>
        <w:t xml:space="preserve">Román, A., Tovar-Sánchez, A., Olivé, I., Navarro, G., 2021. </w:t>
      </w:r>
      <w:r>
        <w:t>Using a UAV-mounted multispectral camera for the monitoring of marine macrophytes. Frontiers in Marine Science 8, 722698.</w:t>
      </w:r>
    </w:p>
    <w:p w14:paraId="5585C337" w14:textId="1913C6B6" w:rsidR="00E17C31" w:rsidRPr="00E17C31" w:rsidRDefault="00E17C31">
      <w:pPr>
        <w:pStyle w:val="Bibliographie"/>
        <w:rPr>
          <w:ins w:id="961" w:author="Marta Román Geada" w:date="2025-02-17T10:31:00Z" w16du:dateUtc="2025-02-17T10:31:00Z"/>
        </w:rPr>
      </w:pPr>
      <w:ins w:id="962" w:author="Marta Román Geada" w:date="2025-02-17T14:12:00Z">
        <w:r w:rsidRPr="00E17C31">
          <w:rPr>
            <w:rPrChange w:id="963" w:author="Marta Román Geada" w:date="2025-02-17T14:12:00Z" w16du:dateUtc="2025-02-17T14:12:00Z">
              <w:rPr>
                <w:lang w:val="es-ES"/>
              </w:rPr>
            </w:rPrChange>
          </w:rPr>
          <w:t xml:space="preserve">Román, S., Vázquez, E., Román, M., Viejo, R.M., Woodin, S.A., Wethey, D.S., Troncoso, J.S., Olabarria, C., 2022. Effects of warming on biological interactions between clams and </w:t>
        </w:r>
        <w:r w:rsidRPr="00E17C31">
          <w:rPr>
            <w:rPrChange w:id="964" w:author="Marta Román Geada" w:date="2025-02-17T14:12:00Z" w16du:dateUtc="2025-02-17T14:12:00Z">
              <w:rPr>
                <w:lang w:val="es-ES"/>
              </w:rPr>
            </w:rPrChange>
          </w:rPr>
          <w:lastRenderedPageBreak/>
          <w:t xml:space="preserve">the seagrass Zostera </w:t>
        </w:r>
        <w:proofErr w:type="spellStart"/>
        <w:r w:rsidRPr="00E17C31">
          <w:rPr>
            <w:rPrChange w:id="965" w:author="Marta Román Geada" w:date="2025-02-17T14:12:00Z" w16du:dateUtc="2025-02-17T14:12:00Z">
              <w:rPr>
                <w:lang w:val="es-ES"/>
              </w:rPr>
            </w:rPrChange>
          </w:rPr>
          <w:t>noltei</w:t>
        </w:r>
        <w:proofErr w:type="spellEnd"/>
        <w:r w:rsidRPr="00E17C31">
          <w:rPr>
            <w:rPrChange w:id="966" w:author="Marta Román Geada" w:date="2025-02-17T14:12:00Z" w16du:dateUtc="2025-02-17T14:12:00Z">
              <w:rPr>
                <w:lang w:val="es-ES"/>
              </w:rPr>
            </w:rPrChange>
          </w:rPr>
          <w:t xml:space="preserve">: A case study using open top chambers. </w:t>
        </w:r>
        <w:proofErr w:type="spellStart"/>
        <w:r w:rsidRPr="00E17C31">
          <w:rPr>
            <w:rPrChange w:id="967" w:author="Marta Román Geada" w:date="2025-02-17T14:12:00Z" w16du:dateUtc="2025-02-17T14:12:00Z">
              <w:rPr>
                <w:lang w:val="es-ES"/>
              </w:rPr>
            </w:rPrChange>
          </w:rPr>
          <w:t>Estuar</w:t>
        </w:r>
        <w:proofErr w:type="spellEnd"/>
        <w:r w:rsidRPr="00E17C31">
          <w:rPr>
            <w:rPrChange w:id="968" w:author="Marta Román Geada" w:date="2025-02-17T14:12:00Z" w16du:dateUtc="2025-02-17T14:12:00Z">
              <w:rPr>
                <w:lang w:val="es-ES"/>
              </w:rPr>
            </w:rPrChange>
          </w:rPr>
          <w:t xml:space="preserve">. Coast. Shelf Sci. 276, 108027. </w:t>
        </w:r>
      </w:ins>
    </w:p>
    <w:p w14:paraId="33977BC4" w14:textId="56C7FB25" w:rsidR="00634387" w:rsidRPr="00585364" w:rsidRDefault="00634387">
      <w:pPr>
        <w:pStyle w:val="Bibliographie"/>
      </w:pPr>
      <w:ins w:id="969" w:author="Marta Román Geada" w:date="2025-02-17T10:31:00Z">
        <w:r w:rsidRPr="00585364">
          <w:rPr>
            <w:rPrChange w:id="970" w:author="Marta Román Geada" w:date="2025-02-17T15:15:00Z" w16du:dateUtc="2025-02-17T15:15:00Z">
              <w:rPr>
                <w:lang w:val="es-ES"/>
              </w:rPr>
            </w:rPrChange>
          </w:rPr>
          <w:t xml:space="preserve">Román, M., Gilbert, F., Viejo, R.M., Román, S., Troncoso, J.S., Elsa, V., Olabarria, C., 2023. </w:t>
        </w:r>
        <w:r w:rsidRPr="00634387">
          <w:rPr>
            <w:rPrChange w:id="971" w:author="Marta Román Geada" w:date="2025-02-17T10:31:00Z" w16du:dateUtc="2025-02-17T10:31:00Z">
              <w:rPr>
                <w:lang w:val="es-ES"/>
              </w:rPr>
            </w:rPrChange>
          </w:rPr>
          <w:t xml:space="preserve">Are clam-seagrass interactions affected by heatwaves during emersion? Mar. Environ. </w:t>
        </w:r>
        <w:r w:rsidRPr="00585364">
          <w:rPr>
            <w:rPrChange w:id="972" w:author="Marta Román Geada" w:date="2025-02-17T15:15:00Z" w16du:dateUtc="2025-02-17T15:15:00Z">
              <w:rPr>
                <w:lang w:val="es-ES"/>
              </w:rPr>
            </w:rPrChange>
          </w:rPr>
          <w:t>Res. 105906. https://doi.org/10.1016/j.marenvres.2023.105906</w:t>
        </w:r>
      </w:ins>
    </w:p>
    <w:p w14:paraId="0473CA28" w14:textId="77777777" w:rsidR="008B4DF2" w:rsidRDefault="00000000">
      <w:pPr>
        <w:pStyle w:val="Bibliographie"/>
      </w:pPr>
      <w:bookmarkStart w:id="973" w:name="ref-rouse1974monitoring"/>
      <w:bookmarkEnd w:id="934"/>
      <w:r>
        <w:t xml:space="preserve">Rouse, J.W., Haas, R.H., Schell, J.A., Deering, D.W., others, 1974. Monitoring vegetation systems in the great plains with ERTS. NASA Spec. </w:t>
      </w:r>
      <w:proofErr w:type="spellStart"/>
      <w:r>
        <w:t>Publ</w:t>
      </w:r>
      <w:proofErr w:type="spellEnd"/>
      <w:r>
        <w:t xml:space="preserve"> 351, 309.</w:t>
      </w:r>
    </w:p>
    <w:p w14:paraId="691F0279" w14:textId="77777777" w:rsidR="008B4DF2" w:rsidRDefault="00000000">
      <w:pPr>
        <w:pStyle w:val="Bibliographie"/>
      </w:pPr>
      <w:bookmarkStart w:id="974" w:name="ref-samper2020characterization"/>
      <w:bookmarkEnd w:id="973"/>
      <w:r>
        <w:t xml:space="preserve">Samper-Villarreal, J., Bolaños, R.C., </w:t>
      </w:r>
      <w:proofErr w:type="spellStart"/>
      <w:r>
        <w:t>Heidemeyer</w:t>
      </w:r>
      <w:proofErr w:type="spellEnd"/>
      <w:r>
        <w:t>, M., Vargas, M.M., Vargas, R.M., 2020. Characterization of seagrasses at two new locations in the eastern tropical pacific (</w:t>
      </w:r>
      <w:proofErr w:type="spellStart"/>
      <w:r>
        <w:t>el</w:t>
      </w:r>
      <w:proofErr w:type="spellEnd"/>
      <w:r>
        <w:t xml:space="preserve"> </w:t>
      </w:r>
      <w:proofErr w:type="spellStart"/>
      <w:r>
        <w:t>jobo</w:t>
      </w:r>
      <w:proofErr w:type="spellEnd"/>
      <w:r>
        <w:t xml:space="preserve"> and </w:t>
      </w:r>
      <w:proofErr w:type="spellStart"/>
      <w:r>
        <w:t>matapalito</w:t>
      </w:r>
      <w:proofErr w:type="spellEnd"/>
      <w:r>
        <w:t xml:space="preserve">, costa </w:t>
      </w:r>
      <w:proofErr w:type="spellStart"/>
      <w:r>
        <w:t>rica</w:t>
      </w:r>
      <w:proofErr w:type="spellEnd"/>
      <w:r>
        <w:t>). Aquatic botany 165, 103237.</w:t>
      </w:r>
    </w:p>
    <w:p w14:paraId="65AEC0A9" w14:textId="77777777" w:rsidR="008B4DF2" w:rsidRDefault="00000000">
      <w:pPr>
        <w:pStyle w:val="Bibliographie"/>
      </w:pPr>
      <w:bookmarkStart w:id="975" w:name="ref-sawall2021chronically"/>
      <w:bookmarkEnd w:id="974"/>
      <w:r>
        <w:t xml:space="preserve">Sawall, Y., Ito, M., Pansch, C., 2021. Chronically elevated sea surface temperatures revealed high susceptibility of the eelgrass </w:t>
      </w:r>
      <w:proofErr w:type="spellStart"/>
      <w:r>
        <w:t>zostera</w:t>
      </w:r>
      <w:proofErr w:type="spellEnd"/>
      <w:r>
        <w:t xml:space="preserve"> marina to winter and spring warming. Limnology and Oceanography 66, 4112–4124.</w:t>
      </w:r>
    </w:p>
    <w:p w14:paraId="7C21F207" w14:textId="77777777" w:rsidR="008B4DF2" w:rsidRDefault="00000000">
      <w:pPr>
        <w:pStyle w:val="Bibliographie"/>
      </w:pPr>
      <w:bookmarkStart w:id="976" w:name="ref-heatwaveR"/>
      <w:bookmarkEnd w:id="975"/>
      <w:r>
        <w:t xml:space="preserve">Schlegel, R.W., Smit, A.J., 2018. </w:t>
      </w:r>
      <w:proofErr w:type="spellStart"/>
      <w:r>
        <w:t>heatwaveR</w:t>
      </w:r>
      <w:proofErr w:type="spellEnd"/>
      <w:r>
        <w:t xml:space="preserve">: A central algorithm for the detection of heatwaves and cold-spells. Journal of Open Source Software 3, 821. </w:t>
      </w:r>
      <w:hyperlink r:id="rId40">
        <w:r w:rsidR="008B4DF2">
          <w:rPr>
            <w:rStyle w:val="Lienhypertexte"/>
          </w:rPr>
          <w:t>https://doi.org/10.21105/joss.00821</w:t>
        </w:r>
      </w:hyperlink>
    </w:p>
    <w:p w14:paraId="3D4EE031" w14:textId="77777777" w:rsidR="008B4DF2" w:rsidRPr="008B4409" w:rsidRDefault="00000000">
      <w:pPr>
        <w:pStyle w:val="Bibliographie"/>
        <w:rPr>
          <w:lang w:val="fr-FR"/>
          <w:rPrChange w:id="977" w:author="Marta Román Geada" w:date="2025-02-17T08:13:00Z" w16du:dateUtc="2025-02-17T08:13:00Z">
            <w:rPr/>
          </w:rPrChange>
        </w:rPr>
      </w:pPr>
      <w:bookmarkStart w:id="978" w:name="ref-scott2018role"/>
      <w:bookmarkEnd w:id="976"/>
      <w:r>
        <w:t xml:space="preserve">Scott, A.L., York, P.H., Duncan, C., Macreadie, P.I., Connolly, R.M., Ellis, M.T., Jarvis, J.C., Jinks, K.I., Marsh, H., Rasheed, M.A., 2018. The role of herbivory in structuring tropical seagrass ecosystem service delivery. </w:t>
      </w:r>
      <w:proofErr w:type="spellStart"/>
      <w:r w:rsidRPr="008B4409">
        <w:rPr>
          <w:lang w:val="fr-FR"/>
          <w:rPrChange w:id="979" w:author="Marta Román Geada" w:date="2025-02-17T08:13:00Z" w16du:dateUtc="2025-02-17T08:13:00Z">
            <w:rPr/>
          </w:rPrChange>
        </w:rPr>
        <w:t>Frontiers</w:t>
      </w:r>
      <w:proofErr w:type="spellEnd"/>
      <w:r w:rsidRPr="008B4409">
        <w:rPr>
          <w:lang w:val="fr-FR"/>
          <w:rPrChange w:id="980" w:author="Marta Román Geada" w:date="2025-02-17T08:13:00Z" w16du:dateUtc="2025-02-17T08:13:00Z">
            <w:rPr/>
          </w:rPrChange>
        </w:rPr>
        <w:t xml:space="preserve"> in Plant Science 9, 127.</w:t>
      </w:r>
    </w:p>
    <w:p w14:paraId="15FB9623" w14:textId="77777777" w:rsidR="008B4DF2" w:rsidRPr="008B4409" w:rsidRDefault="00000000">
      <w:pPr>
        <w:pStyle w:val="Bibliographie"/>
        <w:rPr>
          <w:lang w:val="fr-FR"/>
          <w:rPrChange w:id="981" w:author="Marta Román Geada" w:date="2025-02-17T08:13:00Z" w16du:dateUtc="2025-02-17T08:13:00Z">
            <w:rPr/>
          </w:rPrChange>
        </w:rPr>
      </w:pPr>
      <w:bookmarkStart w:id="982" w:name="ref-shom_ram_2022"/>
      <w:bookmarkEnd w:id="978"/>
      <w:r w:rsidRPr="008B4409">
        <w:rPr>
          <w:lang w:val="fr-FR"/>
          <w:rPrChange w:id="983" w:author="Marta Román Geada" w:date="2025-02-17T08:13:00Z" w16du:dateUtc="2025-02-17T08:13:00Z">
            <w:rPr/>
          </w:rPrChange>
        </w:rPr>
        <w:t xml:space="preserve">SHOM, 2022. </w:t>
      </w:r>
      <w:r>
        <w:fldChar w:fldCharType="begin"/>
      </w:r>
      <w:r w:rsidRPr="008B4409">
        <w:rPr>
          <w:lang w:val="fr-FR"/>
          <w:rPrChange w:id="984" w:author="Marta Román Geada" w:date="2025-02-17T08:13:00Z" w16du:dateUtc="2025-02-17T08:13:00Z">
            <w:rPr/>
          </w:rPrChange>
        </w:rPr>
        <w:instrText>HYPERLINK "https://diffusion.shom.fr/references-altimetriques-maritimes-ram.html" \h</w:instrText>
      </w:r>
      <w:r>
        <w:fldChar w:fldCharType="separate"/>
      </w:r>
      <w:r w:rsidRPr="008B4409">
        <w:rPr>
          <w:rStyle w:val="Lienhypertexte"/>
          <w:lang w:val="fr-FR"/>
          <w:rPrChange w:id="985" w:author="Marta Román Geada" w:date="2025-02-17T08:13:00Z" w16du:dateUtc="2025-02-17T08:13:00Z">
            <w:rPr>
              <w:rStyle w:val="Lienhypertexte"/>
            </w:rPr>
          </w:rPrChange>
        </w:rPr>
        <w:t xml:space="preserve">Service hydrographique et océanographique de la marine ; références altimétriques </w:t>
      </w:r>
      <w:proofErr w:type="gramStart"/>
      <w:r w:rsidRPr="008B4409">
        <w:rPr>
          <w:rStyle w:val="Lienhypertexte"/>
          <w:lang w:val="fr-FR"/>
          <w:rPrChange w:id="986" w:author="Marta Román Geada" w:date="2025-02-17T08:13:00Z" w16du:dateUtc="2025-02-17T08:13:00Z">
            <w:rPr>
              <w:rStyle w:val="Lienhypertexte"/>
            </w:rPr>
          </w:rPrChange>
        </w:rPr>
        <w:t>maritimes:</w:t>
      </w:r>
      <w:proofErr w:type="gramEnd"/>
      <w:r w:rsidRPr="008B4409">
        <w:rPr>
          <w:rStyle w:val="Lienhypertexte"/>
          <w:lang w:val="fr-FR"/>
          <w:rPrChange w:id="987" w:author="Marta Román Geada" w:date="2025-02-17T08:13:00Z" w16du:dateUtc="2025-02-17T08:13:00Z">
            <w:rPr>
              <w:rStyle w:val="Lienhypertexte"/>
            </w:rPr>
          </w:rPrChange>
        </w:rPr>
        <w:t xml:space="preserve"> Ports de </w:t>
      </w:r>
      <w:proofErr w:type="spellStart"/>
      <w:r w:rsidRPr="008B4409">
        <w:rPr>
          <w:rStyle w:val="Lienhypertexte"/>
          <w:lang w:val="fr-FR"/>
          <w:rPrChange w:id="988" w:author="Marta Román Geada" w:date="2025-02-17T08:13:00Z" w16du:dateUtc="2025-02-17T08:13:00Z">
            <w:rPr>
              <w:rStyle w:val="Lienhypertexte"/>
            </w:rPr>
          </w:rPrChange>
        </w:rPr>
        <w:t>france</w:t>
      </w:r>
      <w:proofErr w:type="spellEnd"/>
      <w:r w:rsidRPr="008B4409">
        <w:rPr>
          <w:rStyle w:val="Lienhypertexte"/>
          <w:lang w:val="fr-FR"/>
          <w:rPrChange w:id="989" w:author="Marta Román Geada" w:date="2025-02-17T08:13:00Z" w16du:dateUtc="2025-02-17T08:13:00Z">
            <w:rPr>
              <w:rStyle w:val="Lienhypertexte"/>
            </w:rPr>
          </w:rPrChange>
        </w:rPr>
        <w:t xml:space="preserve"> métropolitaine et d’outre-mer, </w:t>
      </w:r>
      <w:proofErr w:type="spellStart"/>
      <w:r w:rsidRPr="008B4409">
        <w:rPr>
          <w:rStyle w:val="Lienhypertexte"/>
          <w:lang w:val="fr-FR"/>
          <w:rPrChange w:id="990" w:author="Marta Román Geada" w:date="2025-02-17T08:13:00Z" w16du:dateUtc="2025-02-17T08:13:00Z">
            <w:rPr>
              <w:rStyle w:val="Lienhypertexte"/>
            </w:rPr>
          </w:rPrChange>
        </w:rPr>
        <w:t>cotes</w:t>
      </w:r>
      <w:proofErr w:type="spellEnd"/>
      <w:r w:rsidRPr="008B4409">
        <w:rPr>
          <w:rStyle w:val="Lienhypertexte"/>
          <w:lang w:val="fr-FR"/>
          <w:rPrChange w:id="991" w:author="Marta Román Geada" w:date="2025-02-17T08:13:00Z" w16du:dateUtc="2025-02-17T08:13:00Z">
            <w:rPr>
              <w:rStyle w:val="Lienhypertexte"/>
            </w:rPr>
          </w:rPrChange>
        </w:rPr>
        <w:t xml:space="preserve"> du zéro hydrographique et niveaux caractéristiques de la marée</w:t>
      </w:r>
      <w:r>
        <w:fldChar w:fldCharType="end"/>
      </w:r>
      <w:r w:rsidRPr="008B4409">
        <w:rPr>
          <w:lang w:val="fr-FR"/>
          <w:rPrChange w:id="992" w:author="Marta Román Geada" w:date="2025-02-17T08:13:00Z" w16du:dateUtc="2025-02-17T08:13:00Z">
            <w:rPr/>
          </w:rPrChange>
        </w:rPr>
        <w:t xml:space="preserve">. </w:t>
      </w:r>
      <w:proofErr w:type="spellStart"/>
      <w:r w:rsidRPr="008B4409">
        <w:rPr>
          <w:lang w:val="fr-FR"/>
          <w:rPrChange w:id="993" w:author="Marta Román Geada" w:date="2025-02-17T08:13:00Z" w16du:dateUtc="2025-02-17T08:13:00Z">
            <w:rPr/>
          </w:rPrChange>
        </w:rPr>
        <w:t>Shom</w:t>
      </w:r>
      <w:proofErr w:type="spellEnd"/>
      <w:r w:rsidRPr="008B4409">
        <w:rPr>
          <w:lang w:val="fr-FR"/>
          <w:rPrChange w:id="994" w:author="Marta Román Geada" w:date="2025-02-17T08:13:00Z" w16du:dateUtc="2025-02-17T08:13:00Z">
            <w:rPr/>
          </w:rPrChange>
        </w:rPr>
        <w:t>, Brest, France.</w:t>
      </w:r>
    </w:p>
    <w:p w14:paraId="6FBB8A7D" w14:textId="77777777" w:rsidR="008B4DF2" w:rsidRPr="008B4409" w:rsidRDefault="00000000">
      <w:pPr>
        <w:pStyle w:val="Bibliographie"/>
        <w:rPr>
          <w:lang w:val="fr-FR"/>
          <w:rPrChange w:id="995" w:author="Marta Román Geada" w:date="2025-02-17T08:13:00Z" w16du:dateUtc="2025-02-17T08:13:00Z">
            <w:rPr/>
          </w:rPrChange>
        </w:rPr>
      </w:pPr>
      <w:bookmarkStart w:id="996" w:name="Xbef41143b4d4042e58f11cfc27e216202646012"/>
      <w:bookmarkEnd w:id="982"/>
      <w:r w:rsidRPr="008B4409">
        <w:rPr>
          <w:lang w:val="fr-FR"/>
          <w:rPrChange w:id="997" w:author="Marta Román Geada" w:date="2025-02-17T08:13:00Z" w16du:dateUtc="2025-02-17T08:13:00Z">
            <w:rPr/>
          </w:rPrChange>
        </w:rPr>
        <w:t xml:space="preserve">SHOM, 2021. </w:t>
      </w:r>
      <w:r>
        <w:fldChar w:fldCharType="begin"/>
      </w:r>
      <w:r w:rsidRPr="008B4409">
        <w:rPr>
          <w:lang w:val="fr-FR"/>
          <w:rPrChange w:id="998" w:author="Marta Román Geada" w:date="2025-02-17T08:13:00Z" w16du:dateUtc="2025-02-17T08:13:00Z">
            <w:rPr/>
          </w:rPrChange>
        </w:rPr>
        <w:instrText>HYPERLINK "https://services.data.shom.fr/geonetwork/srv/fre/catalog.search" \l "/metadata/BATHYMETRIE_LITTO3D_BZH_2018_2021.xml" \h</w:instrText>
      </w:r>
      <w:r>
        <w:fldChar w:fldCharType="separate"/>
      </w:r>
      <w:r w:rsidRPr="008B4409">
        <w:rPr>
          <w:rStyle w:val="Lienhypertexte"/>
          <w:lang w:val="fr-FR"/>
          <w:rPrChange w:id="999" w:author="Marta Román Geada" w:date="2025-02-17T08:13:00Z" w16du:dateUtc="2025-02-17T08:13:00Z">
            <w:rPr>
              <w:rStyle w:val="Lienhypertexte"/>
            </w:rPr>
          </w:rPrChange>
        </w:rPr>
        <w:t>Service hydrographique et océanographique de la marine ; bathymétrie Litto3D® bretagne 2018-2021</w:t>
      </w:r>
      <w:r>
        <w:fldChar w:fldCharType="end"/>
      </w:r>
      <w:r w:rsidRPr="008B4409">
        <w:rPr>
          <w:lang w:val="fr-FR"/>
          <w:rPrChange w:id="1000" w:author="Marta Román Geada" w:date="2025-02-17T08:13:00Z" w16du:dateUtc="2025-02-17T08:13:00Z">
            <w:rPr/>
          </w:rPrChange>
        </w:rPr>
        <w:t>.</w:t>
      </w:r>
    </w:p>
    <w:p w14:paraId="08BCCC15" w14:textId="77777777" w:rsidR="008B4DF2" w:rsidRDefault="00000000">
      <w:pPr>
        <w:pStyle w:val="Bibliographie"/>
      </w:pPr>
      <w:bookmarkStart w:id="1001" w:name="ref-skendzic2023drought"/>
      <w:bookmarkEnd w:id="996"/>
      <w:proofErr w:type="spellStart"/>
      <w:r>
        <w:t>Skendzic</w:t>
      </w:r>
      <w:proofErr w:type="spellEnd"/>
      <w:r>
        <w:t>, S., 2023. Drought stress in winter wheat-physiological responses and detection using remote and proximal sensing techniques, in: Smart Life Sciences and Technology for Sustainable Development. pp. 39–39.</w:t>
      </w:r>
    </w:p>
    <w:p w14:paraId="4DEE000B" w14:textId="77777777" w:rsidR="008B4DF2" w:rsidRDefault="00000000">
      <w:pPr>
        <w:pStyle w:val="Bibliographie"/>
      </w:pPr>
      <w:bookmarkStart w:id="1002" w:name="ref-sousa2019blue"/>
      <w:bookmarkEnd w:id="1001"/>
      <w:r w:rsidRPr="008B4409">
        <w:rPr>
          <w:lang w:val="es-ES"/>
          <w:rPrChange w:id="1003" w:author="Marta Román Geada" w:date="2025-02-17T08:13:00Z" w16du:dateUtc="2025-02-17T08:13:00Z">
            <w:rPr/>
          </w:rPrChange>
        </w:rPr>
        <w:t xml:space="preserve">Sousa, A.I., Silva, J.F. da, Azevedo, A., </w:t>
      </w:r>
      <w:proofErr w:type="spellStart"/>
      <w:r w:rsidRPr="008B4409">
        <w:rPr>
          <w:lang w:val="es-ES"/>
          <w:rPrChange w:id="1004" w:author="Marta Román Geada" w:date="2025-02-17T08:13:00Z" w16du:dateUtc="2025-02-17T08:13:00Z">
            <w:rPr/>
          </w:rPrChange>
        </w:rPr>
        <w:t>Lillebø</w:t>
      </w:r>
      <w:proofErr w:type="spellEnd"/>
      <w:r w:rsidRPr="008B4409">
        <w:rPr>
          <w:lang w:val="es-ES"/>
          <w:rPrChange w:id="1005" w:author="Marta Román Geada" w:date="2025-02-17T08:13:00Z" w16du:dateUtc="2025-02-17T08:13:00Z">
            <w:rPr/>
          </w:rPrChange>
        </w:rPr>
        <w:t xml:space="preserve">, A.I., 2019. </w:t>
      </w:r>
      <w:r>
        <w:t xml:space="preserve">Blue carbon stock in </w:t>
      </w:r>
      <w:proofErr w:type="spellStart"/>
      <w:r>
        <w:t>zostera</w:t>
      </w:r>
      <w:proofErr w:type="spellEnd"/>
      <w:r>
        <w:t xml:space="preserve"> </w:t>
      </w:r>
      <w:proofErr w:type="spellStart"/>
      <w:r>
        <w:t>noltei</w:t>
      </w:r>
      <w:proofErr w:type="spellEnd"/>
      <w:r>
        <w:t xml:space="preserve"> meadows at ria de </w:t>
      </w:r>
      <w:proofErr w:type="spellStart"/>
      <w:r>
        <w:t>aveiro</w:t>
      </w:r>
      <w:proofErr w:type="spellEnd"/>
      <w:r>
        <w:t xml:space="preserve"> coastal lagoon (</w:t>
      </w:r>
      <w:proofErr w:type="spellStart"/>
      <w:r>
        <w:t>portugal</w:t>
      </w:r>
      <w:proofErr w:type="spellEnd"/>
      <w:r>
        <w:t>) over a decade. Scientific reports 9, 14387.</w:t>
      </w:r>
    </w:p>
    <w:p w14:paraId="3E848B99" w14:textId="77777777" w:rsidR="008B4DF2" w:rsidRDefault="00000000">
      <w:pPr>
        <w:pStyle w:val="Bibliographie"/>
        <w:rPr>
          <w:ins w:id="1006" w:author="Marta Román Geada" w:date="2025-02-17T13:56:00Z" w16du:dateUtc="2025-02-17T13:56:00Z"/>
        </w:rPr>
      </w:pPr>
      <w:bookmarkStart w:id="1007" w:name="ref-stan2020rstan"/>
      <w:bookmarkEnd w:id="1002"/>
      <w:r>
        <w:t xml:space="preserve">Stan Development Team, C., others, 2020. </w:t>
      </w:r>
      <w:proofErr w:type="spellStart"/>
      <w:r>
        <w:t>RStan</w:t>
      </w:r>
      <w:proofErr w:type="spellEnd"/>
      <w:r>
        <w:t>: The r interface to stan. R package version 2.21. 2.</w:t>
      </w:r>
    </w:p>
    <w:p w14:paraId="248FEB2D" w14:textId="439E77FE" w:rsidR="00074B62" w:rsidRDefault="00074B62">
      <w:pPr>
        <w:pStyle w:val="Bibliographie"/>
      </w:pPr>
      <w:ins w:id="1008" w:author="Marta Román Geada" w:date="2025-02-17T13:56:00Z" w16du:dateUtc="2025-02-17T13:56:00Z">
        <w:r w:rsidRPr="00074B62">
          <w:lastRenderedPageBreak/>
          <w:t xml:space="preserve">Stillman, J.H., 2019. Heat waves, the new normal: Summertime temperature extremes will impact animals, ecosystems, and human communities. Physiology 34, 86–100. </w:t>
        </w:r>
      </w:ins>
    </w:p>
    <w:p w14:paraId="7DEC521B" w14:textId="77777777" w:rsidR="008B4DF2" w:rsidRDefault="00000000">
      <w:pPr>
        <w:pStyle w:val="Bibliographie"/>
      </w:pPr>
      <w:bookmarkStart w:id="1009" w:name="ref-strydom2020too"/>
      <w:bookmarkEnd w:id="1007"/>
      <w:r>
        <w:t>Strydom, S., Murray, K., Wilson, S., Huntley, B., Rule, M., Heithaus, M., Bessey, C., Kendrick, G.A., Burkholder, D., Fraser, M.W., others, 2020. Too hot to handle: Unprecedented seagrass death driven by marine heatwave in a world heritage area. Global change biology 26, 3525–3538.</w:t>
      </w:r>
    </w:p>
    <w:p w14:paraId="6E16DABB" w14:textId="77777777" w:rsidR="008B4DF2" w:rsidRDefault="00000000">
      <w:pPr>
        <w:pStyle w:val="Bibliographie"/>
      </w:pPr>
      <w:bookmarkStart w:id="1010" w:name="ref-thomsen2023meadow"/>
      <w:bookmarkEnd w:id="1009"/>
      <w:r>
        <w:t xml:space="preserve">Thomsen, E., Herbeck, L.S., Viana, I.G., </w:t>
      </w:r>
      <w:proofErr w:type="spellStart"/>
      <w:r>
        <w:t>Jennerjahn</w:t>
      </w:r>
      <w:proofErr w:type="spellEnd"/>
      <w:r>
        <w:t>, T.C., 2023. Meadow trophic status regulates the nitrogen filter function of tropical seagrasses in seasonally eutrophic coastal waters. Limnology and Oceanography 68, 1906–1919.</w:t>
      </w:r>
    </w:p>
    <w:p w14:paraId="7DD21AC3" w14:textId="77777777" w:rsidR="008B4DF2" w:rsidRDefault="00000000">
      <w:pPr>
        <w:pStyle w:val="Bibliographie"/>
      </w:pPr>
      <w:bookmarkStart w:id="1011" w:name="ref-thomson2015extreme"/>
      <w:bookmarkEnd w:id="1010"/>
      <w:r>
        <w:t>Thomson, J.A., Burkholder, D.A., Heithaus, M.R., Fourqurean, J.W., Fraser, M.W., Statton, J., Kendrick, G.A., 2015. Extreme temperatures, foundation species, and abrupt ecosystem change: An example from an iconic seagrass ecosystem. Global change biology 21, 1463–1474.</w:t>
      </w:r>
    </w:p>
    <w:p w14:paraId="00599B29" w14:textId="77777777" w:rsidR="008B4DF2" w:rsidRDefault="00000000">
      <w:pPr>
        <w:pStyle w:val="Bibliographie"/>
      </w:pPr>
      <w:bookmarkStart w:id="1012" w:name="ref-unsworth2014biodiversity"/>
      <w:bookmarkEnd w:id="1011"/>
      <w:r>
        <w:t xml:space="preserve">Unsworth, R., Cullen-Unsworth, L.C., 2014. Biodiversity, ecosystem services, and the conservation of seagrass meadows. Coast. </w:t>
      </w:r>
      <w:proofErr w:type="spellStart"/>
      <w:r>
        <w:t>Conserv</w:t>
      </w:r>
      <w:proofErr w:type="spellEnd"/>
      <w:r>
        <w:t xml:space="preserve"> 19, 95.</w:t>
      </w:r>
    </w:p>
    <w:p w14:paraId="08A2322A" w14:textId="77777777" w:rsidR="008B4DF2" w:rsidRDefault="00000000">
      <w:pPr>
        <w:pStyle w:val="Bibliographie"/>
      </w:pPr>
      <w:bookmarkStart w:id="1013" w:name="ref-unsworth2021seagrass"/>
      <w:bookmarkEnd w:id="1012"/>
      <w:r>
        <w:t>Unsworth, R.K., Butterworth, E.G., 2021. Seagrass meadows provide a significant resource in support of avifauna. Diversity 13, 363.</w:t>
      </w:r>
    </w:p>
    <w:p w14:paraId="516B2690" w14:textId="77777777" w:rsidR="008B4DF2" w:rsidRDefault="00000000">
      <w:pPr>
        <w:pStyle w:val="Bibliographie"/>
      </w:pPr>
      <w:bookmarkStart w:id="1014" w:name="ref-unsworth2022planetary"/>
      <w:bookmarkEnd w:id="1013"/>
      <w:r>
        <w:t>Unsworth, R.K., Cullen-Unsworth, L.C., Jones, B.L., Lilley, R.J., 2022. The planetary role of seagrass conservation. Science 377, 609–613.</w:t>
      </w:r>
    </w:p>
    <w:p w14:paraId="16B33819" w14:textId="77777777" w:rsidR="008B4DF2" w:rsidRDefault="00000000">
      <w:pPr>
        <w:pStyle w:val="Bibliographie"/>
      </w:pPr>
      <w:bookmarkStart w:id="1015" w:name="ref-ustin2020optical"/>
      <w:bookmarkEnd w:id="1014"/>
      <w:r>
        <w:t xml:space="preserve">Ustin, S.L., </w:t>
      </w:r>
      <w:proofErr w:type="spellStart"/>
      <w:r>
        <w:t>Jacquemoud</w:t>
      </w:r>
      <w:proofErr w:type="spellEnd"/>
      <w:r>
        <w:t>, S., 2020. How the optical properties of leaves modify the absorption and scattering of energy and enhance leaf functionality. Remote sensing of plant biodiversity 349–384.</w:t>
      </w:r>
    </w:p>
    <w:p w14:paraId="747BE0CF" w14:textId="77777777" w:rsidR="008B4DF2" w:rsidRDefault="00000000">
      <w:pPr>
        <w:pStyle w:val="Bibliographie"/>
      </w:pPr>
      <w:bookmarkStart w:id="1016" w:name="ref-waycott2009accelerating"/>
      <w:bookmarkEnd w:id="1015"/>
      <w:r>
        <w:t xml:space="preserve">Waycott, M., Duarte, C.M., Carruthers, T.J., Orth, R.J., Dennison, W.C., </w:t>
      </w:r>
      <w:proofErr w:type="spellStart"/>
      <w:r>
        <w:t>Olyarnik</w:t>
      </w:r>
      <w:proofErr w:type="spellEnd"/>
      <w:r>
        <w:t>, S., Calladine, A., Fourqurean, J.W., Heck Jr, K.L., Hughes, A.R., others, 2009. Accelerating loss of seagrasses across the globe threatens coastal ecosystems. Proceedings of the national academy of sciences 106, 12377–12381.</w:t>
      </w:r>
    </w:p>
    <w:p w14:paraId="4F6C5B36" w14:textId="77777777" w:rsidR="008B4DF2" w:rsidRDefault="00000000">
      <w:pPr>
        <w:pStyle w:val="Bibliographie"/>
      </w:pPr>
      <w:bookmarkStart w:id="1017" w:name="ref-winters2011effects"/>
      <w:bookmarkEnd w:id="1016"/>
      <w:r>
        <w:t xml:space="preserve">Winters, G., Nelle, P., Fricke, B., Rauch, G., Reusch, T.B., 2011. Effects of a simulated heat wave on </w:t>
      </w:r>
      <w:proofErr w:type="spellStart"/>
      <w:r>
        <w:t>photophysiology</w:t>
      </w:r>
      <w:proofErr w:type="spellEnd"/>
      <w:r>
        <w:t xml:space="preserve"> and gene expression of high-and low-latitude populations of </w:t>
      </w:r>
      <w:proofErr w:type="spellStart"/>
      <w:r>
        <w:t>zostera</w:t>
      </w:r>
      <w:proofErr w:type="spellEnd"/>
      <w:r>
        <w:t xml:space="preserve"> marina. Marine Ecology Progress Series 435, 83–95.</w:t>
      </w:r>
    </w:p>
    <w:p w14:paraId="0AF403C2" w14:textId="77777777" w:rsidR="008B4DF2" w:rsidRDefault="00000000">
      <w:pPr>
        <w:pStyle w:val="Bibliographie"/>
      </w:pPr>
      <w:bookmarkStart w:id="1018" w:name="ref-zahoor2023water"/>
      <w:bookmarkEnd w:id="1017"/>
      <w:r>
        <w:t xml:space="preserve">Zahoor, I., Mushtaq, A., 2023. Water pollution from agricultural activities: A critical global review. Int. J. Chem. </w:t>
      </w:r>
      <w:proofErr w:type="spellStart"/>
      <w:r>
        <w:t>Biochem</w:t>
      </w:r>
      <w:proofErr w:type="spellEnd"/>
      <w:r>
        <w:t>. Sci 23, 164–176.</w:t>
      </w:r>
    </w:p>
    <w:p w14:paraId="4E40D47C" w14:textId="77777777" w:rsidR="008B4DF2" w:rsidRDefault="00000000">
      <w:pPr>
        <w:pStyle w:val="Bibliographie"/>
      </w:pPr>
      <w:bookmarkStart w:id="1019" w:name="ref-zoffoli2021decadal"/>
      <w:bookmarkEnd w:id="1018"/>
      <w:proofErr w:type="spellStart"/>
      <w:r>
        <w:lastRenderedPageBreak/>
        <w:t>Zoffoli</w:t>
      </w:r>
      <w:proofErr w:type="spellEnd"/>
      <w:r>
        <w:t xml:space="preserve">, M.L., </w:t>
      </w:r>
      <w:proofErr w:type="spellStart"/>
      <w:r>
        <w:t>Gernez</w:t>
      </w:r>
      <w:proofErr w:type="spellEnd"/>
      <w:r>
        <w:t>, P., Godet, L., Peters, S., Oiry, S., Barillé, L., 2021. Decadal increase in the ecological status of a north-</w:t>
      </w:r>
      <w:proofErr w:type="spellStart"/>
      <w:r>
        <w:t>atlantic</w:t>
      </w:r>
      <w:proofErr w:type="spellEnd"/>
      <w:r>
        <w:t xml:space="preserve"> intertidal seagrass meadow observed with multi-mission satellite time-series. Ecological Indicators 130, 108033.</w:t>
      </w:r>
    </w:p>
    <w:p w14:paraId="28247CEE" w14:textId="77777777" w:rsidR="008B4DF2" w:rsidRDefault="00000000">
      <w:pPr>
        <w:pStyle w:val="Bibliographie"/>
      </w:pPr>
      <w:bookmarkStart w:id="1020" w:name="ref-zoffoli2023remote"/>
      <w:bookmarkEnd w:id="1019"/>
      <w:proofErr w:type="spellStart"/>
      <w:r>
        <w:t>Zoffoli</w:t>
      </w:r>
      <w:proofErr w:type="spellEnd"/>
      <w:r>
        <w:t xml:space="preserve">, M.L., </w:t>
      </w:r>
      <w:proofErr w:type="spellStart"/>
      <w:r>
        <w:t>Gernez</w:t>
      </w:r>
      <w:proofErr w:type="spellEnd"/>
      <w:r>
        <w:t xml:space="preserve">, P., Oiry, S., Godet, L., </w:t>
      </w:r>
      <w:proofErr w:type="spellStart"/>
      <w:r>
        <w:t>Dalloyau</w:t>
      </w:r>
      <w:proofErr w:type="spellEnd"/>
      <w:r>
        <w:t xml:space="preserve">, S., Davies, B.F.R., Barillé, L., 2023. Remote sensing in seagrass ecology: Coupled dynamics between migratory herbivorous birds and intertidal meadows observed by satellite </w:t>
      </w:r>
      <w:proofErr w:type="gramStart"/>
      <w:r>
        <w:t>during</w:t>
      </w:r>
      <w:proofErr w:type="gramEnd"/>
      <w:r>
        <w:t xml:space="preserve"> four decades. Remote Sensing in Ecology and Conservation 9, 420–433. </w:t>
      </w:r>
      <w:hyperlink r:id="rId41">
        <w:r w:rsidR="008B4DF2">
          <w:rPr>
            <w:rStyle w:val="Lienhypertexte"/>
          </w:rPr>
          <w:t>https://doi.org/10.1002/rse2.319</w:t>
        </w:r>
      </w:hyperlink>
    </w:p>
    <w:p w14:paraId="1AD96ECF" w14:textId="77777777" w:rsidR="008B4DF2" w:rsidRDefault="00000000">
      <w:pPr>
        <w:pStyle w:val="Bibliographie"/>
      </w:pPr>
      <w:bookmarkStart w:id="1021" w:name="ref-zoffoli2020sentinel"/>
      <w:bookmarkEnd w:id="1020"/>
      <w:proofErr w:type="spellStart"/>
      <w:r w:rsidRPr="008B4409">
        <w:rPr>
          <w:lang w:val="fr-FR"/>
          <w:rPrChange w:id="1022" w:author="Marta Román Geada" w:date="2025-02-17T08:13:00Z" w16du:dateUtc="2025-02-17T08:13:00Z">
            <w:rPr/>
          </w:rPrChange>
        </w:rPr>
        <w:t>Zoffoli</w:t>
      </w:r>
      <w:proofErr w:type="spellEnd"/>
      <w:r w:rsidRPr="008B4409">
        <w:rPr>
          <w:lang w:val="fr-FR"/>
          <w:rPrChange w:id="1023" w:author="Marta Román Geada" w:date="2025-02-17T08:13:00Z" w16du:dateUtc="2025-02-17T08:13:00Z">
            <w:rPr/>
          </w:rPrChange>
        </w:rPr>
        <w:t xml:space="preserve">, M.L., Gernez, P., Rosa, P., Le Bris, A., Brando, V.E., Barillé, A.-L., </w:t>
      </w:r>
      <w:proofErr w:type="spellStart"/>
      <w:r w:rsidRPr="008B4409">
        <w:rPr>
          <w:lang w:val="fr-FR"/>
          <w:rPrChange w:id="1024" w:author="Marta Román Geada" w:date="2025-02-17T08:13:00Z" w16du:dateUtc="2025-02-17T08:13:00Z">
            <w:rPr/>
          </w:rPrChange>
        </w:rPr>
        <w:t>Harin</w:t>
      </w:r>
      <w:proofErr w:type="spellEnd"/>
      <w:r w:rsidRPr="008B4409">
        <w:rPr>
          <w:lang w:val="fr-FR"/>
          <w:rPrChange w:id="1025" w:author="Marta Román Geada" w:date="2025-02-17T08:13:00Z" w16du:dateUtc="2025-02-17T08:13:00Z">
            <w:rPr/>
          </w:rPrChange>
        </w:rPr>
        <w:t xml:space="preserve">, N., Peters, S., Poser, K., </w:t>
      </w:r>
      <w:proofErr w:type="spellStart"/>
      <w:r w:rsidRPr="008B4409">
        <w:rPr>
          <w:lang w:val="fr-FR"/>
          <w:rPrChange w:id="1026" w:author="Marta Román Geada" w:date="2025-02-17T08:13:00Z" w16du:dateUtc="2025-02-17T08:13:00Z">
            <w:rPr/>
          </w:rPrChange>
        </w:rPr>
        <w:t>Spaias</w:t>
      </w:r>
      <w:proofErr w:type="spellEnd"/>
      <w:r w:rsidRPr="008B4409">
        <w:rPr>
          <w:lang w:val="fr-FR"/>
          <w:rPrChange w:id="1027" w:author="Marta Román Geada" w:date="2025-02-17T08:13:00Z" w16du:dateUtc="2025-02-17T08:13:00Z">
            <w:rPr/>
          </w:rPrChange>
        </w:rPr>
        <w:t xml:space="preserve">, L., </w:t>
      </w:r>
      <w:proofErr w:type="spellStart"/>
      <w:r w:rsidRPr="008B4409">
        <w:rPr>
          <w:lang w:val="fr-FR"/>
          <w:rPrChange w:id="1028" w:author="Marta Román Geada" w:date="2025-02-17T08:13:00Z" w16du:dateUtc="2025-02-17T08:13:00Z">
            <w:rPr/>
          </w:rPrChange>
        </w:rPr>
        <w:t>others</w:t>
      </w:r>
      <w:proofErr w:type="spellEnd"/>
      <w:r w:rsidRPr="008B4409">
        <w:rPr>
          <w:lang w:val="fr-FR"/>
          <w:rPrChange w:id="1029" w:author="Marta Román Geada" w:date="2025-02-17T08:13:00Z" w16du:dateUtc="2025-02-17T08:13:00Z">
            <w:rPr/>
          </w:rPrChange>
        </w:rPr>
        <w:t xml:space="preserve">, 2020. </w:t>
      </w:r>
      <w:r>
        <w:t xml:space="preserve">Sentinel-2 remote sensing of </w:t>
      </w:r>
      <w:proofErr w:type="spellStart"/>
      <w:r>
        <w:t>zostera</w:t>
      </w:r>
      <w:proofErr w:type="spellEnd"/>
      <w:r>
        <w:t xml:space="preserve"> </w:t>
      </w:r>
      <w:proofErr w:type="spellStart"/>
      <w:r>
        <w:t>noltei</w:t>
      </w:r>
      <w:proofErr w:type="spellEnd"/>
      <w:r>
        <w:t>-dominated intertidal seagrass meadows. Remote Sensing of Environment 251, 112020.</w:t>
      </w:r>
      <w:bookmarkEnd w:id="777"/>
      <w:bookmarkEnd w:id="782"/>
      <w:bookmarkEnd w:id="1021"/>
    </w:p>
    <w:sectPr w:rsidR="008B4DF2">
      <w:footerReference w:type="default" r:id="rId42"/>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ta Román Geada" w:date="2025-02-17T11:00:00Z" w:initials="MR">
    <w:p w14:paraId="11C24A7E" w14:textId="77777777" w:rsidR="000C6350" w:rsidRDefault="006E63B5" w:rsidP="000C6350">
      <w:pPr>
        <w:pStyle w:val="Commentaire"/>
      </w:pPr>
      <w:r>
        <w:rPr>
          <w:rStyle w:val="Marquedecommentaire"/>
        </w:rPr>
        <w:annotationRef/>
      </w:r>
      <w:r w:rsidR="000C6350">
        <w:t>I must add both affiliations:</w:t>
      </w:r>
    </w:p>
    <w:p w14:paraId="65B08901" w14:textId="77777777" w:rsidR="000C6350" w:rsidRDefault="000C6350" w:rsidP="000C6350">
      <w:pPr>
        <w:pStyle w:val="Commentaire"/>
      </w:pPr>
    </w:p>
    <w:p w14:paraId="4084E546" w14:textId="77777777" w:rsidR="000C6350" w:rsidRDefault="000C6350" w:rsidP="000C6350">
      <w:pPr>
        <w:pStyle w:val="Commentaire"/>
      </w:pPr>
      <w:r>
        <w:rPr>
          <w:color w:val="000000"/>
          <w:highlight w:val="white"/>
        </w:rPr>
        <w:t>Marta Román12</w:t>
      </w:r>
    </w:p>
    <w:p w14:paraId="455C7636" w14:textId="77777777" w:rsidR="000C6350" w:rsidRDefault="000C6350" w:rsidP="000C6350">
      <w:pPr>
        <w:pStyle w:val="Commentaire"/>
      </w:pPr>
      <w:r>
        <w:rPr>
          <w:color w:val="000000"/>
          <w:highlight w:val="white"/>
        </w:rPr>
        <w:t>1. Centro de Investigación Mariña, Departamento de Ecoloxía e Bioloxía Animal, Facultade de Ciencias do Mar, Universidade de Vigo, Campus Universitario As Lagoas-Marcosende, 36310 Vigo, Spain</w:t>
      </w:r>
    </w:p>
    <w:p w14:paraId="072FCFE9" w14:textId="77777777" w:rsidR="000C6350" w:rsidRDefault="000C6350" w:rsidP="000C6350">
      <w:pPr>
        <w:pStyle w:val="Commentaire"/>
      </w:pPr>
      <w:r>
        <w:rPr>
          <w:color w:val="000000"/>
          <w:highlight w:val="white"/>
        </w:rPr>
        <w:t>2. Nantes Université, Institut des Substances et Organismes de la Mer, ISOMer, UR2160, Nantes F-44000, France</w:t>
      </w:r>
    </w:p>
    <w:p w14:paraId="5047CC66" w14:textId="77777777" w:rsidR="000C6350" w:rsidRDefault="000C6350" w:rsidP="000C6350">
      <w:pPr>
        <w:pStyle w:val="Commentaire"/>
      </w:pPr>
    </w:p>
    <w:p w14:paraId="754AC80E" w14:textId="77777777" w:rsidR="000C6350" w:rsidRDefault="000C6350" w:rsidP="000C6350">
      <w:pPr>
        <w:pStyle w:val="Commentaire"/>
      </w:pPr>
      <w:r>
        <w:rPr>
          <w:color w:val="000000"/>
          <w:highlight w:val="white"/>
        </w:rPr>
        <w:t>It can be in this order, or with Nantes universite first and then Vigo, it doesn matter</w:t>
      </w:r>
    </w:p>
  </w:comment>
  <w:comment w:id="38" w:author="Marta Román Geada" w:date="2025-02-17T08:17:00Z" w:initials="MR">
    <w:p w14:paraId="54F8B4B2" w14:textId="155CD785" w:rsidR="006721E9" w:rsidRDefault="00CB007C" w:rsidP="006721E9">
      <w:pPr>
        <w:pStyle w:val="Commentaire"/>
      </w:pPr>
      <w:r>
        <w:rPr>
          <w:rStyle w:val="Marquedecommentaire"/>
        </w:rPr>
        <w:annotationRef/>
      </w:r>
      <w:r w:rsidR="006721E9">
        <w:t>This long sentence could be seprated into two . I suggest this</w:t>
      </w:r>
    </w:p>
  </w:comment>
  <w:comment w:id="56" w:author="Marta Román Geada" w:date="2025-02-17T09:35:00Z" w:initials="MR">
    <w:p w14:paraId="16791586" w14:textId="77777777" w:rsidR="00457B14" w:rsidRDefault="00457B14" w:rsidP="00457B14">
      <w:pPr>
        <w:pStyle w:val="Commentaire"/>
      </w:pPr>
      <w:r>
        <w:rPr>
          <w:rStyle w:val="Marquedecommentaire"/>
        </w:rPr>
        <w:annotationRef/>
      </w:r>
      <w:r>
        <w:t>Correct?</w:t>
      </w:r>
    </w:p>
  </w:comment>
  <w:comment w:id="74" w:author="Marta Román Geada" w:date="2025-02-17T09:33:00Z" w:initials="MR">
    <w:p w14:paraId="6121507C" w14:textId="77777777" w:rsidR="00303C35" w:rsidRDefault="007D287D" w:rsidP="00303C35">
      <w:pPr>
        <w:pStyle w:val="Commentaire"/>
      </w:pPr>
      <w:r>
        <w:rPr>
          <w:rStyle w:val="Marquedecommentaire"/>
        </w:rPr>
        <w:annotationRef/>
      </w:r>
      <w:r w:rsidR="00303C35">
        <w:t>In the figure, one day after the HW there was little change, and the greatest were after days 2 and 3</w:t>
      </w:r>
    </w:p>
  </w:comment>
  <w:comment w:id="79" w:author="Marta Román Geada" w:date="2025-02-17T09:38:00Z" w:initials="MR">
    <w:p w14:paraId="6E66EA35" w14:textId="77777777" w:rsidR="00303C35" w:rsidRDefault="00457B14" w:rsidP="00303C35">
      <w:pPr>
        <w:pStyle w:val="Commentaire"/>
      </w:pPr>
      <w:r>
        <w:rPr>
          <w:rStyle w:val="Marquedecommentaire"/>
        </w:rPr>
        <w:annotationRef/>
      </w:r>
      <w:r w:rsidR="00303C35">
        <w:t>Could it be more specific? Photosynthesis?</w:t>
      </w:r>
    </w:p>
  </w:comment>
  <w:comment w:id="88" w:author="Marta Román Geada" w:date="2025-02-17T09:45:00Z" w:initials="MR">
    <w:p w14:paraId="1BCB4D8A" w14:textId="77777777" w:rsidR="00E53450" w:rsidRDefault="00114CDD" w:rsidP="00E53450">
      <w:pPr>
        <w:pStyle w:val="Commentaire"/>
      </w:pPr>
      <w:r>
        <w:rPr>
          <w:rStyle w:val="Marquedecommentaire"/>
        </w:rPr>
        <w:annotationRef/>
      </w:r>
      <w:r w:rsidR="00E53450">
        <w:t>I guess that they are more than stressed, when they get brown very likely they are dead. They do not recover to green colour after disturbance and they end up falling</w:t>
      </w:r>
    </w:p>
  </w:comment>
  <w:comment w:id="89" w:author="simon oiry" w:date="2025-02-18T16:06:00Z" w:initials="so">
    <w:p w14:paraId="01A204DC" w14:textId="77777777" w:rsidR="00C17D58" w:rsidRDefault="00C17D58" w:rsidP="00C17D58">
      <w:pPr>
        <w:pStyle w:val="Commentaire"/>
      </w:pPr>
      <w:r>
        <w:rPr>
          <w:rStyle w:val="Marquedecommentaire"/>
        </w:rPr>
        <w:annotationRef/>
      </w:r>
      <w:r>
        <w:t xml:space="preserve">Not sure we can say that because I haven’t measured anything related to the health status of the leaves. </w:t>
      </w:r>
    </w:p>
  </w:comment>
  <w:comment w:id="91" w:author="Marta Román Geada" w:date="2025-02-17T10:01:00Z" w:initials="MR">
    <w:p w14:paraId="0880936A" w14:textId="11ABD261" w:rsidR="009E1429" w:rsidRDefault="00463EFF" w:rsidP="009E1429">
      <w:pPr>
        <w:pStyle w:val="Commentaire"/>
      </w:pPr>
      <w:r>
        <w:rPr>
          <w:rStyle w:val="Marquedecommentaire"/>
        </w:rPr>
        <w:annotationRef/>
      </w:r>
      <w:r w:rsidR="009E1429">
        <w:t>I think it’s inverse. Chronologically, first there was the HW in the field and then the experiment. You saw a browning event after a HW and wanted to see how the spectral reflectanece varied with a controlled lab experiment.</w:t>
      </w:r>
    </w:p>
    <w:p w14:paraId="47A3F0B2" w14:textId="77777777" w:rsidR="009E1429" w:rsidRDefault="009E1429" w:rsidP="009E1429">
      <w:pPr>
        <w:pStyle w:val="Commentaire"/>
      </w:pPr>
      <w:r>
        <w:t>Finally you checked the satellite data and verified a large scale browning of leaves consistent with the high temperatures.</w:t>
      </w:r>
    </w:p>
    <w:p w14:paraId="4DB8B455" w14:textId="77777777" w:rsidR="009E1429" w:rsidRDefault="009E1429" w:rsidP="009E1429">
      <w:pPr>
        <w:pStyle w:val="Commentaire"/>
      </w:pPr>
      <w:r>
        <w:t>With lab spectral data you know that these meadows are likely experiencing a degradation in their pigments, with negative consequences in their photosynthesis, growth and probably survival</w:t>
      </w:r>
    </w:p>
  </w:comment>
  <w:comment w:id="92" w:author="Marta Román Geada" w:date="2025-02-18T13:24:00Z" w:initials="MR">
    <w:p w14:paraId="4803A55E" w14:textId="77777777" w:rsidR="009E1429" w:rsidRDefault="009E1429" w:rsidP="009E1429">
      <w:pPr>
        <w:pStyle w:val="Commentaire"/>
      </w:pPr>
      <w:r>
        <w:rPr>
          <w:rStyle w:val="Marquedecommentaire"/>
        </w:rPr>
        <w:annotationRef/>
      </w:r>
      <w:r>
        <w:t>After reading the whole paper, I see that the index was applied to the field data so you need to expalin first how you developed it</w:t>
      </w:r>
    </w:p>
  </w:comment>
  <w:comment w:id="94" w:author="Marta Román Geada" w:date="2025-02-17T10:03:00Z" w:initials="MR">
    <w:p w14:paraId="3B7F7D81" w14:textId="58DE4119" w:rsidR="00463EFF" w:rsidRDefault="00463EFF" w:rsidP="00463EFF">
      <w:pPr>
        <w:pStyle w:val="Commentaire"/>
      </w:pPr>
      <w:r>
        <w:rPr>
          <w:rStyle w:val="Marquedecommentaire"/>
        </w:rPr>
        <w:annotationRef/>
      </w:r>
      <w:r>
        <w:t>Date of the HW in the field?</w:t>
      </w:r>
    </w:p>
  </w:comment>
  <w:comment w:id="101" w:author="Marta Román Geada" w:date="2025-02-18T12:26:00Z" w:initials="MR">
    <w:p w14:paraId="7CEBF15A" w14:textId="77777777" w:rsidR="008E3AE1" w:rsidRDefault="008E3AE1" w:rsidP="008E3AE1">
      <w:pPr>
        <w:pStyle w:val="Commentaire"/>
      </w:pPr>
      <w:r>
        <w:rPr>
          <w:rStyle w:val="Marquedecommentaire"/>
        </w:rPr>
        <w:annotationRef/>
      </w:r>
      <w:r>
        <w:t>Was it direct observation of the images  or the index?</w:t>
      </w:r>
    </w:p>
  </w:comment>
  <w:comment w:id="107" w:author="Marta Román Geada" w:date="2025-02-17T10:08:00Z" w:initials="MR">
    <w:p w14:paraId="19744D6A" w14:textId="77777777" w:rsidR="008E3AE1" w:rsidRDefault="00CD425C" w:rsidP="008E3AE1">
      <w:pPr>
        <w:pStyle w:val="Commentaire"/>
      </w:pPr>
      <w:r>
        <w:rPr>
          <w:rStyle w:val="Marquedecommentaire"/>
        </w:rPr>
        <w:annotationRef/>
      </w:r>
      <w:r w:rsidR="008E3AE1">
        <w:t>Which areas?In areas with less darkening? In mid to low intertidal areas? Its important</w:t>
      </w:r>
    </w:p>
  </w:comment>
  <w:comment w:id="110" w:author="Marta Román Geada" w:date="2025-02-17T10:10:00Z" w:initials="MR">
    <w:p w14:paraId="30C5A720" w14:textId="17925955" w:rsidR="00CD425C" w:rsidRDefault="00CD425C" w:rsidP="00CD425C">
      <w:pPr>
        <w:pStyle w:val="Commentaire"/>
      </w:pPr>
      <w:r>
        <w:rPr>
          <w:rStyle w:val="Marquedecommentaire"/>
        </w:rPr>
        <w:annotationRef/>
      </w:r>
      <w:r>
        <w:t>It may depend on the species</w:t>
      </w:r>
    </w:p>
  </w:comment>
  <w:comment w:id="115" w:author="Marta Román Geada" w:date="2025-02-17T10:13:00Z" w:initials="MR">
    <w:p w14:paraId="5FE21E5F" w14:textId="144F5A63" w:rsidR="00CD425C" w:rsidRDefault="00CD425C" w:rsidP="00CD425C">
      <w:pPr>
        <w:pStyle w:val="Commentaire"/>
      </w:pPr>
      <w:r>
        <w:rPr>
          <w:rStyle w:val="Marquedecommentaire"/>
        </w:rPr>
        <w:annotationRef/>
      </w:r>
      <w:r>
        <w:t>These 2 sentences are saying similar things. If you need to shorten I would do so here.</w:t>
      </w:r>
    </w:p>
  </w:comment>
  <w:comment w:id="134" w:author="Marta Román Geada" w:date="2025-02-17T10:36:00Z" w:initials="MR">
    <w:p w14:paraId="5B37102A" w14:textId="77777777" w:rsidR="00303C35" w:rsidRDefault="00D14B03" w:rsidP="00303C35">
      <w:pPr>
        <w:pStyle w:val="Commentaire"/>
      </w:pPr>
      <w:r>
        <w:rPr>
          <w:rStyle w:val="Marquedecommentaire"/>
        </w:rPr>
        <w:annotationRef/>
      </w:r>
      <w:r w:rsidR="00303C35">
        <w:t xml:space="preserve">Which was the major response? Negative or positive? </w:t>
      </w:r>
    </w:p>
  </w:comment>
  <w:comment w:id="136" w:author="Marta Román Geada" w:date="2025-02-17T13:09:00Z" w:initials="MR">
    <w:p w14:paraId="7B56494F" w14:textId="77777777" w:rsidR="00CD2401" w:rsidRDefault="00CD2401" w:rsidP="00CD2401">
      <w:pPr>
        <w:pStyle w:val="Commentaire"/>
      </w:pPr>
      <w:r>
        <w:rPr>
          <w:rStyle w:val="Marquedecommentaire"/>
        </w:rPr>
        <w:annotationRef/>
      </w:r>
      <w:r>
        <w:t>This fits better in the intro, not at the beginning of your discussion</w:t>
      </w:r>
    </w:p>
  </w:comment>
  <w:comment w:id="153" w:author="Marta Román Geada" w:date="2025-02-17T10:47:00Z" w:initials="MR">
    <w:p w14:paraId="574A7725" w14:textId="77777777" w:rsidR="008D6BB1" w:rsidRDefault="00DC613D" w:rsidP="008D6BB1">
      <w:pPr>
        <w:pStyle w:val="Commentaire"/>
      </w:pPr>
      <w:r>
        <w:rPr>
          <w:rStyle w:val="Marquedecommentaire"/>
        </w:rPr>
        <w:annotationRef/>
      </w:r>
      <w:r w:rsidR="008D6BB1">
        <w:t>How many cores were collected? I ask because your say that the variability between samples was reduced</w:t>
      </w:r>
    </w:p>
  </w:comment>
  <w:comment w:id="151" w:author="Marta Román Geada" w:date="2025-02-17T10:48:00Z" w:initials="MR">
    <w:p w14:paraId="4BB516C2" w14:textId="1DCF9BF6" w:rsidR="00DC613D" w:rsidRDefault="00DC613D" w:rsidP="00DC613D">
      <w:pPr>
        <w:pStyle w:val="Commentaire"/>
      </w:pPr>
      <w:r>
        <w:rPr>
          <w:rStyle w:val="Marquedecommentaire"/>
        </w:rPr>
        <w:annotationRef/>
      </w:r>
      <w:r>
        <w:t>Why did they reduce the variability?</w:t>
      </w:r>
    </w:p>
  </w:comment>
  <w:comment w:id="154" w:author="Marta Román Geada" w:date="2025-02-18T11:31:00Z" w:initials="MR">
    <w:p w14:paraId="179F62AA" w14:textId="77777777" w:rsidR="008D6BB1" w:rsidRDefault="008D6BB1" w:rsidP="008D6BB1">
      <w:pPr>
        <w:pStyle w:val="Commentaire"/>
      </w:pPr>
      <w:r>
        <w:rPr>
          <w:rStyle w:val="Marquedecommentaire"/>
        </w:rPr>
        <w:annotationRef/>
      </w:r>
      <w:r>
        <w:t>How far?</w:t>
      </w:r>
    </w:p>
  </w:comment>
  <w:comment w:id="157" w:author="Marta Román Geada" w:date="2025-02-17T10:49:00Z" w:initials="MR">
    <w:p w14:paraId="349E41FD" w14:textId="77777777" w:rsidR="00AB40BD" w:rsidRDefault="00DC613D" w:rsidP="00AB40BD">
      <w:pPr>
        <w:pStyle w:val="Commentaire"/>
      </w:pPr>
      <w:r>
        <w:rPr>
          <w:rStyle w:val="Marquedecommentaire"/>
        </w:rPr>
        <w:annotationRef/>
      </w:r>
      <w:r w:rsidR="00AB40BD">
        <w:t xml:space="preserve">The experiment lasted 3 days so i changed the caption. The photo was at the end? </w:t>
      </w:r>
    </w:p>
  </w:comment>
  <w:comment w:id="161" w:author="Marta Román Geada" w:date="2025-02-18T11:33:00Z" w:initials="MR">
    <w:p w14:paraId="51D31D2A" w14:textId="1468EA77" w:rsidR="008D6BB1" w:rsidRDefault="008D6BB1" w:rsidP="008D6BB1">
      <w:pPr>
        <w:pStyle w:val="Commentaire"/>
      </w:pPr>
      <w:r>
        <w:rPr>
          <w:rStyle w:val="Marquedecommentaire"/>
        </w:rPr>
        <w:annotationRef/>
      </w:r>
      <w:r>
        <w:t>Is the same cycle as in the field?</w:t>
      </w:r>
    </w:p>
  </w:comment>
  <w:comment w:id="162" w:author="Marta Román Geada" w:date="2025-02-17T10:51:00Z" w:initials="MR">
    <w:p w14:paraId="5D386E11" w14:textId="76CA2D43" w:rsidR="00DC613D" w:rsidRDefault="00DC613D" w:rsidP="00DC613D">
      <w:pPr>
        <w:pStyle w:val="Commentaire"/>
      </w:pPr>
      <w:r>
        <w:rPr>
          <w:rStyle w:val="Marquedecommentaire"/>
        </w:rPr>
        <w:annotationRef/>
      </w:r>
      <w:r>
        <w:t>What do you mean? That it was in two stages?</w:t>
      </w:r>
    </w:p>
  </w:comment>
  <w:comment w:id="167" w:author="Marta Román Geada" w:date="2025-02-17T10:53:00Z" w:initials="MR">
    <w:p w14:paraId="4BF60E19" w14:textId="77777777" w:rsidR="000A6949" w:rsidRDefault="00DC613D" w:rsidP="000A6949">
      <w:pPr>
        <w:pStyle w:val="Commentaire"/>
      </w:pPr>
      <w:r>
        <w:rPr>
          <w:rStyle w:val="Marquedecommentaire"/>
        </w:rPr>
        <w:annotationRef/>
      </w:r>
      <w:r w:rsidR="000A6949">
        <w:t>Maybe we should specify where were the sensors. Were they within or above the sediment? How did you deploy them? It may influence the difference observed with meteofrance</w:t>
      </w:r>
    </w:p>
  </w:comment>
  <w:comment w:id="168" w:author="Marta Román Geada" w:date="2025-02-18T11:35:00Z" w:initials="MR">
    <w:p w14:paraId="4A61AF90" w14:textId="6CC50058" w:rsidR="009E1429" w:rsidRDefault="008D6BB1" w:rsidP="009E1429">
      <w:pPr>
        <w:pStyle w:val="Commentaire"/>
      </w:pPr>
      <w:r>
        <w:rPr>
          <w:rStyle w:val="Marquedecommentaire"/>
        </w:rPr>
        <w:annotationRef/>
      </w:r>
      <w:r w:rsidR="009E1429">
        <w:t>The text of supplementary could be incorporated here to explain why you used that data</w:t>
      </w:r>
    </w:p>
  </w:comment>
  <w:comment w:id="169" w:author="simon oiry" w:date="2025-02-18T16:46:00Z" w:initials="so">
    <w:p w14:paraId="6860CA16" w14:textId="77777777" w:rsidR="004A5622" w:rsidRDefault="004A5622" w:rsidP="004A5622">
      <w:pPr>
        <w:pStyle w:val="Commentaire"/>
      </w:pPr>
      <w:r>
        <w:rPr>
          <w:rStyle w:val="Marquedecommentaire"/>
        </w:rPr>
        <w:annotationRef/>
      </w:r>
      <w:r>
        <w:t>Because some could say that its’s result and that it souldn’t be present in the M&amp;M section</w:t>
      </w:r>
    </w:p>
  </w:comment>
  <w:comment w:id="171" w:author="Marta Román Geada" w:date="2025-02-17T10:54:00Z" w:initials="MR">
    <w:p w14:paraId="6B212850" w14:textId="426A5E28" w:rsidR="00DC613D" w:rsidRDefault="00DC613D" w:rsidP="00DC613D">
      <w:pPr>
        <w:pStyle w:val="Commentaire"/>
      </w:pPr>
      <w:r>
        <w:rPr>
          <w:rStyle w:val="Marquedecommentaire"/>
        </w:rPr>
        <w:annotationRef/>
      </w:r>
      <w:r>
        <w:t>Correct?</w:t>
      </w:r>
    </w:p>
  </w:comment>
  <w:comment w:id="172" w:author="simon oiry" w:date="2025-02-18T16:47:00Z" w:initials="so">
    <w:p w14:paraId="3D081D59" w14:textId="77777777" w:rsidR="004A5622" w:rsidRDefault="004A5622" w:rsidP="004A5622">
      <w:pPr>
        <w:pStyle w:val="Commentaire"/>
      </w:pPr>
      <w:r>
        <w:rPr>
          <w:rStyle w:val="Marquedecommentaire"/>
        </w:rPr>
        <w:annotationRef/>
      </w:r>
      <w:r>
        <w:t>yep</w:t>
      </w:r>
    </w:p>
  </w:comment>
  <w:comment w:id="178" w:author="Marta Román Geada" w:date="2025-02-18T11:37:00Z" w:initials="MR">
    <w:p w14:paraId="04D679F9" w14:textId="0AE9125B" w:rsidR="008D6BB1" w:rsidRDefault="008D6BB1" w:rsidP="008D6BB1">
      <w:pPr>
        <w:pStyle w:val="Commentaire"/>
      </w:pPr>
      <w:r>
        <w:rPr>
          <w:rStyle w:val="Marquedecommentaire"/>
        </w:rPr>
        <w:annotationRef/>
      </w:r>
      <w:r>
        <w:t>Some reviewer may ask why you increased 1ºC daily</w:t>
      </w:r>
    </w:p>
  </w:comment>
  <w:comment w:id="181" w:author="Marta Román Geada" w:date="2025-02-17T10:58:00Z" w:initials="MR">
    <w:p w14:paraId="0371688C" w14:textId="34327497" w:rsidR="006E63B5" w:rsidRDefault="006E63B5" w:rsidP="006E63B5">
      <w:pPr>
        <w:pStyle w:val="Commentaire"/>
      </w:pPr>
      <w:r>
        <w:rPr>
          <w:rStyle w:val="Marquedecommentaire"/>
        </w:rPr>
        <w:annotationRef/>
      </w:r>
      <w:r>
        <w:t>Great!</w:t>
      </w:r>
    </w:p>
  </w:comment>
  <w:comment w:id="184" w:author="Marta Román Geada" w:date="2025-02-17T11:02:00Z" w:initials="MR">
    <w:p w14:paraId="07733C63" w14:textId="77777777" w:rsidR="00824FC8" w:rsidRDefault="00824FC8" w:rsidP="00824FC8">
      <w:pPr>
        <w:pStyle w:val="Commentaire"/>
      </w:pPr>
      <w:r>
        <w:rPr>
          <w:rStyle w:val="Marquedecommentaire"/>
        </w:rPr>
        <w:annotationRef/>
      </w:r>
      <w:r>
        <w:t>Very cool figure.</w:t>
      </w:r>
    </w:p>
  </w:comment>
  <w:comment w:id="187" w:author="Marta Román Geada" w:date="2025-02-17T11:05:00Z" w:initials="MR">
    <w:p w14:paraId="40882D06" w14:textId="77777777" w:rsidR="00A20359" w:rsidRDefault="00A20359" w:rsidP="00A20359">
      <w:pPr>
        <w:pStyle w:val="Commentaire"/>
      </w:pPr>
      <w:r>
        <w:rPr>
          <w:rStyle w:val="Marquedecommentaire"/>
        </w:rPr>
        <w:annotationRef/>
      </w:r>
      <w:r>
        <w:t>Thats a lot of measurements</w:t>
      </w:r>
    </w:p>
  </w:comment>
  <w:comment w:id="188" w:author="Marta Román Geada" w:date="2025-02-17T11:04:00Z" w:initials="MR">
    <w:p w14:paraId="11670757" w14:textId="77777777" w:rsidR="008D6BB1" w:rsidRDefault="00824FC8" w:rsidP="008D6BB1">
      <w:pPr>
        <w:pStyle w:val="Commentaire"/>
      </w:pPr>
      <w:r>
        <w:rPr>
          <w:rStyle w:val="Marquedecommentaire"/>
        </w:rPr>
        <w:annotationRef/>
      </w:r>
      <w:r w:rsidR="008D6BB1">
        <w:t>Some picky reviewer may critizise that measurements were not done simultaneously, but they were very close in time, so no problem</w:t>
      </w:r>
    </w:p>
  </w:comment>
  <w:comment w:id="206" w:author="Marta Román Geada" w:date="2025-02-17T11:22:00Z" w:initials="MR">
    <w:p w14:paraId="13CA3D72" w14:textId="77777777" w:rsidR="003A6F9D" w:rsidRDefault="003A6F9D" w:rsidP="003A6F9D">
      <w:pPr>
        <w:pStyle w:val="Commentaire"/>
      </w:pPr>
      <w:r>
        <w:rPr>
          <w:rStyle w:val="Marquedecommentaire"/>
        </w:rPr>
        <w:annotationRef/>
      </w:r>
      <w:r>
        <w:t>Correct?</w:t>
      </w:r>
    </w:p>
  </w:comment>
  <w:comment w:id="207" w:author="simon oiry" w:date="2025-02-18T16:52:00Z" w:initials="so">
    <w:p w14:paraId="24AAB601" w14:textId="77777777" w:rsidR="004A5622" w:rsidRDefault="004A5622" w:rsidP="004A5622">
      <w:pPr>
        <w:pStyle w:val="Commentaire"/>
      </w:pPr>
      <w:r>
        <w:rPr>
          <w:rStyle w:val="Marquedecommentaire"/>
        </w:rPr>
        <w:annotationRef/>
      </w:r>
      <w:r>
        <w:t>Yep !</w:t>
      </w:r>
    </w:p>
  </w:comment>
  <w:comment w:id="211" w:author="Marta Román Geada" w:date="2025-02-17T11:20:00Z" w:initials="MR">
    <w:p w14:paraId="36B44D8C" w14:textId="29B80400" w:rsidR="003A6F9D" w:rsidRDefault="003A6F9D" w:rsidP="003A6F9D">
      <w:pPr>
        <w:pStyle w:val="Commentaire"/>
      </w:pPr>
      <w:r>
        <w:rPr>
          <w:rStyle w:val="Marquedecommentaire"/>
        </w:rPr>
        <w:annotationRef/>
      </w:r>
      <w:r>
        <w:t>It is not clear to me. You donwloaded the data since 1952?</w:t>
      </w:r>
    </w:p>
  </w:comment>
  <w:comment w:id="212" w:author="simon oiry" w:date="2025-02-18T16:51:00Z" w:initials="so">
    <w:p w14:paraId="38E9A630" w14:textId="77777777" w:rsidR="004A5622" w:rsidRDefault="004A5622" w:rsidP="004A5622">
      <w:pPr>
        <w:pStyle w:val="Commentaire"/>
      </w:pPr>
      <w:r>
        <w:rPr>
          <w:rStyle w:val="Marquedecommentaire"/>
        </w:rPr>
        <w:annotationRef/>
      </w:r>
      <w:r>
        <w:t>Yep !</w:t>
      </w:r>
    </w:p>
  </w:comment>
  <w:comment w:id="215" w:author="Marta Román Geada" w:date="2025-02-17T11:24:00Z" w:initials="MR">
    <w:p w14:paraId="13C0D621" w14:textId="36B051F7" w:rsidR="00956054" w:rsidRDefault="003A6F9D" w:rsidP="00956054">
      <w:pPr>
        <w:pStyle w:val="Commentaire"/>
      </w:pPr>
      <w:r>
        <w:rPr>
          <w:rStyle w:val="Marquedecommentaire"/>
        </w:rPr>
        <w:annotationRef/>
      </w:r>
      <w:r w:rsidR="00956054">
        <w:t>Just a comment: Hobday defined Marine HWs, not atmospheric. But I think its not a problems since reading your text, it seems that you can modfiy parameters such as number of days with the package</w:t>
      </w:r>
    </w:p>
  </w:comment>
  <w:comment w:id="218" w:author="Marta Román Geada" w:date="2025-02-17T11:25:00Z" w:initials="MR">
    <w:p w14:paraId="7F8ED2E7" w14:textId="5FD2E9C0" w:rsidR="00956054" w:rsidRDefault="00956054" w:rsidP="00956054">
      <w:pPr>
        <w:pStyle w:val="Commentaire"/>
      </w:pPr>
      <w:r>
        <w:rPr>
          <w:rStyle w:val="Marquedecommentaire"/>
        </w:rPr>
        <w:annotationRef/>
      </w:r>
      <w:r>
        <w:t>What is the annual climatology?</w:t>
      </w:r>
    </w:p>
  </w:comment>
  <w:comment w:id="220" w:author="Marta Román Geada" w:date="2025-02-17T11:28:00Z" w:initials="MR">
    <w:p w14:paraId="3BE66803" w14:textId="77777777" w:rsidR="00FE03FA" w:rsidRDefault="00956054" w:rsidP="00FE03FA">
      <w:pPr>
        <w:pStyle w:val="Commentaire"/>
      </w:pPr>
      <w:r>
        <w:rPr>
          <w:rStyle w:val="Marquedecommentaire"/>
        </w:rPr>
        <w:annotationRef/>
      </w:r>
      <w:r w:rsidR="00FE03FA">
        <w:t xml:space="preserve">Specifiy what is climatology? Annual records? </w:t>
      </w:r>
    </w:p>
  </w:comment>
  <w:comment w:id="225" w:author="Marta Román Geada" w:date="2025-02-17T11:32:00Z" w:initials="MR">
    <w:p w14:paraId="125BFBE5" w14:textId="46ADDB59" w:rsidR="00956054" w:rsidRDefault="00956054" w:rsidP="00956054">
      <w:pPr>
        <w:pStyle w:val="Commentaire"/>
      </w:pPr>
      <w:r>
        <w:rPr>
          <w:rStyle w:val="Marquedecommentaire"/>
        </w:rPr>
        <w:annotationRef/>
      </w:r>
      <w:r>
        <w:t>Now I understand that you need to explain first the expeiriment to apply the index to the satellite data.</w:t>
      </w:r>
    </w:p>
  </w:comment>
  <w:comment w:id="231" w:author="Marta Román Geada" w:date="2025-02-17T12:33:00Z" w:initials="MR">
    <w:p w14:paraId="7855D399" w14:textId="77777777" w:rsidR="009F04ED" w:rsidRDefault="00F03EA4" w:rsidP="009F04ED">
      <w:pPr>
        <w:pStyle w:val="Commentaire"/>
      </w:pPr>
      <w:r>
        <w:rPr>
          <w:rStyle w:val="Marquedecommentaire"/>
        </w:rPr>
        <w:annotationRef/>
      </w:r>
      <w:r w:rsidR="009F04ED">
        <w:t>I couldn’t find the glm test output in results section</w:t>
      </w:r>
    </w:p>
  </w:comment>
  <w:comment w:id="232" w:author="Marta Román Geada" w:date="2025-02-18T09:35:00Z" w:initials="MR">
    <w:p w14:paraId="51584407" w14:textId="77777777" w:rsidR="009F04ED" w:rsidRDefault="00507A29" w:rsidP="009F04ED">
      <w:pPr>
        <w:pStyle w:val="Commentaire"/>
      </w:pPr>
      <w:r>
        <w:rPr>
          <w:rStyle w:val="Marquedecommentaire"/>
        </w:rPr>
        <w:annotationRef/>
      </w:r>
      <w:r w:rsidR="009F04ED">
        <w:t xml:space="preserve">If you are not showing them, this text should be removed. </w:t>
      </w:r>
    </w:p>
  </w:comment>
  <w:comment w:id="233" w:author="simon oiry" w:date="2025-02-18T17:17:00Z" w:initials="so">
    <w:p w14:paraId="0C94410C" w14:textId="77777777" w:rsidR="00AA290A" w:rsidRDefault="00AA290A" w:rsidP="00AA290A">
      <w:pPr>
        <w:pStyle w:val="Commentaire"/>
      </w:pPr>
      <w:r>
        <w:rPr>
          <w:rStyle w:val="Marquedecommentaire"/>
        </w:rPr>
        <w:annotationRef/>
      </w:r>
      <w:r>
        <w:t>Its shown in figure 7</w:t>
      </w:r>
    </w:p>
  </w:comment>
  <w:comment w:id="234" w:author="Marta Román Geada" w:date="2025-02-17T12:33:00Z" w:initials="MR">
    <w:p w14:paraId="4D7B8812" w14:textId="2A4114E6" w:rsidR="00F03EA4" w:rsidRDefault="00F03EA4" w:rsidP="00F03EA4">
      <w:pPr>
        <w:pStyle w:val="Commentaire"/>
      </w:pPr>
      <w:r>
        <w:rPr>
          <w:rStyle w:val="Marquedecommentaire"/>
        </w:rPr>
        <w:annotationRef/>
      </w:r>
      <w:r>
        <w:t>Havent found them</w:t>
      </w:r>
    </w:p>
  </w:comment>
  <w:comment w:id="235" w:author="simon oiry" w:date="2025-02-18T17:19:00Z" w:initials="so">
    <w:p w14:paraId="4D925CAC" w14:textId="77777777" w:rsidR="00AA290A" w:rsidRDefault="00AA290A" w:rsidP="00AA290A">
      <w:pPr>
        <w:pStyle w:val="Commentaire"/>
      </w:pPr>
      <w:r>
        <w:rPr>
          <w:rStyle w:val="Marquedecommentaire"/>
        </w:rPr>
        <w:annotationRef/>
      </w:r>
      <w:r>
        <w:t>Its figure 10</w:t>
      </w:r>
    </w:p>
  </w:comment>
  <w:comment w:id="237" w:author="Marta Román Geada" w:date="2025-02-17T12:34:00Z" w:initials="MR">
    <w:p w14:paraId="4583EC25" w14:textId="197BC4E8" w:rsidR="009F04ED" w:rsidRDefault="00F03EA4" w:rsidP="009F04ED">
      <w:pPr>
        <w:pStyle w:val="Commentaire"/>
      </w:pPr>
      <w:r>
        <w:rPr>
          <w:rStyle w:val="Marquedecommentaire"/>
        </w:rPr>
        <w:annotationRef/>
      </w:r>
      <w:r w:rsidR="009F04ED">
        <w:t>We are saying that we did glms but they are not shown in results. You only show the glm adjust in figures?</w:t>
      </w:r>
    </w:p>
  </w:comment>
  <w:comment w:id="242" w:author="Marta Román Geada" w:date="2025-02-17T11:44:00Z" w:initials="MR">
    <w:p w14:paraId="54EDBBFA" w14:textId="62692BEF" w:rsidR="00FD1A80" w:rsidRDefault="008A5D39" w:rsidP="00FD1A80">
      <w:pPr>
        <w:pStyle w:val="Commentaire"/>
      </w:pPr>
      <w:r>
        <w:rPr>
          <w:rStyle w:val="Marquedecommentaire"/>
        </w:rPr>
        <w:annotationRef/>
      </w:r>
      <w:r w:rsidR="00FD1A80">
        <w:t>In the text you defined the levels in lab experiment as control and impacted. In some other parts as control and treatment. Better to choose a unique way of naming them. Maybe you can name  the factor as “HW” and its levels as control and treatment, to be consistent with results description?</w:t>
      </w:r>
    </w:p>
  </w:comment>
  <w:comment w:id="243" w:author="simon oiry" w:date="2025-02-18T17:22:00Z" w:initials="so">
    <w:p w14:paraId="322F3582" w14:textId="77777777" w:rsidR="00AA290A" w:rsidRDefault="00AA290A" w:rsidP="00AA290A">
      <w:pPr>
        <w:pStyle w:val="Commentaire"/>
      </w:pPr>
      <w:r>
        <w:rPr>
          <w:rStyle w:val="Marquedecommentaire"/>
        </w:rPr>
        <w:annotationRef/>
      </w:r>
      <w:r>
        <w:t>Control and treatment are for the experiment, wereas unimpacted and impacted are from field observation of seagrass status for the satellite based part of the study</w:t>
      </w:r>
    </w:p>
  </w:comment>
  <w:comment w:id="249" w:author="Marta Román Geada" w:date="2025-02-18T12:09:00Z" w:initials="MR">
    <w:p w14:paraId="0C60C7C7" w14:textId="7B3DB56A" w:rsidR="009F04ED" w:rsidRDefault="009F04ED" w:rsidP="009F04ED">
      <w:pPr>
        <w:pStyle w:val="Commentaire"/>
      </w:pPr>
      <w:r>
        <w:rPr>
          <w:rStyle w:val="Marquedecommentaire"/>
        </w:rPr>
        <w:annotationRef/>
      </w:r>
      <w:r>
        <w:t>Impacted has negative connotations, but SHSI increased</w:t>
      </w:r>
    </w:p>
  </w:comment>
  <w:comment w:id="252" w:author="Marta Román Geada" w:date="2025-02-17T12:31:00Z" w:initials="MR">
    <w:p w14:paraId="2ED12F58" w14:textId="3153B62E" w:rsidR="009F04ED" w:rsidRDefault="00F03EA4" w:rsidP="009F04ED">
      <w:pPr>
        <w:pStyle w:val="Commentaire"/>
      </w:pPr>
      <w:r>
        <w:rPr>
          <w:rStyle w:val="Marquedecommentaire"/>
        </w:rPr>
        <w:annotationRef/>
      </w:r>
      <w:r w:rsidR="009F04ED">
        <w:t>Where do we show the glm test outputs?They should be in the text or a table (degres of freedom, chi squares and p values)</w:t>
      </w:r>
    </w:p>
  </w:comment>
  <w:comment w:id="254" w:author="Marta Román Geada" w:date="2025-02-17T11:52:00Z" w:initials="MR">
    <w:p w14:paraId="73EA97BF" w14:textId="6F988775" w:rsidR="00B94AF9" w:rsidRDefault="00B94AF9" w:rsidP="00B94AF9">
      <w:pPr>
        <w:pStyle w:val="Commentaire"/>
      </w:pPr>
      <w:r>
        <w:rPr>
          <w:rStyle w:val="Marquedecommentaire"/>
        </w:rPr>
        <w:annotationRef/>
      </w:r>
      <w:r>
        <w:t>Wouldnt say that day 1 was the start of the experiment. The start would be the situation before the HW</w:t>
      </w:r>
    </w:p>
  </w:comment>
  <w:comment w:id="260" w:author="Marta Román Geada" w:date="2025-02-17T11:58:00Z" w:initials="MR">
    <w:p w14:paraId="14967089" w14:textId="77777777" w:rsidR="00303C35" w:rsidRDefault="00303C35" w:rsidP="00303C35">
      <w:pPr>
        <w:pStyle w:val="Commentaire"/>
      </w:pPr>
      <w:r>
        <w:rPr>
          <w:rStyle w:val="Marquedecommentaire"/>
        </w:rPr>
        <w:annotationRef/>
      </w:r>
      <w:r>
        <w:t>You see a negative relative change in panels aA, B, C and positive change in panel D, so  it showed relative change in treatment vs control</w:t>
      </w:r>
    </w:p>
  </w:comment>
  <w:comment w:id="275" w:author="Marta Román Geada" w:date="2025-02-17T12:00:00Z" w:initials="MR">
    <w:p w14:paraId="309B1375" w14:textId="77777777" w:rsidR="00507A29" w:rsidRDefault="00303C35" w:rsidP="00507A29">
      <w:pPr>
        <w:pStyle w:val="Commentaire"/>
      </w:pPr>
      <w:r>
        <w:rPr>
          <w:rStyle w:val="Marquedecommentaire"/>
        </w:rPr>
        <w:annotationRef/>
      </w:r>
      <w:r w:rsidR="00507A29">
        <w:t>Why 89? To make intervals narrower of for any other reason? Default is 95% usually</w:t>
      </w:r>
    </w:p>
  </w:comment>
  <w:comment w:id="281" w:author="Marta Román Geada" w:date="2025-02-18T09:37:00Z" w:initials="MR">
    <w:p w14:paraId="6FADCE9E" w14:textId="77777777" w:rsidR="009F04ED" w:rsidRDefault="00507A29" w:rsidP="009F04ED">
      <w:pPr>
        <w:pStyle w:val="Commentaire"/>
      </w:pPr>
      <w:r>
        <w:rPr>
          <w:rStyle w:val="Marquedecommentaire"/>
        </w:rPr>
        <w:annotationRef/>
      </w:r>
      <w:r w:rsidR="009F04ED">
        <w:t>The figure  of HW threshold vs records is very illustrative</w:t>
      </w:r>
    </w:p>
  </w:comment>
  <w:comment w:id="283" w:author="Marta Román Geada" w:date="2025-02-18T12:14:00Z" w:initials="MR">
    <w:p w14:paraId="23B51CC8" w14:textId="77777777" w:rsidR="009F04ED" w:rsidRDefault="009F04ED" w:rsidP="009F04ED">
      <w:pPr>
        <w:pStyle w:val="Commentaire"/>
      </w:pPr>
      <w:r>
        <w:rPr>
          <w:rStyle w:val="Marquedecommentaire"/>
        </w:rPr>
        <w:annotationRef/>
      </w:r>
      <w:r>
        <w:t>An important point of the study is the development of the index</w:t>
      </w:r>
    </w:p>
  </w:comment>
  <w:comment w:id="287" w:author="Marta Román Geada" w:date="2025-02-18T12:16:00Z" w:initials="MR">
    <w:p w14:paraId="30C6FB0A" w14:textId="77777777" w:rsidR="00874EB3" w:rsidRDefault="00874EB3" w:rsidP="00874EB3">
      <w:pPr>
        <w:pStyle w:val="Commentaire"/>
      </w:pPr>
      <w:r>
        <w:rPr>
          <w:rStyle w:val="Marquedecommentaire"/>
        </w:rPr>
        <w:annotationRef/>
      </w:r>
      <w:r>
        <w:t>This was caused by new leaves</w:t>
      </w:r>
    </w:p>
  </w:comment>
  <w:comment w:id="288" w:author="simon oiry" w:date="2025-02-18T17:37:00Z" w:initials="so">
    <w:p w14:paraId="4C721BAE" w14:textId="77777777" w:rsidR="00943895" w:rsidRDefault="00943895" w:rsidP="00943895">
      <w:pPr>
        <w:pStyle w:val="Commentaire"/>
      </w:pPr>
      <w:r>
        <w:rPr>
          <w:rStyle w:val="Marquedecommentaire"/>
        </w:rPr>
        <w:annotationRef/>
      </w:r>
      <w:r>
        <w:t>Yep, it’s discussed later in the text. Here I’m saying that areas have regained a green color. I’m not saying that leafs have regained a green colored, which would be wrong.</w:t>
      </w:r>
    </w:p>
  </w:comment>
  <w:comment w:id="291" w:author="Marta Román Geada" w:date="2025-02-18T12:21:00Z" w:initials="MR">
    <w:p w14:paraId="6DAB8382" w14:textId="5818EAE5" w:rsidR="00874EB3" w:rsidRDefault="00874EB3" w:rsidP="00874EB3">
      <w:pPr>
        <w:pStyle w:val="Commentaire"/>
      </w:pPr>
      <w:r>
        <w:rPr>
          <w:rStyle w:val="Marquedecommentaire"/>
        </w:rPr>
        <w:annotationRef/>
      </w:r>
      <w:r>
        <w:t>It would be better to show dates, to be consistent with the text</w:t>
      </w:r>
    </w:p>
  </w:comment>
  <w:comment w:id="297" w:author="Marta Román Geada" w:date="2025-02-17T12:18:00Z" w:initials="MR">
    <w:p w14:paraId="228C59AF" w14:textId="1C30DF70" w:rsidR="00084127" w:rsidRDefault="00084127" w:rsidP="00084127">
      <w:pPr>
        <w:pStyle w:val="Commentaire"/>
      </w:pPr>
      <w:r>
        <w:rPr>
          <w:rStyle w:val="Marquedecommentaire"/>
        </w:rPr>
        <w:annotationRef/>
      </w:r>
      <w:r>
        <w:t>The shade is very transparent</w:t>
      </w:r>
    </w:p>
  </w:comment>
  <w:comment w:id="299" w:author="Marta Román Geada" w:date="2025-02-18T09:32:00Z" w:initials="MR">
    <w:p w14:paraId="19F34F77" w14:textId="77777777" w:rsidR="000A6949" w:rsidRDefault="006F5845" w:rsidP="000A6949">
      <w:pPr>
        <w:pStyle w:val="Commentaire"/>
      </w:pPr>
      <w:r>
        <w:rPr>
          <w:rStyle w:val="Marquedecommentaire"/>
        </w:rPr>
        <w:annotationRef/>
      </w:r>
      <w:r w:rsidR="000A6949">
        <w:t xml:space="preserve">Here I took your text, shortened it and organized into three main topics. I tried to keep the same ideas, but modifying the writing. Check that everything makes sense and is consistent with what you aimed to say, please. </w:t>
      </w:r>
    </w:p>
  </w:comment>
  <w:comment w:id="312" w:author="Marta Román Geada" w:date="2025-02-17T13:09:00Z" w:initials="MR">
    <w:p w14:paraId="185AD39F" w14:textId="664CA065" w:rsidR="00CD2401" w:rsidRDefault="00CD2401" w:rsidP="00CD2401">
      <w:pPr>
        <w:pStyle w:val="Commentaire"/>
      </w:pPr>
      <w:r>
        <w:rPr>
          <w:rStyle w:val="Marquedecommentaire"/>
        </w:rPr>
        <w:annotationRef/>
      </w:r>
      <w:r>
        <w:t>This fits better in the intro, not at the beginning of your discussion</w:t>
      </w:r>
    </w:p>
  </w:comment>
  <w:comment w:id="331" w:author="Marta Román Geada" w:date="2025-02-17T12:35:00Z" w:initials="MR">
    <w:p w14:paraId="34AADB83" w14:textId="50E8801D" w:rsidR="00F03EA4" w:rsidRDefault="00F03EA4" w:rsidP="00F03EA4">
      <w:pPr>
        <w:pStyle w:val="Commentaire"/>
      </w:pPr>
      <w:r>
        <w:rPr>
          <w:rStyle w:val="Marquedecommentaire"/>
        </w:rPr>
        <w:annotationRef/>
      </w:r>
      <w:r>
        <w:t>I couldnt find the glms output</w:t>
      </w:r>
    </w:p>
  </w:comment>
  <w:comment w:id="362" w:author="Marta Román Geada" w:date="2025-02-17T12:38:00Z" w:initials="MR">
    <w:p w14:paraId="677340DE" w14:textId="77777777" w:rsidR="00AB40BD" w:rsidRDefault="00B96AE4" w:rsidP="00AB40BD">
      <w:pPr>
        <w:pStyle w:val="Commentaire"/>
      </w:pPr>
      <w:r>
        <w:rPr>
          <w:rStyle w:val="Marquedecommentaire"/>
        </w:rPr>
        <w:annotationRef/>
      </w:r>
      <w:r w:rsidR="00AB40BD">
        <w:t xml:space="preserve"> The discussion now is too long so we need to shorten</w:t>
      </w:r>
    </w:p>
  </w:comment>
  <w:comment w:id="371" w:author="Marta Román Geada" w:date="2025-02-17T13:33:00Z" w:initials="MR">
    <w:p w14:paraId="4B4ACE28" w14:textId="5ABC8D04" w:rsidR="00EF450C" w:rsidRDefault="00EF450C" w:rsidP="00EF450C">
      <w:pPr>
        <w:pStyle w:val="Commentaire"/>
      </w:pPr>
      <w:r>
        <w:rPr>
          <w:rStyle w:val="Marquedecommentaire"/>
        </w:rPr>
        <w:annotationRef/>
      </w:r>
      <w:r>
        <w:t>I have rewritten this. Please check that it makes sense</w:t>
      </w:r>
    </w:p>
  </w:comment>
  <w:comment w:id="391" w:author="Marta Román Geada" w:date="2025-02-17T13:03:00Z" w:initials="MR">
    <w:p w14:paraId="4B4A459E" w14:textId="77777777" w:rsidR="00CD2401" w:rsidRDefault="00BA28B1" w:rsidP="00CD2401">
      <w:pPr>
        <w:pStyle w:val="Commentaire"/>
      </w:pPr>
      <w:r>
        <w:rPr>
          <w:rStyle w:val="Marquedecommentaire"/>
        </w:rPr>
        <w:annotationRef/>
      </w:r>
      <w:r w:rsidR="00CD2401">
        <w:t>I placed these references here but check if they fit well</w:t>
      </w:r>
    </w:p>
  </w:comment>
  <w:comment w:id="470" w:author="Marta Román Geada" w:date="2025-02-17T15:18:00Z" w:initials="MR">
    <w:p w14:paraId="1D30B70D" w14:textId="77777777" w:rsidR="007F2D9A" w:rsidRDefault="00585364" w:rsidP="007F2D9A">
      <w:pPr>
        <w:pStyle w:val="Commentaire"/>
      </w:pPr>
      <w:r>
        <w:rPr>
          <w:rStyle w:val="Marquedecommentaire"/>
        </w:rPr>
        <w:annotationRef/>
      </w:r>
      <w:r w:rsidR="007F2D9A">
        <w:t xml:space="preserve">This is a very general paragrpah and could fit in conclusions. </w:t>
      </w:r>
    </w:p>
    <w:p w14:paraId="2FBD5192" w14:textId="77777777" w:rsidR="007F2D9A" w:rsidRDefault="007F2D9A" w:rsidP="007F2D9A">
      <w:pPr>
        <w:pStyle w:val="Commentaire"/>
      </w:pPr>
      <w:r>
        <w:t>After reading conclusions, I think it can be deleted since there are many repeated things</w:t>
      </w:r>
    </w:p>
  </w:comment>
  <w:comment w:id="534" w:author="Marta Román Geada" w:date="2025-02-17T15:59:00Z" w:initials="MR">
    <w:p w14:paraId="114EC48F" w14:textId="77777777" w:rsidR="008E3AE1" w:rsidRDefault="008E3AE1" w:rsidP="008E3AE1">
      <w:pPr>
        <w:pStyle w:val="Commentaire"/>
      </w:pPr>
      <w:r>
        <w:rPr>
          <w:rStyle w:val="Marquedecommentaire"/>
        </w:rPr>
        <w:annotationRef/>
      </w:r>
      <w:r>
        <w:t>I say apparent since we do not have shoot density data</w:t>
      </w:r>
    </w:p>
  </w:comment>
  <w:comment w:id="532" w:author="Marta Román Geada" w:date="2025-02-17T15:52:00Z" w:initials="MR">
    <w:p w14:paraId="15D756DA" w14:textId="77777777" w:rsidR="00AB40BD" w:rsidRDefault="008E3AE1" w:rsidP="00AB40BD">
      <w:pPr>
        <w:pStyle w:val="Commentaire"/>
      </w:pPr>
      <w:r>
        <w:rPr>
          <w:rStyle w:val="Marquedecommentaire"/>
        </w:rPr>
        <w:annotationRef/>
      </w:r>
      <w:r w:rsidR="00AB40BD">
        <w:t>In the brown zones of the upper intertidal? I guess so</w:t>
      </w:r>
    </w:p>
  </w:comment>
  <w:comment w:id="557" w:author="Marta Román Geada" w:date="2025-02-18T09:58:00Z" w:initials="MR">
    <w:p w14:paraId="16A716BC" w14:textId="42688AE1" w:rsidR="007A1A30" w:rsidRDefault="007A1A30" w:rsidP="007A1A30">
      <w:pPr>
        <w:pStyle w:val="Commentaire"/>
      </w:pPr>
      <w:r>
        <w:rPr>
          <w:rStyle w:val="Marquedecommentaire"/>
        </w:rPr>
        <w:annotationRef/>
      </w:r>
      <w:r>
        <w:t>Correct me if I am wrong</w:t>
      </w:r>
    </w:p>
  </w:comment>
  <w:comment w:id="593" w:author="Marta Román Geada" w:date="2025-02-18T12:30:00Z" w:initials="MR">
    <w:p w14:paraId="6736B9F3" w14:textId="77777777" w:rsidR="000C6350" w:rsidRDefault="008E3AE1" w:rsidP="000C6350">
      <w:pPr>
        <w:pStyle w:val="Commentaire"/>
      </w:pPr>
      <w:r>
        <w:rPr>
          <w:rStyle w:val="Marquedecommentaire"/>
        </w:rPr>
        <w:annotationRef/>
      </w:r>
      <w:r w:rsidR="000C6350">
        <w:t>We should need to specify where we observed recovery. Was it in the mid to low intertidal?</w:t>
      </w:r>
    </w:p>
  </w:comment>
  <w:comment w:id="683" w:author="Marta Román Geada" w:date="2025-02-18T10:50:00Z" w:initials="MR">
    <w:p w14:paraId="5308B8C1" w14:textId="77777777" w:rsidR="003C6A8F" w:rsidRDefault="003C6A8F" w:rsidP="003C6A8F">
      <w:pPr>
        <w:pStyle w:val="Commentaire"/>
      </w:pPr>
      <w:r>
        <w:rPr>
          <w:rStyle w:val="Marquedecommentaire"/>
        </w:rPr>
        <w:annotationRef/>
      </w:r>
      <w:r>
        <w:t>I would say that it is resistance, not resilience</w:t>
      </w:r>
    </w:p>
  </w:comment>
  <w:comment w:id="694" w:author="Marta Román Geada" w:date="2025-02-18T10:07:00Z" w:initials="MR">
    <w:p w14:paraId="234157A2" w14:textId="7E4470A0" w:rsidR="00D14DB1" w:rsidRDefault="00D14DB1" w:rsidP="00D14DB1">
      <w:pPr>
        <w:pStyle w:val="Commentaire"/>
      </w:pPr>
      <w:r>
        <w:rPr>
          <w:rStyle w:val="Marquedecommentaire"/>
        </w:rPr>
        <w:annotationRef/>
      </w:r>
      <w:r>
        <w:t>Did you see leaf detachment in the lab? If so, we could say it in results.</w:t>
      </w:r>
    </w:p>
  </w:comment>
  <w:comment w:id="731" w:author="Marta Román Geada" w:date="2025-02-18T10:01:00Z" w:initials="MR">
    <w:p w14:paraId="718DCDF9" w14:textId="77777777" w:rsidR="000C6350" w:rsidRDefault="00647D56" w:rsidP="000C6350">
      <w:pPr>
        <w:pStyle w:val="Commentaire"/>
      </w:pPr>
      <w:r>
        <w:rPr>
          <w:rStyle w:val="Marquedecommentaire"/>
        </w:rPr>
        <w:annotationRef/>
      </w:r>
      <w:r w:rsidR="000C6350">
        <w:t xml:space="preserve">I shortened it </w:t>
      </w:r>
    </w:p>
  </w:comment>
  <w:comment w:id="736" w:author="Marta Román Geada" w:date="2025-02-18T10:11:00Z" w:initials="MR">
    <w:p w14:paraId="576BAB4E" w14:textId="50D60DCB" w:rsidR="007810AB" w:rsidRDefault="00E80C63" w:rsidP="007810AB">
      <w:pPr>
        <w:pStyle w:val="Commentaire"/>
      </w:pPr>
      <w:r>
        <w:rPr>
          <w:rStyle w:val="Marquedecommentaire"/>
        </w:rPr>
        <w:annotationRef/>
      </w:r>
      <w:r w:rsidR="007810AB">
        <w:t>Zostera is fast growing species, specially noltei, see:</w:t>
      </w:r>
    </w:p>
    <w:p w14:paraId="5897B4F0" w14:textId="77777777" w:rsidR="007810AB" w:rsidRDefault="007810AB" w:rsidP="007810AB">
      <w:pPr>
        <w:pStyle w:val="Commentaire"/>
      </w:pPr>
    </w:p>
    <w:p w14:paraId="515D0960" w14:textId="77777777" w:rsidR="007810AB" w:rsidRDefault="007810AB" w:rsidP="007810AB">
      <w:pPr>
        <w:pStyle w:val="Commentaire"/>
      </w:pPr>
      <w:r>
        <w:t xml:space="preserve">Borum, J., Duarte, C.M., Krause-Jensen, D., Greve, T.M., 2004. European seagrasses : an introduction to monitoring and management, Management. </w:t>
      </w:r>
      <w:hyperlink r:id="rId1" w:history="1">
        <w:r w:rsidRPr="00EC3F8D">
          <w:rPr>
            <w:rStyle w:val="Lienhypertexte"/>
          </w:rPr>
          <w:t>https://doi.org/EVK3-CT-2000-00044</w:t>
        </w:r>
      </w:hyperlink>
    </w:p>
  </w:comment>
  <w:comment w:id="760" w:author="Marta Román Geada" w:date="2025-02-18T10:57:00Z" w:initials="MR">
    <w:p w14:paraId="558AF470" w14:textId="17908B0B" w:rsidR="00647D56" w:rsidRDefault="00647D56" w:rsidP="00647D56">
      <w:pPr>
        <w:pStyle w:val="Commentaire"/>
      </w:pPr>
      <w:r>
        <w:rPr>
          <w:rStyle w:val="Marquedecommentaire"/>
        </w:rPr>
        <w:annotationRef/>
      </w:r>
      <w:r>
        <w:t>Management paragrpah is nice, but the previous text should be reduced. I tried to do so.</w:t>
      </w:r>
    </w:p>
  </w:comment>
  <w:comment w:id="762" w:author="Marta Román Geada" w:date="2025-02-18T10:56:00Z" w:initials="MR">
    <w:p w14:paraId="10858016" w14:textId="77777777" w:rsidR="000C6350" w:rsidRDefault="00647D56" w:rsidP="000C6350">
      <w:pPr>
        <w:pStyle w:val="Commentaire"/>
      </w:pPr>
      <w:r>
        <w:rPr>
          <w:rStyle w:val="Marquedecommentaire"/>
        </w:rPr>
        <w:annotationRef/>
      </w:r>
      <w:r w:rsidR="000C6350">
        <w:t>Too general, we must drop some text since dicussion was very long</w:t>
      </w:r>
    </w:p>
  </w:comment>
  <w:comment w:id="775" w:author="Marta Román Geada" w:date="2025-02-18T13:23:00Z" w:initials="MR">
    <w:p w14:paraId="0A403CA3" w14:textId="77777777" w:rsidR="000E6CE3" w:rsidRDefault="000E6CE3" w:rsidP="000E6CE3">
      <w:pPr>
        <w:pStyle w:val="Commentaire"/>
      </w:pPr>
      <w:r>
        <w:rPr>
          <w:rStyle w:val="Marquedecommentaire"/>
        </w:rPr>
        <w:annotationRef/>
      </w:r>
      <w:r>
        <w:t>Why not incorporating this text to the methodology, where you say that you downloaded meteofrance data?</w:t>
      </w:r>
    </w:p>
  </w:comment>
  <w:comment w:id="776" w:author="simon oiry" w:date="2025-02-18T16:45:00Z" w:initials="so">
    <w:p w14:paraId="5D447213" w14:textId="77777777" w:rsidR="004A5622" w:rsidRDefault="004A5622" w:rsidP="004A5622">
      <w:pPr>
        <w:pStyle w:val="Commentaire"/>
      </w:pPr>
      <w:r>
        <w:rPr>
          <w:rStyle w:val="Marquedecommentaire"/>
        </w:rPr>
        <w:annotationRef/>
      </w:r>
      <w:r>
        <w:t>Because some could say that it’s a result and shouldn’t be presented in the M&amp;M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4AC80E" w15:done="0"/>
  <w15:commentEx w15:paraId="54F8B4B2" w15:done="0"/>
  <w15:commentEx w15:paraId="16791586" w15:done="0"/>
  <w15:commentEx w15:paraId="6121507C" w15:done="0"/>
  <w15:commentEx w15:paraId="6E66EA35" w15:done="0"/>
  <w15:commentEx w15:paraId="1BCB4D8A" w15:done="0"/>
  <w15:commentEx w15:paraId="01A204DC" w15:paraIdParent="1BCB4D8A" w15:done="0"/>
  <w15:commentEx w15:paraId="4DB8B455" w15:done="0"/>
  <w15:commentEx w15:paraId="4803A55E" w15:paraIdParent="4DB8B455" w15:done="0"/>
  <w15:commentEx w15:paraId="3B7F7D81" w15:done="0"/>
  <w15:commentEx w15:paraId="7CEBF15A" w15:done="0"/>
  <w15:commentEx w15:paraId="19744D6A" w15:done="0"/>
  <w15:commentEx w15:paraId="30C5A720" w15:done="0"/>
  <w15:commentEx w15:paraId="5FE21E5F" w15:done="0"/>
  <w15:commentEx w15:paraId="5B37102A" w15:done="0"/>
  <w15:commentEx w15:paraId="7B56494F" w15:done="0"/>
  <w15:commentEx w15:paraId="574A7725" w15:done="0"/>
  <w15:commentEx w15:paraId="4BB516C2" w15:done="0"/>
  <w15:commentEx w15:paraId="179F62AA" w15:done="0"/>
  <w15:commentEx w15:paraId="349E41FD" w15:done="0"/>
  <w15:commentEx w15:paraId="51D31D2A" w15:done="0"/>
  <w15:commentEx w15:paraId="5D386E11" w15:done="0"/>
  <w15:commentEx w15:paraId="4BF60E19" w15:done="0"/>
  <w15:commentEx w15:paraId="4A61AF90" w15:done="0"/>
  <w15:commentEx w15:paraId="6860CA16" w15:paraIdParent="4A61AF90" w15:done="0"/>
  <w15:commentEx w15:paraId="6B212850" w15:done="0"/>
  <w15:commentEx w15:paraId="3D081D59" w15:paraIdParent="6B212850" w15:done="0"/>
  <w15:commentEx w15:paraId="04D679F9" w15:done="0"/>
  <w15:commentEx w15:paraId="0371688C" w15:done="0"/>
  <w15:commentEx w15:paraId="07733C63" w15:done="0"/>
  <w15:commentEx w15:paraId="40882D06" w15:done="0"/>
  <w15:commentEx w15:paraId="11670757" w15:done="0"/>
  <w15:commentEx w15:paraId="13CA3D72" w15:done="0"/>
  <w15:commentEx w15:paraId="24AAB601" w15:paraIdParent="13CA3D72" w15:done="0"/>
  <w15:commentEx w15:paraId="36B44D8C" w15:done="0"/>
  <w15:commentEx w15:paraId="38E9A630" w15:paraIdParent="36B44D8C" w15:done="0"/>
  <w15:commentEx w15:paraId="13C0D621" w15:done="0"/>
  <w15:commentEx w15:paraId="7F8ED2E7" w15:done="0"/>
  <w15:commentEx w15:paraId="3BE66803" w15:done="0"/>
  <w15:commentEx w15:paraId="125BFBE5" w15:done="0"/>
  <w15:commentEx w15:paraId="7855D399" w15:done="0"/>
  <w15:commentEx w15:paraId="51584407" w15:paraIdParent="7855D399" w15:done="0"/>
  <w15:commentEx w15:paraId="0C94410C" w15:paraIdParent="7855D399" w15:done="0"/>
  <w15:commentEx w15:paraId="4D7B8812" w15:done="0"/>
  <w15:commentEx w15:paraId="4D925CAC" w15:paraIdParent="4D7B8812" w15:done="0"/>
  <w15:commentEx w15:paraId="4583EC25" w15:done="0"/>
  <w15:commentEx w15:paraId="54EDBBFA" w15:done="0"/>
  <w15:commentEx w15:paraId="322F3582" w15:paraIdParent="54EDBBFA" w15:done="0"/>
  <w15:commentEx w15:paraId="0C60C7C7" w15:done="0"/>
  <w15:commentEx w15:paraId="2ED12F58" w15:done="0"/>
  <w15:commentEx w15:paraId="73EA97BF" w15:done="0"/>
  <w15:commentEx w15:paraId="14967089" w15:done="0"/>
  <w15:commentEx w15:paraId="309B1375" w15:done="0"/>
  <w15:commentEx w15:paraId="6FADCE9E" w15:done="0"/>
  <w15:commentEx w15:paraId="23B51CC8" w15:done="0"/>
  <w15:commentEx w15:paraId="30C6FB0A" w15:done="0"/>
  <w15:commentEx w15:paraId="4C721BAE" w15:paraIdParent="30C6FB0A" w15:done="0"/>
  <w15:commentEx w15:paraId="6DAB8382" w15:done="0"/>
  <w15:commentEx w15:paraId="228C59AF" w15:done="0"/>
  <w15:commentEx w15:paraId="19F34F77" w15:done="0"/>
  <w15:commentEx w15:paraId="185AD39F" w15:done="0"/>
  <w15:commentEx w15:paraId="34AADB83" w15:done="0"/>
  <w15:commentEx w15:paraId="677340DE" w15:done="0"/>
  <w15:commentEx w15:paraId="4B4ACE28" w15:done="0"/>
  <w15:commentEx w15:paraId="4B4A459E" w15:done="0"/>
  <w15:commentEx w15:paraId="2FBD5192" w15:done="0"/>
  <w15:commentEx w15:paraId="114EC48F" w15:done="0"/>
  <w15:commentEx w15:paraId="15D756DA" w15:done="0"/>
  <w15:commentEx w15:paraId="16A716BC" w15:done="0"/>
  <w15:commentEx w15:paraId="6736B9F3" w15:done="0"/>
  <w15:commentEx w15:paraId="5308B8C1" w15:done="0"/>
  <w15:commentEx w15:paraId="234157A2" w15:done="0"/>
  <w15:commentEx w15:paraId="718DCDF9" w15:done="0"/>
  <w15:commentEx w15:paraId="515D0960" w15:done="0"/>
  <w15:commentEx w15:paraId="558AF470" w15:done="0"/>
  <w15:commentEx w15:paraId="10858016" w15:done="0"/>
  <w15:commentEx w15:paraId="0A403CA3" w15:done="0"/>
  <w15:commentEx w15:paraId="5D447213" w15:paraIdParent="0A403C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D93CE6" w16cex:dateUtc="2025-02-17T11:00:00Z"/>
  <w16cex:commentExtensible w16cex:durableId="06C807D8" w16cex:dateUtc="2025-02-17T08:17:00Z">
    <w16cex:extLst>
      <w16:ext w16:uri="{CE6994B0-6A32-4C9F-8C6B-6E91EDA988CE}">
        <cr:reactions xmlns:cr="http://schemas.microsoft.com/office/comments/2020/reactions">
          <cr:reaction reactionType="1">
            <cr:reactionInfo dateUtc="2025-02-18T15:06:07Z">
              <cr:user userId="27dd0463ded3d9d9" userProvider="Windows Live" userName="simon oiry"/>
            </cr:reactionInfo>
          </cr:reaction>
        </cr:reactions>
      </w16:ext>
    </w16cex:extLst>
  </w16cex:commentExtensible>
  <w16cex:commentExtensible w16cex:durableId="4AC10608" w16cex:dateUtc="2025-02-17T09:35:00Z">
    <w16cex:extLst>
      <w16:ext w16:uri="{CE6994B0-6A32-4C9F-8C6B-6E91EDA988CE}">
        <cr:reactions xmlns:cr="http://schemas.microsoft.com/office/comments/2020/reactions">
          <cr:reaction reactionType="1">
            <cr:reactionInfo dateUtc="2025-02-18T15:06:09Z">
              <cr:user userId="27dd0463ded3d9d9" userProvider="Windows Live" userName="simon oiry"/>
            </cr:reactionInfo>
          </cr:reaction>
        </cr:reactions>
      </w16:ext>
    </w16cex:extLst>
  </w16cex:commentExtensible>
  <w16cex:commentExtensible w16cex:durableId="58C4FA8D" w16cex:dateUtc="2025-02-17T09:33:00Z">
    <w16cex:extLst>
      <w16:ext w16:uri="{CE6994B0-6A32-4C9F-8C6B-6E91EDA988CE}">
        <cr:reactions xmlns:cr="http://schemas.microsoft.com/office/comments/2020/reactions">
          <cr:reaction reactionType="1">
            <cr:reactionInfo dateUtc="2025-02-18T15:06:11Z">
              <cr:user userId="27dd0463ded3d9d9" userProvider="Windows Live" userName="simon oiry"/>
            </cr:reactionInfo>
          </cr:reaction>
        </cr:reactions>
      </w16:ext>
    </w16cex:extLst>
  </w16cex:commentExtensible>
  <w16cex:commentExtensible w16cex:durableId="0FEE4BDD" w16cex:dateUtc="2025-02-17T09:38:00Z">
    <w16cex:extLst>
      <w16:ext w16:uri="{CE6994B0-6A32-4C9F-8C6B-6E91EDA988CE}">
        <cr:reactions xmlns:cr="http://schemas.microsoft.com/office/comments/2020/reactions">
          <cr:reaction reactionType="1">
            <cr:reactionInfo dateUtc="2025-02-18T15:06:13Z">
              <cr:user userId="27dd0463ded3d9d9" userProvider="Windows Live" userName="simon oiry"/>
            </cr:reactionInfo>
          </cr:reaction>
        </cr:reactions>
      </w16:ext>
    </w16cex:extLst>
  </w16cex:commentExtensible>
  <w16cex:commentExtensible w16cex:durableId="39EEE074" w16cex:dateUtc="2025-02-17T09:45:00Z">
    <w16cex:extLst>
      <w16:ext w16:uri="{CE6994B0-6A32-4C9F-8C6B-6E91EDA988CE}">
        <cr:reactions xmlns:cr="http://schemas.microsoft.com/office/comments/2020/reactions">
          <cr:reaction reactionType="1">
            <cr:reactionInfo dateUtc="2025-02-18T15:06:17Z">
              <cr:user userId="27dd0463ded3d9d9" userProvider="Windows Live" userName="simon oiry"/>
            </cr:reactionInfo>
          </cr:reaction>
        </cr:reactions>
      </w16:ext>
    </w16cex:extLst>
  </w16cex:commentExtensible>
  <w16cex:commentExtensible w16cex:durableId="6E7C4AAE" w16cex:dateUtc="2025-02-18T15:06:00Z"/>
  <w16cex:commentExtensible w16cex:durableId="07F0475F" w16cex:dateUtc="2025-02-17T10:01:00Z">
    <w16cex:extLst>
      <w16:ext w16:uri="{CE6994B0-6A32-4C9F-8C6B-6E91EDA988CE}">
        <cr:reactions xmlns:cr="http://schemas.microsoft.com/office/comments/2020/reactions">
          <cr:reaction reactionType="1">
            <cr:reactionInfo dateUtc="2025-02-18T15:06:45Z">
              <cr:user userId="27dd0463ded3d9d9" userProvider="Windows Live" userName="simon oiry"/>
            </cr:reactionInfo>
          </cr:reaction>
        </cr:reactions>
      </w16:ext>
    </w16cex:extLst>
  </w16cex:commentExtensible>
  <w16cex:commentExtensible w16cex:durableId="78D5AAA5" w16cex:dateUtc="2025-02-18T13:24:00Z"/>
  <w16cex:commentExtensible w16cex:durableId="2F4627E5" w16cex:dateUtc="2025-02-17T10:03:00Z">
    <w16cex:extLst>
      <w16:ext w16:uri="{CE6994B0-6A32-4C9F-8C6B-6E91EDA988CE}">
        <cr:reactions xmlns:cr="http://schemas.microsoft.com/office/comments/2020/reactions">
          <cr:reaction reactionType="1">
            <cr:reactionInfo dateUtc="2025-02-18T15:06:51Z">
              <cr:user userId="27dd0463ded3d9d9" userProvider="Windows Live" userName="simon oiry"/>
            </cr:reactionInfo>
          </cr:reaction>
        </cr:reactions>
      </w16:ext>
    </w16cex:extLst>
  </w16cex:commentExtensible>
  <w16cex:commentExtensible w16cex:durableId="66BF4120" w16cex:dateUtc="2025-02-18T12:26:00Z"/>
  <w16cex:commentExtensible w16cex:durableId="29F863C7" w16cex:dateUtc="2025-02-17T10:08:00Z">
    <w16cex:extLst>
      <w16:ext w16:uri="{CE6994B0-6A32-4C9F-8C6B-6E91EDA988CE}">
        <cr:reactions xmlns:cr="http://schemas.microsoft.com/office/comments/2020/reactions">
          <cr:reaction reactionType="1">
            <cr:reactionInfo dateUtc="2025-02-18T15:10:39Z">
              <cr:user userId="27dd0463ded3d9d9" userProvider="Windows Live" userName="simon oiry"/>
            </cr:reactionInfo>
          </cr:reaction>
        </cr:reactions>
      </w16:ext>
    </w16cex:extLst>
  </w16cex:commentExtensible>
  <w16cex:commentExtensible w16cex:durableId="6A634FF5" w16cex:dateUtc="2025-02-17T10:10:00Z"/>
  <w16cex:commentExtensible w16cex:durableId="0C670342" w16cex:dateUtc="2025-02-17T10:13:00Z"/>
  <w16cex:commentExtensible w16cex:durableId="03A62F51" w16cex:dateUtc="2025-02-17T10:36:00Z">
    <w16cex:extLst>
      <w16:ext w16:uri="{CE6994B0-6A32-4C9F-8C6B-6E91EDA988CE}">
        <cr:reactions xmlns:cr="http://schemas.microsoft.com/office/comments/2020/reactions">
          <cr:reaction reactionType="1">
            <cr:reactionInfo dateUtc="2025-02-18T15:22:50Z">
              <cr:user userId="27dd0463ded3d9d9" userProvider="Windows Live" userName="simon oiry"/>
            </cr:reactionInfo>
          </cr:reaction>
        </cr:reactions>
      </w16:ext>
    </w16cex:extLst>
  </w16cex:commentExtensible>
  <w16cex:commentExtensible w16cex:durableId="5DBF8A21" w16cex:dateUtc="2025-02-17T13:09:00Z"/>
  <w16cex:commentExtensible w16cex:durableId="5629D353" w16cex:dateUtc="2025-02-17T10:47:00Z">
    <w16cex:extLst>
      <w16:ext w16:uri="{CE6994B0-6A32-4C9F-8C6B-6E91EDA988CE}">
        <cr:reactions xmlns:cr="http://schemas.microsoft.com/office/comments/2020/reactions">
          <cr:reaction reactionType="1">
            <cr:reactionInfo dateUtc="2025-02-18T15:30:55Z">
              <cr:user userId="27dd0463ded3d9d9" userProvider="Windows Live" userName="simon oiry"/>
            </cr:reactionInfo>
          </cr:reaction>
        </cr:reactions>
      </w16:ext>
    </w16cex:extLst>
  </w16cex:commentExtensible>
  <w16cex:commentExtensible w16cex:durableId="1365A246" w16cex:dateUtc="2025-02-17T10:48:00Z">
    <w16cex:extLst>
      <w16:ext w16:uri="{CE6994B0-6A32-4C9F-8C6B-6E91EDA988CE}">
        <cr:reactions xmlns:cr="http://schemas.microsoft.com/office/comments/2020/reactions">
          <cr:reaction reactionType="1">
            <cr:reactionInfo dateUtc="2025-02-18T15:28:56Z">
              <cr:user userId="27dd0463ded3d9d9" userProvider="Windows Live" userName="simon oiry"/>
            </cr:reactionInfo>
          </cr:reaction>
        </cr:reactions>
      </w16:ext>
    </w16cex:extLst>
  </w16cex:commentExtensible>
  <w16cex:commentExtensible w16cex:durableId="0E3D85AD" w16cex:dateUtc="2025-02-18T11:31:00Z">
    <w16cex:extLst>
      <w16:ext w16:uri="{CE6994B0-6A32-4C9F-8C6B-6E91EDA988CE}">
        <cr:reactions xmlns:cr="http://schemas.microsoft.com/office/comments/2020/reactions">
          <cr:reaction reactionType="1">
            <cr:reactionInfo dateUtc="2025-02-18T15:34:46Z">
              <cr:user userId="27dd0463ded3d9d9" userProvider="Windows Live" userName="simon oiry"/>
            </cr:reactionInfo>
          </cr:reaction>
        </cr:reactions>
      </w16:ext>
    </w16cex:extLst>
  </w16cex:commentExtensible>
  <w16cex:commentExtensible w16cex:durableId="270E5646" w16cex:dateUtc="2025-02-17T10:49:00Z">
    <w16cex:extLst>
      <w16:ext w16:uri="{CE6994B0-6A32-4C9F-8C6B-6E91EDA988CE}">
        <cr:reactions xmlns:cr="http://schemas.microsoft.com/office/comments/2020/reactions">
          <cr:reaction reactionType="1">
            <cr:reactionInfo dateUtc="2025-02-18T15:35:12Z">
              <cr:user userId="27dd0463ded3d9d9" userProvider="Windows Live" userName="simon oiry"/>
            </cr:reactionInfo>
          </cr:reaction>
        </cr:reactions>
      </w16:ext>
    </w16cex:extLst>
  </w16cex:commentExtensible>
  <w16cex:commentExtensible w16cex:durableId="74DE8E9D" w16cex:dateUtc="2025-02-18T11:33:00Z">
    <w16cex:extLst>
      <w16:ext w16:uri="{CE6994B0-6A32-4C9F-8C6B-6E91EDA988CE}">
        <cr:reactions xmlns:cr="http://schemas.microsoft.com/office/comments/2020/reactions">
          <cr:reaction reactionType="1">
            <cr:reactionInfo dateUtc="2025-02-18T15:35:23Z">
              <cr:user userId="27dd0463ded3d9d9" userProvider="Windows Live" userName="simon oiry"/>
            </cr:reactionInfo>
          </cr:reaction>
        </cr:reactions>
      </w16:ext>
    </w16cex:extLst>
  </w16cex:commentExtensible>
  <w16cex:commentExtensible w16cex:durableId="7A5AF529" w16cex:dateUtc="2025-02-17T10:51:00Z">
    <w16cex:extLst>
      <w16:ext w16:uri="{CE6994B0-6A32-4C9F-8C6B-6E91EDA988CE}">
        <cr:reactions xmlns:cr="http://schemas.microsoft.com/office/comments/2020/reactions">
          <cr:reaction reactionType="1">
            <cr:reactionInfo dateUtc="2025-02-18T15:38:00Z">
              <cr:user userId="27dd0463ded3d9d9" userProvider="Windows Live" userName="simon oiry"/>
            </cr:reactionInfo>
          </cr:reaction>
        </cr:reactions>
      </w16:ext>
    </w16cex:extLst>
  </w16cex:commentExtensible>
  <w16cex:commentExtensible w16cex:durableId="2E83F7D9" w16cex:dateUtc="2025-02-17T10:53:00Z">
    <w16cex:extLst>
      <w16:ext w16:uri="{CE6994B0-6A32-4C9F-8C6B-6E91EDA988CE}">
        <cr:reactions xmlns:cr="http://schemas.microsoft.com/office/comments/2020/reactions">
          <cr:reaction reactionType="1">
            <cr:reactionInfo dateUtc="2025-02-18T15:44:43Z">
              <cr:user userId="27dd0463ded3d9d9" userProvider="Windows Live" userName="simon oiry"/>
            </cr:reactionInfo>
          </cr:reaction>
        </cr:reactions>
      </w16:ext>
    </w16cex:extLst>
  </w16cex:commentExtensible>
  <w16cex:commentExtensible w16cex:durableId="284DA01E" w16cex:dateUtc="2025-02-18T11:35:00Z"/>
  <w16cex:commentExtensible w16cex:durableId="6CB56568" w16cex:dateUtc="2025-02-18T15:46:00Z"/>
  <w16cex:commentExtensible w16cex:durableId="59E681E8" w16cex:dateUtc="2025-02-17T10:54:00Z">
    <w16cex:extLst>
      <w16:ext w16:uri="{CE6994B0-6A32-4C9F-8C6B-6E91EDA988CE}">
        <cr:reactions xmlns:cr="http://schemas.microsoft.com/office/comments/2020/reactions">
          <cr:reaction reactionType="1">
            <cr:reactionInfo dateUtc="2025-02-18T15:47:12Z">
              <cr:user userId="27dd0463ded3d9d9" userProvider="Windows Live" userName="simon oiry"/>
            </cr:reactionInfo>
          </cr:reaction>
        </cr:reactions>
      </w16:ext>
    </w16cex:extLst>
  </w16cex:commentExtensible>
  <w16cex:commentExtensible w16cex:durableId="339A4E08" w16cex:dateUtc="2025-02-18T15:47:00Z"/>
  <w16cex:commentExtensible w16cex:durableId="2671B573" w16cex:dateUtc="2025-02-18T11:37:00Z"/>
  <w16cex:commentExtensible w16cex:durableId="210D9FEB" w16cex:dateUtc="2025-02-17T10:58:00Z">
    <w16cex:extLst>
      <w16:ext w16:uri="{CE6994B0-6A32-4C9F-8C6B-6E91EDA988CE}">
        <cr:reactions xmlns:cr="http://schemas.microsoft.com/office/comments/2020/reactions">
          <cr:reaction reactionType="1">
            <cr:reactionInfo dateUtc="2025-02-18T15:49:31Z">
              <cr:user userId="27dd0463ded3d9d9" userProvider="Windows Live" userName="simon oiry"/>
            </cr:reactionInfo>
          </cr:reaction>
        </cr:reactions>
      </w16:ext>
    </w16cex:extLst>
  </w16cex:commentExtensible>
  <w16cex:commentExtensible w16cex:durableId="39547219" w16cex:dateUtc="2025-02-17T11:02:00Z">
    <w16cex:extLst>
      <w16:ext w16:uri="{CE6994B0-6A32-4C9F-8C6B-6E91EDA988CE}">
        <cr:reactions xmlns:cr="http://schemas.microsoft.com/office/comments/2020/reactions">
          <cr:reaction reactionType="1">
            <cr:reactionInfo dateUtc="2025-02-18T15:49:30Z">
              <cr:user userId="27dd0463ded3d9d9" userProvider="Windows Live" userName="simon oiry"/>
            </cr:reactionInfo>
          </cr:reaction>
        </cr:reactions>
      </w16:ext>
    </w16cex:extLst>
  </w16cex:commentExtensible>
  <w16cex:commentExtensible w16cex:durableId="7EA468F2" w16cex:dateUtc="2025-02-17T11:05:00Z">
    <w16cex:extLst>
      <w16:ext w16:uri="{CE6994B0-6A32-4C9F-8C6B-6E91EDA988CE}">
        <cr:reactions xmlns:cr="http://schemas.microsoft.com/office/comments/2020/reactions">
          <cr:reaction reactionType="1">
            <cr:reactionInfo dateUtc="2025-02-18T15:50:30Z">
              <cr:user userId="27dd0463ded3d9d9" userProvider="Windows Live" userName="simon oiry"/>
            </cr:reactionInfo>
          </cr:reaction>
        </cr:reactions>
      </w16:ext>
    </w16cex:extLst>
  </w16cex:commentExtensible>
  <w16cex:commentExtensible w16cex:durableId="6E86A468" w16cex:dateUtc="2025-02-17T11:04:00Z">
    <w16cex:extLst>
      <w16:ext w16:uri="{CE6994B0-6A32-4C9F-8C6B-6E91EDA988CE}">
        <cr:reactions xmlns:cr="http://schemas.microsoft.com/office/comments/2020/reactions">
          <cr:reaction reactionType="1">
            <cr:reactionInfo dateUtc="2025-02-18T15:50:31Z">
              <cr:user userId="27dd0463ded3d9d9" userProvider="Windows Live" userName="simon oiry"/>
            </cr:reactionInfo>
          </cr:reaction>
        </cr:reactions>
      </w16:ext>
    </w16cex:extLst>
  </w16cex:commentExtensible>
  <w16cex:commentExtensible w16cex:durableId="55313505" w16cex:dateUtc="2025-02-17T11:22:00Z"/>
  <w16cex:commentExtensible w16cex:durableId="56EEA296" w16cex:dateUtc="2025-02-18T15:52:00Z"/>
  <w16cex:commentExtensible w16cex:durableId="55C5F94A" w16cex:dateUtc="2025-02-17T11:20:00Z"/>
  <w16cex:commentExtensible w16cex:durableId="2831465B" w16cex:dateUtc="2025-02-18T15:51:00Z"/>
  <w16cex:commentExtensible w16cex:durableId="76BB360A" w16cex:dateUtc="2025-02-17T11:24:00Z">
    <w16cex:extLst>
      <w16:ext w16:uri="{CE6994B0-6A32-4C9F-8C6B-6E91EDA988CE}">
        <cr:reactions xmlns:cr="http://schemas.microsoft.com/office/comments/2020/reactions">
          <cr:reaction reactionType="1">
            <cr:reactionInfo dateUtc="2025-02-18T16:15:31Z">
              <cr:user userId="27dd0463ded3d9d9" userProvider="Windows Live" userName="simon oiry"/>
            </cr:reactionInfo>
          </cr:reaction>
        </cr:reactions>
      </w16:ext>
    </w16cex:extLst>
  </w16cex:commentExtensible>
  <w16cex:commentExtensible w16cex:durableId="285CC5AD" w16cex:dateUtc="2025-02-17T11:25:00Z">
    <w16cex:extLst>
      <w16:ext w16:uri="{CE6994B0-6A32-4C9F-8C6B-6E91EDA988CE}">
        <cr:reactions xmlns:cr="http://schemas.microsoft.com/office/comments/2020/reactions">
          <cr:reaction reactionType="1">
            <cr:reactionInfo dateUtc="2025-02-18T16:15:32Z">
              <cr:user userId="27dd0463ded3d9d9" userProvider="Windows Live" userName="simon oiry"/>
            </cr:reactionInfo>
          </cr:reaction>
        </cr:reactions>
      </w16:ext>
    </w16cex:extLst>
  </w16cex:commentExtensible>
  <w16cex:commentExtensible w16cex:durableId="036EC91E" w16cex:dateUtc="2025-02-17T11:28:00Z">
    <w16cex:extLst>
      <w16:ext w16:uri="{CE6994B0-6A32-4C9F-8C6B-6E91EDA988CE}">
        <cr:reactions xmlns:cr="http://schemas.microsoft.com/office/comments/2020/reactions">
          <cr:reaction reactionType="1">
            <cr:reactionInfo dateUtc="2025-02-18T16:15:33Z">
              <cr:user userId="27dd0463ded3d9d9" userProvider="Windows Live" userName="simon oiry"/>
            </cr:reactionInfo>
          </cr:reaction>
        </cr:reactions>
      </w16:ext>
    </w16cex:extLst>
  </w16cex:commentExtensible>
  <w16cex:commentExtensible w16cex:durableId="533CCC98" w16cex:dateUtc="2025-02-17T11:32:00Z">
    <w16cex:extLst>
      <w16:ext w16:uri="{CE6994B0-6A32-4C9F-8C6B-6E91EDA988CE}">
        <cr:reactions xmlns:cr="http://schemas.microsoft.com/office/comments/2020/reactions">
          <cr:reaction reactionType="1">
            <cr:reactionInfo dateUtc="2025-02-18T16:16:03Z">
              <cr:user userId="27dd0463ded3d9d9" userProvider="Windows Live" userName="simon oiry"/>
            </cr:reactionInfo>
          </cr:reaction>
        </cr:reactions>
      </w16:ext>
    </w16cex:extLst>
  </w16cex:commentExtensible>
  <w16cex:commentExtensible w16cex:durableId="52C8D78A" w16cex:dateUtc="2025-02-17T12:33:00Z"/>
  <w16cex:commentExtensible w16cex:durableId="454F8656" w16cex:dateUtc="2025-02-18T09:35:00Z"/>
  <w16cex:commentExtensible w16cex:durableId="478D7DE5" w16cex:dateUtc="2025-02-18T16:17:00Z"/>
  <w16cex:commentExtensible w16cex:durableId="7602D485" w16cex:dateUtc="2025-02-17T12:33:00Z"/>
  <w16cex:commentExtensible w16cex:durableId="759EAE6C" w16cex:dateUtc="2025-02-18T16:19:00Z"/>
  <w16cex:commentExtensible w16cex:durableId="0119C541" w16cex:dateUtc="2025-02-17T12:34:00Z">
    <w16cex:extLst>
      <w16:ext w16:uri="{CE6994B0-6A32-4C9F-8C6B-6E91EDA988CE}">
        <cr:reactions xmlns:cr="http://schemas.microsoft.com/office/comments/2020/reactions">
          <cr:reaction reactionType="1">
            <cr:reactionInfo dateUtc="2025-02-18T16:20:32Z">
              <cr:user userId="27dd0463ded3d9d9" userProvider="Windows Live" userName="simon oiry"/>
            </cr:reactionInfo>
          </cr:reaction>
        </cr:reactions>
      </w16:ext>
    </w16cex:extLst>
  </w16cex:commentExtensible>
  <w16cex:commentExtensible w16cex:durableId="6042E79B" w16cex:dateUtc="2025-02-17T11:44:00Z"/>
  <w16cex:commentExtensible w16cex:durableId="49AFBC8B" w16cex:dateUtc="2025-02-18T16:22:00Z"/>
  <w16cex:commentExtensible w16cex:durableId="39970586" w16cex:dateUtc="2025-02-18T12:09:00Z"/>
  <w16cex:commentExtensible w16cex:durableId="42CF0D92" w16cex:dateUtc="2025-02-17T12:31:00Z"/>
  <w16cex:commentExtensible w16cex:durableId="2D4252D1" w16cex:dateUtc="2025-02-17T11:52:00Z">
    <w16cex:extLst>
      <w16:ext w16:uri="{CE6994B0-6A32-4C9F-8C6B-6E91EDA988CE}">
        <cr:reactions xmlns:cr="http://schemas.microsoft.com/office/comments/2020/reactions">
          <cr:reaction reactionType="1">
            <cr:reactionInfo dateUtc="2025-02-18T16:28:49Z">
              <cr:user userId="27dd0463ded3d9d9" userProvider="Windows Live" userName="simon oiry"/>
            </cr:reactionInfo>
          </cr:reaction>
        </cr:reactions>
      </w16:ext>
    </w16cex:extLst>
  </w16cex:commentExtensible>
  <w16cex:commentExtensible w16cex:durableId="6F9F425E" w16cex:dateUtc="2025-02-17T11:58:00Z">
    <w16cex:extLst>
      <w16:ext w16:uri="{CE6994B0-6A32-4C9F-8C6B-6E91EDA988CE}">
        <cr:reactions xmlns:cr="http://schemas.microsoft.com/office/comments/2020/reactions">
          <cr:reaction reactionType="1">
            <cr:reactionInfo dateUtc="2025-02-18T16:30:34Z">
              <cr:user userId="27dd0463ded3d9d9" userProvider="Windows Live" userName="simon oiry"/>
            </cr:reactionInfo>
          </cr:reaction>
        </cr:reactions>
      </w16:ext>
    </w16cex:extLst>
  </w16cex:commentExtensible>
  <w16cex:commentExtensible w16cex:durableId="41673DD1" w16cex:dateUtc="2025-02-17T12:00:00Z"/>
  <w16cex:commentExtensible w16cex:durableId="1C2DB209" w16cex:dateUtc="2025-02-18T09:37:00Z">
    <w16cex:extLst>
      <w16:ext w16:uri="{CE6994B0-6A32-4C9F-8C6B-6E91EDA988CE}">
        <cr:reactions xmlns:cr="http://schemas.microsoft.com/office/comments/2020/reactions">
          <cr:reaction reactionType="1">
            <cr:reactionInfo dateUtc="2025-02-18T16:33:30Z">
              <cr:user userId="27dd0463ded3d9d9" userProvider="Windows Live" userName="simon oiry"/>
            </cr:reactionInfo>
          </cr:reaction>
        </cr:reactions>
      </w16:ext>
    </w16cex:extLst>
  </w16cex:commentExtensible>
  <w16cex:commentExtensible w16cex:durableId="0BEF9668" w16cex:dateUtc="2025-02-18T12:14:00Z">
    <w16cex:extLst>
      <w16:ext w16:uri="{CE6994B0-6A32-4C9F-8C6B-6E91EDA988CE}">
        <cr:reactions xmlns:cr="http://schemas.microsoft.com/office/comments/2020/reactions">
          <cr:reaction reactionType="1">
            <cr:reactionInfo dateUtc="2025-02-18T16:33:32Z">
              <cr:user userId="27dd0463ded3d9d9" userProvider="Windows Live" userName="simon oiry"/>
            </cr:reactionInfo>
          </cr:reaction>
        </cr:reactions>
      </w16:ext>
    </w16cex:extLst>
  </w16cex:commentExtensible>
  <w16cex:commentExtensible w16cex:durableId="42B6AD91" w16cex:dateUtc="2025-02-18T12:16:00Z"/>
  <w16cex:commentExtensible w16cex:durableId="5C65F470" w16cex:dateUtc="2025-02-18T16:37:00Z"/>
  <w16cex:commentExtensible w16cex:durableId="18465BD5" w16cex:dateUtc="2025-02-18T12:21:00Z"/>
  <w16cex:commentExtensible w16cex:durableId="2427D9B1" w16cex:dateUtc="2025-02-17T12:18:00Z">
    <w16cex:extLst>
      <w16:ext w16:uri="{CE6994B0-6A32-4C9F-8C6B-6E91EDA988CE}">
        <cr:reactions xmlns:cr="http://schemas.microsoft.com/office/comments/2020/reactions">
          <cr:reaction reactionType="1">
            <cr:reactionInfo dateUtc="2025-02-19T07:34:38Z">
              <cr:user userId="27dd0463ded3d9d9" userProvider="Windows Live" userName="simon oiry"/>
            </cr:reactionInfo>
          </cr:reaction>
        </cr:reactions>
      </w16:ext>
    </w16cex:extLst>
  </w16cex:commentExtensible>
  <w16cex:commentExtensible w16cex:durableId="425D86D6" w16cex:dateUtc="2025-02-18T09:32:00Z">
    <w16cex:extLst>
      <w16:ext w16:uri="{CE6994B0-6A32-4C9F-8C6B-6E91EDA988CE}">
        <cr:reactions xmlns:cr="http://schemas.microsoft.com/office/comments/2020/reactions">
          <cr:reaction reactionType="1">
            <cr:reactionInfo dateUtc="2025-02-19T07:34:37Z">
              <cr:user userId="27dd0463ded3d9d9" userProvider="Windows Live" userName="simon oiry"/>
            </cr:reactionInfo>
          </cr:reaction>
        </cr:reactions>
      </w16:ext>
    </w16cex:extLst>
  </w16cex:commentExtensible>
  <w16cex:commentExtensible w16cex:durableId="738BD8A7" w16cex:dateUtc="2025-02-17T13:09:00Z">
    <w16cex:extLst>
      <w16:ext w16:uri="{CE6994B0-6A32-4C9F-8C6B-6E91EDA988CE}">
        <cr:reactions xmlns:cr="http://schemas.microsoft.com/office/comments/2020/reactions">
          <cr:reaction reactionType="1">
            <cr:reactionInfo dateUtc="2025-02-19T07:34:36Z">
              <cr:user userId="27dd0463ded3d9d9" userProvider="Windows Live" userName="simon oiry"/>
            </cr:reactionInfo>
          </cr:reaction>
        </cr:reactions>
      </w16:ext>
    </w16cex:extLst>
  </w16cex:commentExtensible>
  <w16cex:commentExtensible w16cex:durableId="7EA33857" w16cex:dateUtc="2025-02-17T12:35:00Z"/>
  <w16cex:commentExtensible w16cex:durableId="2224B94B" w16cex:dateUtc="2025-02-17T12:38:00Z"/>
  <w16cex:commentExtensible w16cex:durableId="10CA8949" w16cex:dateUtc="2025-02-17T13:33:00Z"/>
  <w16cex:commentExtensible w16cex:durableId="0EC6F48E" w16cex:dateUtc="2025-02-17T13:03:00Z"/>
  <w16cex:commentExtensible w16cex:durableId="45BB6B27" w16cex:dateUtc="2025-02-17T15:18:00Z"/>
  <w16cex:commentExtensible w16cex:durableId="6A868381" w16cex:dateUtc="2025-02-17T15:59:00Z"/>
  <w16cex:commentExtensible w16cex:durableId="4220C7FA" w16cex:dateUtc="2025-02-17T15:52:00Z"/>
  <w16cex:commentExtensible w16cex:durableId="33DAAE38" w16cex:dateUtc="2025-02-18T09:58:00Z"/>
  <w16cex:commentExtensible w16cex:durableId="0D21F39F" w16cex:dateUtc="2025-02-18T12:30:00Z"/>
  <w16cex:commentExtensible w16cex:durableId="38ADFE88" w16cex:dateUtc="2025-02-18T10:50:00Z"/>
  <w16cex:commentExtensible w16cex:durableId="0AFEEC88" w16cex:dateUtc="2025-02-18T10:07:00Z"/>
  <w16cex:commentExtensible w16cex:durableId="754D2C8E" w16cex:dateUtc="2025-02-18T10:01:00Z"/>
  <w16cex:commentExtensible w16cex:durableId="1BE381A0" w16cex:dateUtc="2025-02-18T10:11:00Z"/>
  <w16cex:commentExtensible w16cex:durableId="084ADF4E" w16cex:dateUtc="2025-02-18T10:57:00Z"/>
  <w16cex:commentExtensible w16cex:durableId="1CD48608" w16cex:dateUtc="2025-02-18T10:56:00Z"/>
  <w16cex:commentExtensible w16cex:durableId="1BC9EC9B" w16cex:dateUtc="2025-02-18T13:23:00Z"/>
  <w16cex:commentExtensible w16cex:durableId="50ED2A2A" w16cex:dateUtc="2025-02-18T1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4AC80E" w16cid:durableId="34D93CE6"/>
  <w16cid:commentId w16cid:paraId="54F8B4B2" w16cid:durableId="06C807D8"/>
  <w16cid:commentId w16cid:paraId="16791586" w16cid:durableId="4AC10608"/>
  <w16cid:commentId w16cid:paraId="6121507C" w16cid:durableId="58C4FA8D"/>
  <w16cid:commentId w16cid:paraId="6E66EA35" w16cid:durableId="0FEE4BDD"/>
  <w16cid:commentId w16cid:paraId="1BCB4D8A" w16cid:durableId="39EEE074"/>
  <w16cid:commentId w16cid:paraId="01A204DC" w16cid:durableId="6E7C4AAE"/>
  <w16cid:commentId w16cid:paraId="4DB8B455" w16cid:durableId="07F0475F"/>
  <w16cid:commentId w16cid:paraId="4803A55E" w16cid:durableId="78D5AAA5"/>
  <w16cid:commentId w16cid:paraId="3B7F7D81" w16cid:durableId="2F4627E5"/>
  <w16cid:commentId w16cid:paraId="7CEBF15A" w16cid:durableId="66BF4120"/>
  <w16cid:commentId w16cid:paraId="19744D6A" w16cid:durableId="29F863C7"/>
  <w16cid:commentId w16cid:paraId="30C5A720" w16cid:durableId="6A634FF5"/>
  <w16cid:commentId w16cid:paraId="5FE21E5F" w16cid:durableId="0C670342"/>
  <w16cid:commentId w16cid:paraId="5B37102A" w16cid:durableId="03A62F51"/>
  <w16cid:commentId w16cid:paraId="7B56494F" w16cid:durableId="5DBF8A21"/>
  <w16cid:commentId w16cid:paraId="574A7725" w16cid:durableId="5629D353"/>
  <w16cid:commentId w16cid:paraId="4BB516C2" w16cid:durableId="1365A246"/>
  <w16cid:commentId w16cid:paraId="179F62AA" w16cid:durableId="0E3D85AD"/>
  <w16cid:commentId w16cid:paraId="349E41FD" w16cid:durableId="270E5646"/>
  <w16cid:commentId w16cid:paraId="51D31D2A" w16cid:durableId="74DE8E9D"/>
  <w16cid:commentId w16cid:paraId="5D386E11" w16cid:durableId="7A5AF529"/>
  <w16cid:commentId w16cid:paraId="4BF60E19" w16cid:durableId="2E83F7D9"/>
  <w16cid:commentId w16cid:paraId="4A61AF90" w16cid:durableId="284DA01E"/>
  <w16cid:commentId w16cid:paraId="6860CA16" w16cid:durableId="6CB56568"/>
  <w16cid:commentId w16cid:paraId="6B212850" w16cid:durableId="59E681E8"/>
  <w16cid:commentId w16cid:paraId="3D081D59" w16cid:durableId="339A4E08"/>
  <w16cid:commentId w16cid:paraId="04D679F9" w16cid:durableId="2671B573"/>
  <w16cid:commentId w16cid:paraId="0371688C" w16cid:durableId="210D9FEB"/>
  <w16cid:commentId w16cid:paraId="07733C63" w16cid:durableId="39547219"/>
  <w16cid:commentId w16cid:paraId="40882D06" w16cid:durableId="7EA468F2"/>
  <w16cid:commentId w16cid:paraId="11670757" w16cid:durableId="6E86A468"/>
  <w16cid:commentId w16cid:paraId="13CA3D72" w16cid:durableId="55313505"/>
  <w16cid:commentId w16cid:paraId="24AAB601" w16cid:durableId="56EEA296"/>
  <w16cid:commentId w16cid:paraId="36B44D8C" w16cid:durableId="55C5F94A"/>
  <w16cid:commentId w16cid:paraId="38E9A630" w16cid:durableId="2831465B"/>
  <w16cid:commentId w16cid:paraId="13C0D621" w16cid:durableId="76BB360A"/>
  <w16cid:commentId w16cid:paraId="7F8ED2E7" w16cid:durableId="285CC5AD"/>
  <w16cid:commentId w16cid:paraId="3BE66803" w16cid:durableId="036EC91E"/>
  <w16cid:commentId w16cid:paraId="125BFBE5" w16cid:durableId="533CCC98"/>
  <w16cid:commentId w16cid:paraId="7855D399" w16cid:durableId="52C8D78A"/>
  <w16cid:commentId w16cid:paraId="51584407" w16cid:durableId="454F8656"/>
  <w16cid:commentId w16cid:paraId="0C94410C" w16cid:durableId="478D7DE5"/>
  <w16cid:commentId w16cid:paraId="4D7B8812" w16cid:durableId="7602D485"/>
  <w16cid:commentId w16cid:paraId="4D925CAC" w16cid:durableId="759EAE6C"/>
  <w16cid:commentId w16cid:paraId="4583EC25" w16cid:durableId="0119C541"/>
  <w16cid:commentId w16cid:paraId="54EDBBFA" w16cid:durableId="6042E79B"/>
  <w16cid:commentId w16cid:paraId="322F3582" w16cid:durableId="49AFBC8B"/>
  <w16cid:commentId w16cid:paraId="0C60C7C7" w16cid:durableId="39970586"/>
  <w16cid:commentId w16cid:paraId="2ED12F58" w16cid:durableId="42CF0D92"/>
  <w16cid:commentId w16cid:paraId="73EA97BF" w16cid:durableId="2D4252D1"/>
  <w16cid:commentId w16cid:paraId="14967089" w16cid:durableId="6F9F425E"/>
  <w16cid:commentId w16cid:paraId="309B1375" w16cid:durableId="41673DD1"/>
  <w16cid:commentId w16cid:paraId="6FADCE9E" w16cid:durableId="1C2DB209"/>
  <w16cid:commentId w16cid:paraId="23B51CC8" w16cid:durableId="0BEF9668"/>
  <w16cid:commentId w16cid:paraId="30C6FB0A" w16cid:durableId="42B6AD91"/>
  <w16cid:commentId w16cid:paraId="4C721BAE" w16cid:durableId="5C65F470"/>
  <w16cid:commentId w16cid:paraId="6DAB8382" w16cid:durableId="18465BD5"/>
  <w16cid:commentId w16cid:paraId="228C59AF" w16cid:durableId="2427D9B1"/>
  <w16cid:commentId w16cid:paraId="19F34F77" w16cid:durableId="425D86D6"/>
  <w16cid:commentId w16cid:paraId="185AD39F" w16cid:durableId="738BD8A7"/>
  <w16cid:commentId w16cid:paraId="34AADB83" w16cid:durableId="7EA33857"/>
  <w16cid:commentId w16cid:paraId="677340DE" w16cid:durableId="2224B94B"/>
  <w16cid:commentId w16cid:paraId="4B4ACE28" w16cid:durableId="10CA8949"/>
  <w16cid:commentId w16cid:paraId="4B4A459E" w16cid:durableId="0EC6F48E"/>
  <w16cid:commentId w16cid:paraId="2FBD5192" w16cid:durableId="45BB6B27"/>
  <w16cid:commentId w16cid:paraId="114EC48F" w16cid:durableId="6A868381"/>
  <w16cid:commentId w16cid:paraId="15D756DA" w16cid:durableId="4220C7FA"/>
  <w16cid:commentId w16cid:paraId="16A716BC" w16cid:durableId="33DAAE38"/>
  <w16cid:commentId w16cid:paraId="6736B9F3" w16cid:durableId="0D21F39F"/>
  <w16cid:commentId w16cid:paraId="5308B8C1" w16cid:durableId="38ADFE88"/>
  <w16cid:commentId w16cid:paraId="234157A2" w16cid:durableId="0AFEEC88"/>
  <w16cid:commentId w16cid:paraId="718DCDF9" w16cid:durableId="754D2C8E"/>
  <w16cid:commentId w16cid:paraId="515D0960" w16cid:durableId="1BE381A0"/>
  <w16cid:commentId w16cid:paraId="558AF470" w16cid:durableId="084ADF4E"/>
  <w16cid:commentId w16cid:paraId="10858016" w16cid:durableId="1CD48608"/>
  <w16cid:commentId w16cid:paraId="0A403CA3" w16cid:durableId="1BC9EC9B"/>
  <w16cid:commentId w16cid:paraId="5D447213" w16cid:durableId="50ED2A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7AE5A" w14:textId="77777777" w:rsidR="00762AA0" w:rsidRDefault="00762AA0">
      <w:pPr>
        <w:spacing w:after="0"/>
      </w:pPr>
      <w:r>
        <w:separator/>
      </w:r>
    </w:p>
  </w:endnote>
  <w:endnote w:type="continuationSeparator" w:id="0">
    <w:p w14:paraId="443140C4" w14:textId="77777777" w:rsidR="00762AA0" w:rsidRDefault="00762A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285314"/>
      <w:docPartObj>
        <w:docPartGallery w:val="Page Numbers (Bottom of Page)"/>
        <w:docPartUnique/>
      </w:docPartObj>
    </w:sdtPr>
    <w:sdtEndPr>
      <w:rPr>
        <w:noProof/>
      </w:rPr>
    </w:sdtEndPr>
    <w:sdtContent>
      <w:p w14:paraId="0D8E4A20" w14:textId="77777777" w:rsidR="00781002" w:rsidRDefault="00000000">
        <w:pPr>
          <w:pStyle w:val="Pieddepage"/>
          <w:jc w:val="center"/>
        </w:pPr>
        <w:r>
          <w:fldChar w:fldCharType="begin"/>
        </w:r>
        <w:r>
          <w:instrText xml:space="preserve"> PAGE   \* MERGEFORMAT </w:instrText>
        </w:r>
        <w:r>
          <w:fldChar w:fldCharType="separate"/>
        </w:r>
        <w:r>
          <w:rPr>
            <w:noProof/>
          </w:rPr>
          <w:t>1</w:t>
        </w:r>
        <w:r>
          <w:rPr>
            <w:noProof/>
          </w:rPr>
          <w:fldChar w:fldCharType="end"/>
        </w:r>
      </w:p>
    </w:sdtContent>
  </w:sdt>
  <w:p w14:paraId="26BE7449" w14:textId="77777777" w:rsidR="00781002" w:rsidRDefault="0078100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22D2D" w14:textId="77777777" w:rsidR="00762AA0" w:rsidRDefault="00762AA0">
      <w:pPr>
        <w:spacing w:after="0"/>
      </w:pPr>
      <w:r>
        <w:separator/>
      </w:r>
    </w:p>
  </w:footnote>
  <w:footnote w:type="continuationSeparator" w:id="0">
    <w:p w14:paraId="136BD388" w14:textId="77777777" w:rsidR="00762AA0" w:rsidRDefault="00762AA0">
      <w:pPr>
        <w:spacing w:after="0"/>
      </w:pPr>
      <w:r>
        <w:continuationSeparator/>
      </w:r>
    </w:p>
  </w:footnote>
  <w:footnote w:id="1">
    <w:p w14:paraId="607FA517" w14:textId="77777777" w:rsidR="008B4DF2" w:rsidRPr="008B4409" w:rsidRDefault="00000000">
      <w:pPr>
        <w:pStyle w:val="Notedebasdepage"/>
        <w:rPr>
          <w:lang w:val="fr-FR"/>
          <w:rPrChange w:id="2" w:author="Marta Román Geada" w:date="2025-02-17T08:13:00Z" w16du:dateUtc="2025-02-17T08:13:00Z">
            <w:rPr/>
          </w:rPrChange>
        </w:rPr>
      </w:pPr>
      <w:r>
        <w:rPr>
          <w:rStyle w:val="Appelnotedebasdep"/>
        </w:rPr>
        <w:footnoteRef/>
      </w:r>
      <w:r w:rsidRPr="008B4409">
        <w:rPr>
          <w:lang w:val="fr-FR"/>
          <w:rPrChange w:id="3" w:author="Marta Román Geada" w:date="2025-02-17T08:13:00Z" w16du:dateUtc="2025-02-17T08:13:00Z">
            <w:rPr/>
          </w:rPrChange>
        </w:rPr>
        <w:t xml:space="preserve"> Institut des Substances et Organismes de la Mer, </w:t>
      </w:r>
      <w:proofErr w:type="spellStart"/>
      <w:r w:rsidRPr="008B4409">
        <w:rPr>
          <w:lang w:val="fr-FR"/>
          <w:rPrChange w:id="4" w:author="Marta Román Geada" w:date="2025-02-17T08:13:00Z" w16du:dateUtc="2025-02-17T08:13:00Z">
            <w:rPr/>
          </w:rPrChange>
        </w:rPr>
        <w:t>ISOMer</w:t>
      </w:r>
      <w:proofErr w:type="spellEnd"/>
      <w:r w:rsidRPr="008B4409">
        <w:rPr>
          <w:lang w:val="fr-FR"/>
          <w:rPrChange w:id="5" w:author="Marta Román Geada" w:date="2025-02-17T08:13:00Z" w16du:dateUtc="2025-02-17T08:13:00Z">
            <w:rPr/>
          </w:rPrChange>
        </w:rPr>
        <w:t>, Nantes Université, UR 2160, F-44000 Nantes, France</w:t>
      </w:r>
    </w:p>
  </w:footnote>
  <w:footnote w:id="2">
    <w:p w14:paraId="1BED4943" w14:textId="77777777" w:rsidR="008B4DF2" w:rsidRPr="008B4409" w:rsidRDefault="00000000">
      <w:pPr>
        <w:pStyle w:val="Notedebasdepage"/>
        <w:rPr>
          <w:lang w:val="fr-FR"/>
          <w:rPrChange w:id="13" w:author="Marta Román Geada" w:date="2025-02-17T08:13:00Z" w16du:dateUtc="2025-02-17T08:13:00Z">
            <w:rPr/>
          </w:rPrChange>
        </w:rPr>
      </w:pPr>
      <w:r>
        <w:rPr>
          <w:rStyle w:val="Appelnotedebasdep"/>
        </w:rPr>
        <w:footnoteRef/>
      </w:r>
      <w:r w:rsidRPr="008B4409">
        <w:rPr>
          <w:lang w:val="fr-FR"/>
          <w:rPrChange w:id="14" w:author="Marta Román Geada" w:date="2025-02-17T08:13:00Z" w16du:dateUtc="2025-02-17T08:13:00Z">
            <w:rPr/>
          </w:rPrChange>
        </w:rPr>
        <w:t xml:space="preserve"> </w:t>
      </w:r>
      <w:proofErr w:type="spellStart"/>
      <w:r w:rsidRPr="008B4409">
        <w:rPr>
          <w:lang w:val="fr-FR"/>
          <w:rPrChange w:id="15" w:author="Marta Román Geada" w:date="2025-02-17T08:13:00Z" w16du:dateUtc="2025-02-17T08:13:00Z">
            <w:rPr/>
          </w:rPrChange>
        </w:rPr>
        <w:t>Consiglio</w:t>
      </w:r>
      <w:proofErr w:type="spellEnd"/>
      <w:r w:rsidRPr="008B4409">
        <w:rPr>
          <w:lang w:val="fr-FR"/>
          <w:rPrChange w:id="16" w:author="Marta Román Geada" w:date="2025-02-17T08:13:00Z" w16du:dateUtc="2025-02-17T08:13:00Z">
            <w:rPr/>
          </w:rPrChange>
        </w:rPr>
        <w:t xml:space="preserve"> Nazionale delle </w:t>
      </w:r>
      <w:proofErr w:type="spellStart"/>
      <w:r w:rsidRPr="008B4409">
        <w:rPr>
          <w:lang w:val="fr-FR"/>
          <w:rPrChange w:id="17" w:author="Marta Román Geada" w:date="2025-02-17T08:13:00Z" w16du:dateUtc="2025-02-17T08:13:00Z">
            <w:rPr/>
          </w:rPrChange>
        </w:rPr>
        <w:t>Ricerche</w:t>
      </w:r>
      <w:proofErr w:type="spellEnd"/>
      <w:r w:rsidRPr="008B4409">
        <w:rPr>
          <w:lang w:val="fr-FR"/>
          <w:rPrChange w:id="18" w:author="Marta Román Geada" w:date="2025-02-17T08:13:00Z" w16du:dateUtc="2025-02-17T08:13:00Z">
            <w:rPr/>
          </w:rPrChange>
        </w:rPr>
        <w:t xml:space="preserve">, </w:t>
      </w:r>
      <w:proofErr w:type="spellStart"/>
      <w:r w:rsidRPr="008B4409">
        <w:rPr>
          <w:lang w:val="fr-FR"/>
          <w:rPrChange w:id="19" w:author="Marta Román Geada" w:date="2025-02-17T08:13:00Z" w16du:dateUtc="2025-02-17T08:13:00Z">
            <w:rPr/>
          </w:rPrChange>
        </w:rPr>
        <w:t>Istituto</w:t>
      </w:r>
      <w:proofErr w:type="spellEnd"/>
      <w:r w:rsidRPr="008B4409">
        <w:rPr>
          <w:lang w:val="fr-FR"/>
          <w:rPrChange w:id="20" w:author="Marta Román Geada" w:date="2025-02-17T08:13:00Z" w16du:dateUtc="2025-02-17T08:13:00Z">
            <w:rPr/>
          </w:rPrChange>
        </w:rPr>
        <w:t xml:space="preserve"> di </w:t>
      </w:r>
      <w:proofErr w:type="spellStart"/>
      <w:r w:rsidRPr="008B4409">
        <w:rPr>
          <w:lang w:val="fr-FR"/>
          <w:rPrChange w:id="21" w:author="Marta Román Geada" w:date="2025-02-17T08:13:00Z" w16du:dateUtc="2025-02-17T08:13:00Z">
            <w:rPr/>
          </w:rPrChange>
        </w:rPr>
        <w:t>Scienze</w:t>
      </w:r>
      <w:proofErr w:type="spellEnd"/>
      <w:r w:rsidRPr="008B4409">
        <w:rPr>
          <w:lang w:val="fr-FR"/>
          <w:rPrChange w:id="22" w:author="Marta Román Geada" w:date="2025-02-17T08:13:00Z" w16du:dateUtc="2025-02-17T08:13:00Z">
            <w:rPr/>
          </w:rPrChange>
        </w:rPr>
        <w:t xml:space="preserve"> Marine (CNR-ISMAR), 00133 Rome, </w:t>
      </w:r>
      <w:proofErr w:type="spellStart"/>
      <w:r w:rsidRPr="008B4409">
        <w:rPr>
          <w:lang w:val="fr-FR"/>
          <w:rPrChange w:id="23" w:author="Marta Román Geada" w:date="2025-02-17T08:13:00Z" w16du:dateUtc="2025-02-17T08:13:00Z">
            <w:rPr/>
          </w:rPrChange>
        </w:rPr>
        <w:t>Italy</w:t>
      </w:r>
      <w:proofErr w:type="spellEnd"/>
    </w:p>
  </w:footnote>
  <w:footnote w:id="3">
    <w:p w14:paraId="79204403" w14:textId="77777777" w:rsidR="008B4DF2" w:rsidRPr="008B4409" w:rsidRDefault="00000000">
      <w:pPr>
        <w:pStyle w:val="Notedebasdepage"/>
        <w:rPr>
          <w:lang w:val="fr-FR"/>
          <w:rPrChange w:id="26" w:author="Marta Román Geada" w:date="2025-02-17T08:13:00Z" w16du:dateUtc="2025-02-17T08:13:00Z">
            <w:rPr/>
          </w:rPrChange>
        </w:rPr>
      </w:pPr>
      <w:r>
        <w:rPr>
          <w:rStyle w:val="Appelnotedebasdep"/>
        </w:rPr>
        <w:footnoteRef/>
      </w:r>
      <w:r w:rsidRPr="008B4409">
        <w:rPr>
          <w:lang w:val="fr-FR"/>
          <w:rPrChange w:id="27" w:author="Marta Román Geada" w:date="2025-02-17T08:13:00Z" w16du:dateUtc="2025-02-17T08:13:00Z">
            <w:rPr/>
          </w:rPrChange>
        </w:rPr>
        <w:t xml:space="preserve"> Bio-littoral, Immeuble Le Nevada, 2 Rue du Château de l’</w:t>
      </w:r>
      <w:proofErr w:type="spellStart"/>
      <w:r w:rsidRPr="008B4409">
        <w:rPr>
          <w:lang w:val="fr-FR"/>
          <w:rPrChange w:id="28" w:author="Marta Román Geada" w:date="2025-02-17T08:13:00Z" w16du:dateUtc="2025-02-17T08:13:00Z">
            <w:rPr/>
          </w:rPrChange>
        </w:rPr>
        <w:t>Eraudière</w:t>
      </w:r>
      <w:proofErr w:type="spellEnd"/>
      <w:r w:rsidRPr="008B4409">
        <w:rPr>
          <w:lang w:val="fr-FR"/>
          <w:rPrChange w:id="29" w:author="Marta Román Geada" w:date="2025-02-17T08:13:00Z" w16du:dateUtc="2025-02-17T08:13:00Z">
            <w:rPr/>
          </w:rPrChange>
        </w:rPr>
        <w:t>, 44300 Nantes, France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046F2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84651840">
    <w:abstractNumId w:val="0"/>
  </w:num>
  <w:num w:numId="2" w16cid:durableId="1387141770">
    <w:abstractNumId w:val="0"/>
  </w:num>
  <w:num w:numId="3" w16cid:durableId="2054578856">
    <w:abstractNumId w:val="1"/>
  </w:num>
  <w:num w:numId="4" w16cid:durableId="18829397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a Román Geada">
    <w15:presenceInfo w15:providerId="AD" w15:userId="S::marroman@uvigo.gal::5724e7c0-3d52-43ba-b768-2ad19366371d"/>
  </w15:person>
  <w15:person w15:author="simon oiry">
    <w15:presenceInfo w15:providerId="Windows Live" w15:userId="27dd0463ded3d9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DF2"/>
    <w:rsid w:val="00042CAF"/>
    <w:rsid w:val="00056CA6"/>
    <w:rsid w:val="00073090"/>
    <w:rsid w:val="00074B62"/>
    <w:rsid w:val="00077690"/>
    <w:rsid w:val="00084127"/>
    <w:rsid w:val="000A6949"/>
    <w:rsid w:val="000C6350"/>
    <w:rsid w:val="000E18B1"/>
    <w:rsid w:val="000E2CF0"/>
    <w:rsid w:val="000E6CE3"/>
    <w:rsid w:val="00114905"/>
    <w:rsid w:val="00114CDD"/>
    <w:rsid w:val="001500D4"/>
    <w:rsid w:val="00163AFC"/>
    <w:rsid w:val="001D6BC2"/>
    <w:rsid w:val="002219DF"/>
    <w:rsid w:val="00235D77"/>
    <w:rsid w:val="002B4DDE"/>
    <w:rsid w:val="002F731C"/>
    <w:rsid w:val="00303C35"/>
    <w:rsid w:val="00382EAD"/>
    <w:rsid w:val="00392447"/>
    <w:rsid w:val="003A6F9D"/>
    <w:rsid w:val="003C6A8F"/>
    <w:rsid w:val="00421C70"/>
    <w:rsid w:val="00457B14"/>
    <w:rsid w:val="00463EFF"/>
    <w:rsid w:val="004A5622"/>
    <w:rsid w:val="004D1B84"/>
    <w:rsid w:val="00507A29"/>
    <w:rsid w:val="00533661"/>
    <w:rsid w:val="005337B3"/>
    <w:rsid w:val="00535FBC"/>
    <w:rsid w:val="00585364"/>
    <w:rsid w:val="005C32D0"/>
    <w:rsid w:val="00634387"/>
    <w:rsid w:val="00647D56"/>
    <w:rsid w:val="00654C67"/>
    <w:rsid w:val="006721E9"/>
    <w:rsid w:val="006D7EA0"/>
    <w:rsid w:val="006E63B5"/>
    <w:rsid w:val="006F5845"/>
    <w:rsid w:val="00762AA0"/>
    <w:rsid w:val="00781002"/>
    <w:rsid w:val="007810AB"/>
    <w:rsid w:val="007A1A30"/>
    <w:rsid w:val="007D287D"/>
    <w:rsid w:val="007D5E59"/>
    <w:rsid w:val="007E7187"/>
    <w:rsid w:val="007E78FC"/>
    <w:rsid w:val="007F2D9A"/>
    <w:rsid w:val="008031D4"/>
    <w:rsid w:val="00824FC8"/>
    <w:rsid w:val="00874EB3"/>
    <w:rsid w:val="0088296F"/>
    <w:rsid w:val="008A5D39"/>
    <w:rsid w:val="008B4409"/>
    <w:rsid w:val="008B4DF2"/>
    <w:rsid w:val="008D6BB1"/>
    <w:rsid w:val="008E3AE1"/>
    <w:rsid w:val="008F751F"/>
    <w:rsid w:val="009140B9"/>
    <w:rsid w:val="00923FCB"/>
    <w:rsid w:val="00943895"/>
    <w:rsid w:val="009532B2"/>
    <w:rsid w:val="00956054"/>
    <w:rsid w:val="009A1AFB"/>
    <w:rsid w:val="009E1429"/>
    <w:rsid w:val="009F04ED"/>
    <w:rsid w:val="00A20359"/>
    <w:rsid w:val="00A55712"/>
    <w:rsid w:val="00A64B29"/>
    <w:rsid w:val="00A9298E"/>
    <w:rsid w:val="00AA290A"/>
    <w:rsid w:val="00AB40BD"/>
    <w:rsid w:val="00B33A46"/>
    <w:rsid w:val="00B61860"/>
    <w:rsid w:val="00B94AF9"/>
    <w:rsid w:val="00B96AE4"/>
    <w:rsid w:val="00BA28B1"/>
    <w:rsid w:val="00C17D58"/>
    <w:rsid w:val="00C26E72"/>
    <w:rsid w:val="00C32120"/>
    <w:rsid w:val="00CB007C"/>
    <w:rsid w:val="00CB0611"/>
    <w:rsid w:val="00CD13EE"/>
    <w:rsid w:val="00CD2401"/>
    <w:rsid w:val="00CD425C"/>
    <w:rsid w:val="00D0636A"/>
    <w:rsid w:val="00D14B03"/>
    <w:rsid w:val="00D14DB1"/>
    <w:rsid w:val="00D9338B"/>
    <w:rsid w:val="00DC613D"/>
    <w:rsid w:val="00DD179E"/>
    <w:rsid w:val="00E17C31"/>
    <w:rsid w:val="00E313D5"/>
    <w:rsid w:val="00E53450"/>
    <w:rsid w:val="00E80C63"/>
    <w:rsid w:val="00EF450C"/>
    <w:rsid w:val="00F03EA4"/>
    <w:rsid w:val="00F2769A"/>
    <w:rsid w:val="00FD1A80"/>
    <w:rsid w:val="00FE03FA"/>
    <w:rsid w:val="00FE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F94AA"/>
  <w15:docId w15:val="{FF3A8475-304A-48C6-9D3E-1D824ADB2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autoRedefine/>
    <w:qFormat/>
    <w:rsid w:val="001500D4"/>
    <w:pPr>
      <w:spacing w:before="60" w:after="60" w:line="360" w:lineRule="auto"/>
      <w:contextualSpacing/>
      <w:pPrChange w:id="0" w:author="Marta Román Geada" w:date="2025-02-17T14:17:00Z">
        <w:pPr>
          <w:spacing w:before="60" w:after="60" w:line="360" w:lineRule="auto"/>
          <w:ind w:firstLine="720"/>
          <w:contextualSpacing/>
        </w:pPr>
      </w:pPrChange>
    </w:pPr>
    <w:rPr>
      <w:rPrChange w:id="0" w:author="Marta Román Geada" w:date="2025-02-17T14:17:00Z">
        <w:rPr>
          <w:rFonts w:ascii="Palatino Linotype" w:eastAsiaTheme="minorHAnsi" w:hAnsi="Palatino Linotype" w:cstheme="minorBidi"/>
          <w:sz w:val="24"/>
          <w:szCs w:val="24"/>
          <w:lang w:val="en-US" w:eastAsia="en-US" w:bidi="ar-SA"/>
        </w:rPr>
      </w:rPrChange>
    </w:rPr>
  </w:style>
  <w:style w:type="paragraph" w:customStyle="1" w:styleId="FirstParagraph">
    <w:name w:val="First Paragraph"/>
    <w:basedOn w:val="Corpsdetexte"/>
    <w:next w:val="Corpsdetexte"/>
    <w:autoRedefine/>
    <w:qFormat/>
    <w:rsid w:val="00AC6758"/>
  </w:style>
  <w:style w:type="paragraph" w:customStyle="1" w:styleId="Compact">
    <w:name w:val="Compact"/>
    <w:basedOn w:val="Corpsdetexte"/>
    <w:autoRedefine/>
    <w:qFormat/>
    <w:rsid w:val="00AC6758"/>
    <w:pPr>
      <w:spacing w:before="0" w:after="0" w:line="240" w:lineRule="auto"/>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C6758"/>
    <w:pPr>
      <w:keepNext/>
      <w:keepLines/>
      <w:spacing w:before="300" w:after="300"/>
    </w:pPr>
    <w:rPr>
      <w:sz w:val="20"/>
      <w:szCs w:val="20"/>
    </w:r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paragraph" w:styleId="Rvision">
    <w:name w:val="Revision"/>
    <w:hidden/>
    <w:semiHidden/>
    <w:rsid w:val="008B4409"/>
    <w:pPr>
      <w:spacing w:after="0"/>
    </w:pPr>
    <w:rPr>
      <w:rFonts w:ascii="Palatino Linotype" w:hAnsi="Palatino Linotype"/>
    </w:rPr>
  </w:style>
  <w:style w:type="character" w:styleId="Marquedecommentaire">
    <w:name w:val="annotation reference"/>
    <w:basedOn w:val="Policepardfaut"/>
    <w:semiHidden/>
    <w:unhideWhenUsed/>
    <w:rsid w:val="00CB007C"/>
    <w:rPr>
      <w:sz w:val="16"/>
      <w:szCs w:val="16"/>
    </w:rPr>
  </w:style>
  <w:style w:type="paragraph" w:styleId="Commentaire">
    <w:name w:val="annotation text"/>
    <w:basedOn w:val="Normal"/>
    <w:link w:val="CommentaireCar"/>
    <w:unhideWhenUsed/>
    <w:rsid w:val="00CB007C"/>
    <w:rPr>
      <w:sz w:val="20"/>
      <w:szCs w:val="20"/>
    </w:rPr>
  </w:style>
  <w:style w:type="character" w:customStyle="1" w:styleId="CommentaireCar">
    <w:name w:val="Commentaire Car"/>
    <w:basedOn w:val="Policepardfaut"/>
    <w:link w:val="Commentaire"/>
    <w:rsid w:val="00CB007C"/>
    <w:rPr>
      <w:rFonts w:ascii="Palatino Linotype" w:hAnsi="Palatino Linotype"/>
      <w:sz w:val="20"/>
      <w:szCs w:val="20"/>
    </w:rPr>
  </w:style>
  <w:style w:type="paragraph" w:styleId="Objetducommentaire">
    <w:name w:val="annotation subject"/>
    <w:basedOn w:val="Commentaire"/>
    <w:next w:val="Commentaire"/>
    <w:link w:val="ObjetducommentaireCar"/>
    <w:semiHidden/>
    <w:unhideWhenUsed/>
    <w:rsid w:val="00CB007C"/>
    <w:rPr>
      <w:b/>
      <w:bCs/>
    </w:rPr>
  </w:style>
  <w:style w:type="character" w:customStyle="1" w:styleId="ObjetducommentaireCar">
    <w:name w:val="Objet du commentaire Car"/>
    <w:basedOn w:val="CommentaireCar"/>
    <w:link w:val="Objetducommentaire"/>
    <w:semiHidden/>
    <w:rsid w:val="00CB007C"/>
    <w:rPr>
      <w:rFonts w:ascii="Palatino Linotype" w:hAnsi="Palatino Linotype"/>
      <w:b/>
      <w:bCs/>
      <w:sz w:val="20"/>
      <w:szCs w:val="20"/>
    </w:rPr>
  </w:style>
  <w:style w:type="character" w:customStyle="1" w:styleId="CorpsdetexteCar">
    <w:name w:val="Corps de texte Car"/>
    <w:basedOn w:val="Policepardfaut"/>
    <w:link w:val="Corpsdetexte"/>
    <w:rsid w:val="001500D4"/>
    <w:rPr>
      <w:rFonts w:ascii="Palatino Linotype" w:hAnsi="Palatino Linotype"/>
    </w:rPr>
  </w:style>
  <w:style w:type="character" w:styleId="Mentionnonrsolue">
    <w:name w:val="Unresolved Mention"/>
    <w:basedOn w:val="Policepardfaut"/>
    <w:uiPriority w:val="99"/>
    <w:semiHidden/>
    <w:unhideWhenUsed/>
    <w:rsid w:val="007810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87856">
      <w:bodyDiv w:val="1"/>
      <w:marLeft w:val="0"/>
      <w:marRight w:val="0"/>
      <w:marTop w:val="0"/>
      <w:marBottom w:val="0"/>
      <w:divBdr>
        <w:top w:val="none" w:sz="0" w:space="0" w:color="auto"/>
        <w:left w:val="none" w:sz="0" w:space="0" w:color="auto"/>
        <w:bottom w:val="none" w:sz="0" w:space="0" w:color="auto"/>
        <w:right w:val="none" w:sz="0" w:space="0" w:color="auto"/>
      </w:divBdr>
    </w:div>
    <w:div w:id="138378181">
      <w:bodyDiv w:val="1"/>
      <w:marLeft w:val="0"/>
      <w:marRight w:val="0"/>
      <w:marTop w:val="0"/>
      <w:marBottom w:val="0"/>
      <w:divBdr>
        <w:top w:val="none" w:sz="0" w:space="0" w:color="auto"/>
        <w:left w:val="none" w:sz="0" w:space="0" w:color="auto"/>
        <w:bottom w:val="none" w:sz="0" w:space="0" w:color="auto"/>
        <w:right w:val="none" w:sz="0" w:space="0" w:color="auto"/>
      </w:divBdr>
    </w:div>
    <w:div w:id="226309668">
      <w:bodyDiv w:val="1"/>
      <w:marLeft w:val="0"/>
      <w:marRight w:val="0"/>
      <w:marTop w:val="0"/>
      <w:marBottom w:val="0"/>
      <w:divBdr>
        <w:top w:val="none" w:sz="0" w:space="0" w:color="auto"/>
        <w:left w:val="none" w:sz="0" w:space="0" w:color="auto"/>
        <w:bottom w:val="none" w:sz="0" w:space="0" w:color="auto"/>
        <w:right w:val="none" w:sz="0" w:space="0" w:color="auto"/>
      </w:divBdr>
    </w:div>
    <w:div w:id="558397780">
      <w:bodyDiv w:val="1"/>
      <w:marLeft w:val="0"/>
      <w:marRight w:val="0"/>
      <w:marTop w:val="0"/>
      <w:marBottom w:val="0"/>
      <w:divBdr>
        <w:top w:val="none" w:sz="0" w:space="0" w:color="auto"/>
        <w:left w:val="none" w:sz="0" w:space="0" w:color="auto"/>
        <w:bottom w:val="none" w:sz="0" w:space="0" w:color="auto"/>
        <w:right w:val="none" w:sz="0" w:space="0" w:color="auto"/>
      </w:divBdr>
    </w:div>
    <w:div w:id="602300909">
      <w:bodyDiv w:val="1"/>
      <w:marLeft w:val="0"/>
      <w:marRight w:val="0"/>
      <w:marTop w:val="0"/>
      <w:marBottom w:val="0"/>
      <w:divBdr>
        <w:top w:val="none" w:sz="0" w:space="0" w:color="auto"/>
        <w:left w:val="none" w:sz="0" w:space="0" w:color="auto"/>
        <w:bottom w:val="none" w:sz="0" w:space="0" w:color="auto"/>
        <w:right w:val="none" w:sz="0" w:space="0" w:color="auto"/>
      </w:divBdr>
    </w:div>
    <w:div w:id="612714529">
      <w:bodyDiv w:val="1"/>
      <w:marLeft w:val="0"/>
      <w:marRight w:val="0"/>
      <w:marTop w:val="0"/>
      <w:marBottom w:val="0"/>
      <w:divBdr>
        <w:top w:val="none" w:sz="0" w:space="0" w:color="auto"/>
        <w:left w:val="none" w:sz="0" w:space="0" w:color="auto"/>
        <w:bottom w:val="none" w:sz="0" w:space="0" w:color="auto"/>
        <w:right w:val="none" w:sz="0" w:space="0" w:color="auto"/>
      </w:divBdr>
    </w:div>
    <w:div w:id="629552215">
      <w:bodyDiv w:val="1"/>
      <w:marLeft w:val="0"/>
      <w:marRight w:val="0"/>
      <w:marTop w:val="0"/>
      <w:marBottom w:val="0"/>
      <w:divBdr>
        <w:top w:val="none" w:sz="0" w:space="0" w:color="auto"/>
        <w:left w:val="none" w:sz="0" w:space="0" w:color="auto"/>
        <w:bottom w:val="none" w:sz="0" w:space="0" w:color="auto"/>
        <w:right w:val="none" w:sz="0" w:space="0" w:color="auto"/>
      </w:divBdr>
    </w:div>
    <w:div w:id="824055518">
      <w:bodyDiv w:val="1"/>
      <w:marLeft w:val="0"/>
      <w:marRight w:val="0"/>
      <w:marTop w:val="0"/>
      <w:marBottom w:val="0"/>
      <w:divBdr>
        <w:top w:val="none" w:sz="0" w:space="0" w:color="auto"/>
        <w:left w:val="none" w:sz="0" w:space="0" w:color="auto"/>
        <w:bottom w:val="none" w:sz="0" w:space="0" w:color="auto"/>
        <w:right w:val="none" w:sz="0" w:space="0" w:color="auto"/>
      </w:divBdr>
    </w:div>
    <w:div w:id="1012872685">
      <w:bodyDiv w:val="1"/>
      <w:marLeft w:val="0"/>
      <w:marRight w:val="0"/>
      <w:marTop w:val="0"/>
      <w:marBottom w:val="0"/>
      <w:divBdr>
        <w:top w:val="none" w:sz="0" w:space="0" w:color="auto"/>
        <w:left w:val="none" w:sz="0" w:space="0" w:color="auto"/>
        <w:bottom w:val="none" w:sz="0" w:space="0" w:color="auto"/>
        <w:right w:val="none" w:sz="0" w:space="0" w:color="auto"/>
      </w:divBdr>
    </w:div>
    <w:div w:id="1558316490">
      <w:bodyDiv w:val="1"/>
      <w:marLeft w:val="0"/>
      <w:marRight w:val="0"/>
      <w:marTop w:val="0"/>
      <w:marBottom w:val="0"/>
      <w:divBdr>
        <w:top w:val="none" w:sz="0" w:space="0" w:color="auto"/>
        <w:left w:val="none" w:sz="0" w:space="0" w:color="auto"/>
        <w:bottom w:val="none" w:sz="0" w:space="0" w:color="auto"/>
        <w:right w:val="none" w:sz="0" w:space="0" w:color="auto"/>
      </w:divBdr>
    </w:div>
    <w:div w:id="1652981034">
      <w:bodyDiv w:val="1"/>
      <w:marLeft w:val="0"/>
      <w:marRight w:val="0"/>
      <w:marTop w:val="0"/>
      <w:marBottom w:val="0"/>
      <w:divBdr>
        <w:top w:val="none" w:sz="0" w:space="0" w:color="auto"/>
        <w:left w:val="none" w:sz="0" w:space="0" w:color="auto"/>
        <w:bottom w:val="none" w:sz="0" w:space="0" w:color="auto"/>
        <w:right w:val="none" w:sz="0" w:space="0" w:color="auto"/>
      </w:divBdr>
    </w:div>
    <w:div w:id="1731339921">
      <w:bodyDiv w:val="1"/>
      <w:marLeft w:val="0"/>
      <w:marRight w:val="0"/>
      <w:marTop w:val="0"/>
      <w:marBottom w:val="0"/>
      <w:divBdr>
        <w:top w:val="none" w:sz="0" w:space="0" w:color="auto"/>
        <w:left w:val="none" w:sz="0" w:space="0" w:color="auto"/>
        <w:bottom w:val="none" w:sz="0" w:space="0" w:color="auto"/>
        <w:right w:val="none" w:sz="0" w:space="0" w:color="auto"/>
      </w:divBdr>
    </w:div>
    <w:div w:id="1826237088">
      <w:bodyDiv w:val="1"/>
      <w:marLeft w:val="0"/>
      <w:marRight w:val="0"/>
      <w:marTop w:val="0"/>
      <w:marBottom w:val="0"/>
      <w:divBdr>
        <w:top w:val="none" w:sz="0" w:space="0" w:color="auto"/>
        <w:left w:val="none" w:sz="0" w:space="0" w:color="auto"/>
        <w:bottom w:val="none" w:sz="0" w:space="0" w:color="auto"/>
        <w:right w:val="none" w:sz="0" w:space="0" w:color="auto"/>
      </w:divBdr>
    </w:div>
    <w:div w:id="1987974214">
      <w:bodyDiv w:val="1"/>
      <w:marLeft w:val="0"/>
      <w:marRight w:val="0"/>
      <w:marTop w:val="0"/>
      <w:marBottom w:val="0"/>
      <w:divBdr>
        <w:top w:val="none" w:sz="0" w:space="0" w:color="auto"/>
        <w:left w:val="none" w:sz="0" w:space="0" w:color="auto"/>
        <w:bottom w:val="none" w:sz="0" w:space="0" w:color="auto"/>
        <w:right w:val="none" w:sz="0" w:space="0" w:color="auto"/>
      </w:divBdr>
    </w:div>
    <w:div w:id="1999308935">
      <w:bodyDiv w:val="1"/>
      <w:marLeft w:val="0"/>
      <w:marRight w:val="0"/>
      <w:marTop w:val="0"/>
      <w:marBottom w:val="0"/>
      <w:divBdr>
        <w:top w:val="none" w:sz="0" w:space="0" w:color="auto"/>
        <w:left w:val="none" w:sz="0" w:space="0" w:color="auto"/>
        <w:bottom w:val="none" w:sz="0" w:space="0" w:color="auto"/>
        <w:right w:val="none" w:sz="0" w:space="0" w:color="auto"/>
      </w:divBdr>
    </w:div>
    <w:div w:id="2041079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EVK3-CT-2000-00044"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8637/jss.v100.i05" TargetMode="External"/><Relationship Id="rId39" Type="http://schemas.openxmlformats.org/officeDocument/2006/relationships/hyperlink" Target="https://www.R-project.org/" TargetMode="External"/><Relationship Id="rId21" Type="http://schemas.openxmlformats.org/officeDocument/2006/relationships/image" Target="media/image10.png"/><Relationship Id="rId34" Type="http://schemas.openxmlformats.org/officeDocument/2006/relationships/hyperlink" Target="https://www.ioc-sealevelmonitoring.org/station.php?code=lecy"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007/s11099-007-008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hyperlink" Target="https://electricblue.eu/intertidal-chamber" TargetMode="External"/><Relationship Id="rId37" Type="http://schemas.openxmlformats.org/officeDocument/2006/relationships/hyperlink" Target="https://www.malvernpanalytical.com/en/support/product-support/software/rs3" TargetMode="External"/><Relationship Id="rId40" Type="http://schemas.openxmlformats.org/officeDocument/2006/relationships/hyperlink" Target="https://doi.org/10.21105/joss.00821"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48670/moi-00311" TargetMode="External"/><Relationship Id="rId36" Type="http://schemas.openxmlformats.org/officeDocument/2006/relationships/hyperlink" Target="https://doi.org/10.1016/S0034-4257(70)80021-9"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https://doi.org/10.1016/j.rse.2024.114340" TargetMode="External"/><Relationship Id="rId44"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8637/jss.v076.i01" TargetMode="External"/><Relationship Id="rId30" Type="http://schemas.openxmlformats.org/officeDocument/2006/relationships/hyperlink" Target="https://doi.org/10.1038/s43247-024-01543-z" TargetMode="External"/><Relationship Id="rId35" Type="http://schemas.openxmlformats.org/officeDocument/2006/relationships/hyperlink" Target="https://doi.org/10.1016/S0304-4238(05)80016-0" TargetMode="External"/><Relationship Id="rId43"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3354/meps14588" TargetMode="External"/><Relationship Id="rId33" Type="http://schemas.openxmlformats.org/officeDocument/2006/relationships/hyperlink" Target="https://doi.org/10.1002/aqc.4210" TargetMode="External"/><Relationship Id="rId38" Type="http://schemas.openxmlformats.org/officeDocument/2006/relationships/hyperlink" Target="https://doi.org/10.3390/rs16234383" TargetMode="External"/><Relationship Id="rId20" Type="http://schemas.openxmlformats.org/officeDocument/2006/relationships/image" Target="media/image9.png"/><Relationship Id="rId41" Type="http://schemas.openxmlformats.org/officeDocument/2006/relationships/hyperlink" Target="https://doi.org/10.1002/rse2.3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C1BC2-DD3E-4CED-BD03-F41DCB6B6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1117</TotalTime>
  <Pages>44</Pages>
  <Words>13483</Words>
  <Characters>74160</Characters>
  <Application>Microsoft Office Word</Application>
  <DocSecurity>0</DocSecurity>
  <Lines>618</Lines>
  <Paragraphs>174</Paragraphs>
  <ScaleCrop>false</ScaleCrop>
  <HeadingPairs>
    <vt:vector size="8" baseType="variant">
      <vt:variant>
        <vt:lpstr>Titre</vt:lpstr>
      </vt:variant>
      <vt:variant>
        <vt:i4>1</vt:i4>
      </vt:variant>
      <vt:variant>
        <vt:lpstr>Título</vt:lpstr>
      </vt:variant>
      <vt:variant>
        <vt:i4>1</vt:i4>
      </vt:variant>
      <vt:variant>
        <vt:lpstr>Title</vt:lpstr>
      </vt:variant>
      <vt:variant>
        <vt:i4>1</vt:i4>
      </vt:variant>
      <vt:variant>
        <vt:lpstr>Headings</vt:lpstr>
      </vt:variant>
      <vt:variant>
        <vt:i4>2</vt:i4>
      </vt:variant>
    </vt:vector>
  </HeadingPairs>
  <TitlesOfParts>
    <vt:vector size="5" baseType="lpstr">
      <vt:lpstr>Impact of Marine and Atmospheric Heatwaves on Intertidal Seagrass: Experimental Spectroradiometry and Satellite-Based Insights</vt:lpstr>
      <vt:lpstr>Impact of Marine and Atmospheric Heatwaves on Intertidal Seagrass: Experimental Spectroradiometry and Satellite-Based Insights</vt:lpstr>
      <vt:lpstr>Here is a document</vt:lpstr>
      <vt:lpstr>    1 Quarto</vt:lpstr>
      <vt:lpstr>    2 Running Code</vt:lpstr>
    </vt:vector>
  </TitlesOfParts>
  <Company/>
  <LinksUpToDate>false</LinksUpToDate>
  <CharactersWithSpaces>87469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Marine and Atmospheric Heatwaves on Intertidal Seagrass: Experimental Spectroradiometry and Satellite-Based Insights</dc:title>
  <dc:creator>Simon Oiry;Bede Ffinian Rowe Davies¹;Philippe Rosa¹;Augustin Debly¹;Maria Laura Zoffoli;Anne-Laure Barillé;Nicolas Harin³;Pierre Gernez¹;Laurent Barillé¹</dc:creator>
  <cp:keywords>Remote Sensing, Pigment Composition, Seagrass, Coastal Ecosystems, Heatwaves</cp:keywords>
  <cp:lastModifiedBy>simon oiry</cp:lastModifiedBy>
  <cp:revision>4</cp:revision>
  <dcterms:created xsi:type="dcterms:W3CDTF">2025-02-18T14:20:00Z</dcterms:created>
  <dcterms:modified xsi:type="dcterms:W3CDTF">2025-02-19T08:58:00Z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Seagrasses play a vital role in coastal ecosystems, providing habitat, stabilizing sediments, and contributing to carbon sequestration. However, climate change has increased the frequency and intensity of heatwaves, posing a significant threat to seagrass health. This study investigates the effects of marine and atmospheric heatwaves on the spectral reflectance of the intertidal seagrass Zostera noltei. Laboratory experiments were conducted under controlled heatwave conditions, where hyperspectral reflectance measurements were taken to assess the impacts over time. Heatwaves caused a substantial decline in seagrass reflectance, particularly in the green and near-infrared regions, corresponding to the browning of green leaves. Key vegetation indices, including the Normalized Difference Vegetation Index (NDVI) and Green Leaf Index (GLI), showed pronounced reductions under heatwave stress, with NDVI values decreasing by up to 34% and GLI by 57%. A novel metric, the Seagrass Heat Shock Index (SHSI), was developed to quantify the transition of seagrass leaves from green to brown, demonstrating a strong ability to capture the effects of heatwave exposure on seagrass coloration. Multispectral satellite observations corroborated the laboratory results, revealing widespread browning of seagrass leaves during marine and atmospheric heatwave events in South Brittany, France. Notably, darkened seagrass patches were observed in intertidal areas exposed to temperatures exceeding 32°C for over 13.5 hours per day. These findings highlight the potential of spectral reflectance as a tool for detecting early signs of heatwave-induced stress in seagrasses, offering a valuable method for remote sensing-based habitat assessment, and the need for continuous monitoring of seagrass meadows under the current and future climate regimes, underscoring the potential of remote sensing to capture rapid environmental changes in intertidal zones.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2025-02-17</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lain-language-summary">
    <vt:lpwstr>To be written</vt:lpwstr>
  </property>
  <property fmtid="{D5CDD505-2E9C-101B-9397-08002B2CF9AE}" pid="24" name="quarto-internal">
    <vt:lpwstr/>
  </property>
  <property fmtid="{D5CDD505-2E9C-101B-9397-08002B2CF9AE}" pid="25" name="remove-hidden">
    <vt:lpwstr>all</vt:lpwstr>
  </property>
  <property fmtid="{D5CDD505-2E9C-101B-9397-08002B2CF9AE}" pid="26" name="resources">
    <vt:lpwstr/>
  </property>
  <property fmtid="{D5CDD505-2E9C-101B-9397-08002B2CF9AE}" pid="27" name="shorttitle">
    <vt:lpwstr>Effect of heatwaves on seagrasses</vt:lpwstr>
  </property>
  <property fmtid="{D5CDD505-2E9C-101B-9397-08002B2CF9AE}" pid="28" name="template-partials">
    <vt:lpwstr/>
  </property>
  <property fmtid="{D5CDD505-2E9C-101B-9397-08002B2CF9AE}" pid="29" name="theme">
    <vt:lpwstr>cosmo</vt:lpwstr>
  </property>
  <property fmtid="{D5CDD505-2E9C-101B-9397-08002B2CF9AE}" pid="30" name="title-block-style">
    <vt:lpwstr>manuscript</vt:lpwstr>
  </property>
  <property fmtid="{D5CDD505-2E9C-101B-9397-08002B2CF9AE}" pid="31" name="toc-title">
    <vt:lpwstr>Table of contents</vt:lpwstr>
  </property>
  <property fmtid="{D5CDD505-2E9C-101B-9397-08002B2CF9AE}" pid="32" name="unroll-markdown-cells">
    <vt:lpwstr>True</vt:lpwstr>
  </property>
</Properties>
</file>